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DB6" w:rsidRDefault="00430DB6" w:rsidP="00B32A95">
      <w:pPr>
        <w:pStyle w:val="BodyText"/>
      </w:pPr>
    </w:p>
    <w:p w:rsidR="00430DB6" w:rsidRPr="000C6095" w:rsidRDefault="00430DB6" w:rsidP="00B32A95">
      <w:pPr>
        <w:pStyle w:val="BodyText"/>
      </w:pPr>
    </w:p>
    <w:p w:rsidR="00430DB6" w:rsidRPr="000F3929" w:rsidRDefault="00430DB6" w:rsidP="00B32A95">
      <w:pPr>
        <w:pStyle w:val="DocTitle18"/>
      </w:pPr>
      <w:r>
        <w:t>Software Design Description</w:t>
      </w:r>
    </w:p>
    <w:p w:rsidR="00430DB6" w:rsidRPr="000F3929" w:rsidRDefault="00430DB6" w:rsidP="00B32A95">
      <w:pPr>
        <w:pStyle w:val="DocTitle16pt"/>
      </w:pPr>
      <w:r w:rsidRPr="000F3929">
        <w:t>for</w:t>
      </w:r>
    </w:p>
    <w:p w:rsidR="00430DB6" w:rsidRPr="000F3929" w:rsidRDefault="00833CD9" w:rsidP="00B32A95">
      <w:pPr>
        <w:pStyle w:val="cover-systemname"/>
      </w:pPr>
      <w:r>
        <w:t>ArcLight Automation Testing</w:t>
      </w:r>
    </w:p>
    <w:p w:rsidR="00430DB6" w:rsidRPr="000F3929" w:rsidRDefault="00430DB6" w:rsidP="00B32A95">
      <w:pPr>
        <w:pStyle w:val="BodyText"/>
      </w:pPr>
    </w:p>
    <w:p w:rsidR="00430DB6" w:rsidRPr="000F3929" w:rsidRDefault="00430DB6" w:rsidP="00B32A95">
      <w:pPr>
        <w:pStyle w:val="BodyText"/>
      </w:pPr>
    </w:p>
    <w:p w:rsidR="00430DB6" w:rsidRPr="00D90420" w:rsidRDefault="00430DB6" w:rsidP="00B32A95">
      <w:pPr>
        <w:pStyle w:val="DocTitle16pt"/>
      </w:pPr>
      <w:r w:rsidRPr="00D90420">
        <w:t>Contract No.: xxxxxxxx</w:t>
      </w:r>
    </w:p>
    <w:p w:rsidR="00430DB6" w:rsidRPr="00D90420" w:rsidRDefault="00430DB6" w:rsidP="00B32A95">
      <w:pPr>
        <w:pStyle w:val="DocTitle16pt"/>
      </w:pPr>
      <w:r w:rsidRPr="00D90420">
        <w:t xml:space="preserve">C/SDRL No.: xxxxxxxx </w:t>
      </w:r>
      <w:r w:rsidRPr="00E178E8">
        <w:t>(if applicable)</w:t>
      </w:r>
    </w:p>
    <w:p w:rsidR="00430DB6" w:rsidRPr="00D90420" w:rsidRDefault="000A077D" w:rsidP="00B32A95">
      <w:pPr>
        <w:pStyle w:val="DocTitle16pt"/>
      </w:pPr>
      <w:r>
        <w:t>Document No.: xxxxxxx, Rev. 00</w:t>
      </w:r>
      <w:ins w:id="0" w:author="Wolff, Michael" w:date="2016-02-24T17:04:00Z">
        <w:r w:rsidR="00683459">
          <w:t>7</w:t>
        </w:r>
      </w:ins>
    </w:p>
    <w:p w:rsidR="00430DB6" w:rsidRPr="00D90420" w:rsidRDefault="00430DB6" w:rsidP="00B32A95">
      <w:pPr>
        <w:pStyle w:val="DocTitle16pt"/>
      </w:pPr>
      <w:r w:rsidRPr="00D90420">
        <w:t xml:space="preserve">Agency/Customer Number: xxx </w:t>
      </w:r>
      <w:r w:rsidRPr="00EB5768">
        <w:t>(if applicable)</w:t>
      </w:r>
    </w:p>
    <w:p w:rsidR="00430DB6" w:rsidRPr="000C6095" w:rsidRDefault="00430DB6" w:rsidP="00B32A95">
      <w:pPr>
        <w:pStyle w:val="BodyText"/>
      </w:pPr>
    </w:p>
    <w:p w:rsidR="00430DB6" w:rsidRPr="000C6095" w:rsidRDefault="00430DB6" w:rsidP="00B32A95">
      <w:pPr>
        <w:pStyle w:val="BodyText"/>
      </w:pPr>
    </w:p>
    <w:p w:rsidR="00430DB6" w:rsidRPr="000C6095" w:rsidRDefault="00235EC1" w:rsidP="00B32A95">
      <w:pPr>
        <w:pStyle w:val="DocTitle12pt"/>
      </w:pPr>
      <w:ins w:id="1" w:author="Wolff, Michael" w:date="2016-02-24T17:04:00Z">
        <w:r>
          <w:t>2</w:t>
        </w:r>
      </w:ins>
      <w:ins w:id="2" w:author="Wolff, Michael" w:date="2016-02-26T16:46:00Z">
        <w:r>
          <w:t>6</w:t>
        </w:r>
      </w:ins>
      <w:ins w:id="3" w:author="Wolff, Michael" w:date="2016-01-12T11:23:00Z">
        <w:r w:rsidR="004B51FB">
          <w:t xml:space="preserve"> </w:t>
        </w:r>
      </w:ins>
      <w:ins w:id="4" w:author="Wolff, Michael" w:date="2016-02-24T17:04:00Z">
        <w:r w:rsidR="00683459">
          <w:t>February</w:t>
        </w:r>
      </w:ins>
      <w:ins w:id="5" w:author="Wolff, Michael" w:date="2016-01-12T11:23:00Z">
        <w:r w:rsidR="004B51FB">
          <w:t xml:space="preserve"> 2016</w:t>
        </w:r>
      </w:ins>
    </w:p>
    <w:p w:rsidR="00430DB6" w:rsidRPr="000C6095" w:rsidRDefault="00430DB6" w:rsidP="00B32A95">
      <w:pPr>
        <w:pStyle w:val="BodyText"/>
      </w:pPr>
    </w:p>
    <w:p w:rsidR="00430DB6" w:rsidRPr="000C6095" w:rsidRDefault="00430DB6" w:rsidP="00B32A95">
      <w:pPr>
        <w:pStyle w:val="BodyText"/>
      </w:pPr>
    </w:p>
    <w:p w:rsidR="00430DB6" w:rsidRPr="000C6095" w:rsidRDefault="00430DB6" w:rsidP="00B32A95">
      <w:pPr>
        <w:pStyle w:val="DocTitle12pt"/>
      </w:pPr>
      <w:r w:rsidRPr="000C6095">
        <w:t>Prepared for:</w:t>
      </w:r>
    </w:p>
    <w:p w:rsidR="00430DB6" w:rsidRPr="000C6095" w:rsidRDefault="00430DB6" w:rsidP="00B32A95">
      <w:pPr>
        <w:pStyle w:val="BodyText"/>
      </w:pPr>
    </w:p>
    <w:p w:rsidR="00430DB6" w:rsidRPr="003512EC" w:rsidRDefault="00430DB6" w:rsidP="00B32A95">
      <w:pPr>
        <w:pStyle w:val="BodyText"/>
        <w:jc w:val="center"/>
        <w:rPr>
          <w:b/>
        </w:rPr>
      </w:pPr>
      <w:r w:rsidRPr="003512EC">
        <w:rPr>
          <w:b/>
        </w:rPr>
        <w:t>Customer</w:t>
      </w:r>
    </w:p>
    <w:p w:rsidR="00430DB6" w:rsidRPr="003512EC" w:rsidRDefault="00430DB6" w:rsidP="00B32A95">
      <w:pPr>
        <w:pStyle w:val="BodyText"/>
        <w:jc w:val="center"/>
        <w:rPr>
          <w:b/>
        </w:rPr>
      </w:pPr>
      <w:r w:rsidRPr="003512EC">
        <w:rPr>
          <w:b/>
        </w:rPr>
        <w:t>Address</w:t>
      </w:r>
    </w:p>
    <w:p w:rsidR="00430DB6" w:rsidRPr="003512EC" w:rsidRDefault="00430DB6" w:rsidP="00B32A95">
      <w:pPr>
        <w:pStyle w:val="BodyText"/>
        <w:jc w:val="center"/>
        <w:rPr>
          <w:b/>
        </w:rPr>
      </w:pPr>
      <w:r w:rsidRPr="003512EC">
        <w:rPr>
          <w:b/>
        </w:rPr>
        <w:t>City, State  Zip Code</w:t>
      </w:r>
    </w:p>
    <w:p w:rsidR="00430DB6" w:rsidRPr="000C6095" w:rsidRDefault="00430DB6" w:rsidP="00B32A95">
      <w:pPr>
        <w:pStyle w:val="BodyText"/>
      </w:pPr>
    </w:p>
    <w:p w:rsidR="00430DB6" w:rsidRPr="000C6095" w:rsidRDefault="00430DB6" w:rsidP="00B32A95">
      <w:pPr>
        <w:pStyle w:val="BodyText"/>
      </w:pPr>
    </w:p>
    <w:p w:rsidR="00430DB6" w:rsidRPr="000C6095" w:rsidRDefault="00430DB6" w:rsidP="00B32A95">
      <w:pPr>
        <w:pStyle w:val="BodyText"/>
      </w:pPr>
    </w:p>
    <w:p w:rsidR="00430DB6" w:rsidRPr="000C6095" w:rsidRDefault="00430DB6" w:rsidP="00B32A95">
      <w:pPr>
        <w:pStyle w:val="BodyText"/>
      </w:pPr>
    </w:p>
    <w:p w:rsidR="00430DB6" w:rsidRDefault="00430DB6" w:rsidP="00B32A95">
      <w:pPr>
        <w:pStyle w:val="DocTitle12pt"/>
      </w:pPr>
      <w:r w:rsidRPr="000C6095">
        <w:t>Prepared by:</w:t>
      </w:r>
    </w:p>
    <w:p w:rsidR="00430DB6" w:rsidRDefault="00430DB6" w:rsidP="00B32A95">
      <w:pPr>
        <w:pStyle w:val="BodyText"/>
      </w:pPr>
    </w:p>
    <w:p w:rsidR="00430DB6" w:rsidRPr="000C6095" w:rsidRDefault="008D3230" w:rsidP="00B32A95">
      <w:pPr>
        <w:pStyle w:val="BodyText"/>
        <w:jc w:val="center"/>
        <w:rPr>
          <w:b/>
        </w:rPr>
      </w:pPr>
      <w:r>
        <w:pict>
          <v:shape id="_x0000_i1025" type="#_x0000_t75" style="width:82.45pt;height:24.6pt">
            <v:imagedata r:id="rId9" o:title=""/>
          </v:shape>
        </w:pict>
      </w:r>
    </w:p>
    <w:p w:rsidR="00430DB6" w:rsidRPr="000C6095" w:rsidRDefault="00430DB6" w:rsidP="00B32A95">
      <w:pPr>
        <w:pStyle w:val="BodyText"/>
      </w:pPr>
    </w:p>
    <w:p w:rsidR="00430DB6" w:rsidRPr="00A9652D" w:rsidRDefault="00430DB6" w:rsidP="00B32A95">
      <w:pPr>
        <w:pStyle w:val="BodyText"/>
        <w:jc w:val="center"/>
        <w:rPr>
          <w:b/>
        </w:rPr>
      </w:pPr>
      <w:r w:rsidRPr="00A9652D">
        <w:rPr>
          <w:b/>
        </w:rPr>
        <w:t>ViaSat Inc.</w:t>
      </w:r>
    </w:p>
    <w:p w:rsidR="00430DB6" w:rsidRPr="00A9652D" w:rsidRDefault="00430DB6" w:rsidP="00B32A95">
      <w:pPr>
        <w:pStyle w:val="BodyText"/>
        <w:jc w:val="center"/>
        <w:rPr>
          <w:b/>
        </w:rPr>
      </w:pPr>
      <w:r w:rsidRPr="00A9652D">
        <w:rPr>
          <w:b/>
        </w:rPr>
        <w:t>6155 El Camino Real</w:t>
      </w:r>
    </w:p>
    <w:p w:rsidR="00430DB6" w:rsidRPr="00A9652D" w:rsidRDefault="00430DB6" w:rsidP="00B32A95">
      <w:pPr>
        <w:pStyle w:val="BodyText"/>
        <w:jc w:val="center"/>
        <w:rPr>
          <w:b/>
        </w:rPr>
      </w:pPr>
      <w:r w:rsidRPr="00A9652D">
        <w:rPr>
          <w:b/>
        </w:rPr>
        <w:t>Carlsbad, California 92009</w:t>
      </w:r>
    </w:p>
    <w:p w:rsidR="003E3791" w:rsidRDefault="003E3791" w:rsidP="00B32A95">
      <w:pPr>
        <w:pStyle w:val="BodyText"/>
      </w:pPr>
    </w:p>
    <w:p w:rsidR="00430DB6" w:rsidRDefault="00430DB6" w:rsidP="00B32A95">
      <w:pPr>
        <w:pStyle w:val="BodyText"/>
        <w:sectPr w:rsidR="00430DB6" w:rsidSect="00A23BB7">
          <w:footerReference w:type="default" r:id="rId10"/>
          <w:pgSz w:w="12240" w:h="15840"/>
          <w:pgMar w:top="1440" w:right="1440" w:bottom="1440" w:left="1440" w:header="720" w:footer="720" w:gutter="0"/>
          <w:cols w:space="720"/>
          <w:docGrid w:linePitch="360"/>
        </w:sectPr>
      </w:pPr>
    </w:p>
    <w:p w:rsidR="002411B0" w:rsidRDefault="002411B0" w:rsidP="00B32A95">
      <w:pPr>
        <w:pStyle w:val="BodyText"/>
      </w:pPr>
    </w:p>
    <w:p w:rsidR="00430DB6" w:rsidRPr="000C6095" w:rsidRDefault="00FC00D8" w:rsidP="00A5075E">
      <w:pPr>
        <w:pStyle w:val="Caption"/>
        <w:jc w:val="center"/>
      </w:pPr>
      <w:bookmarkStart w:id="6" w:name="_Toc444248950"/>
      <w:ins w:id="7" w:author="Wolff, Michael" w:date="2016-02-26T11:19:00Z">
        <w:r>
          <w:t xml:space="preserve">Table </w:t>
        </w:r>
        <w:r>
          <w:fldChar w:fldCharType="begin"/>
        </w:r>
        <w:r>
          <w:instrText xml:space="preserve"> SEQ Table \* ARABIC </w:instrText>
        </w:r>
      </w:ins>
      <w:r>
        <w:fldChar w:fldCharType="separate"/>
      </w:r>
      <w:ins w:id="8" w:author="Wolff, Michael" w:date="2016-02-26T16:43:00Z">
        <w:r w:rsidR="003363C0">
          <w:rPr>
            <w:noProof/>
          </w:rPr>
          <w:t>1</w:t>
        </w:r>
      </w:ins>
      <w:ins w:id="9" w:author="Wolff, Michael" w:date="2016-02-26T11:19:00Z">
        <w:r>
          <w:fldChar w:fldCharType="end"/>
        </w:r>
        <w:r>
          <w:t xml:space="preserve"> - </w:t>
        </w:r>
      </w:ins>
      <w:r w:rsidR="00430DB6" w:rsidRPr="000C6095">
        <w:t>Revision Record</w:t>
      </w:r>
      <w:bookmarkEnd w:id="6"/>
    </w:p>
    <w:p w:rsidR="00430DB6" w:rsidRPr="000C6095" w:rsidRDefault="00430DB6" w:rsidP="00B32A95">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3780"/>
        <w:gridCol w:w="2085"/>
        <w:gridCol w:w="1083"/>
      </w:tblGrid>
      <w:tr w:rsidR="00430DB6" w:rsidRPr="003512EC">
        <w:trPr>
          <w:jc w:val="center"/>
        </w:trPr>
        <w:tc>
          <w:tcPr>
            <w:tcW w:w="1908" w:type="dxa"/>
          </w:tcPr>
          <w:p w:rsidR="00430DB6" w:rsidRPr="00377A0F" w:rsidRDefault="00430DB6" w:rsidP="00B32A95">
            <w:pPr>
              <w:pStyle w:val="BodyText"/>
              <w:rPr>
                <w:b/>
              </w:rPr>
            </w:pPr>
            <w:r w:rsidRPr="00377A0F">
              <w:rPr>
                <w:b/>
              </w:rPr>
              <w:t>Revision</w:t>
            </w:r>
          </w:p>
        </w:tc>
        <w:tc>
          <w:tcPr>
            <w:tcW w:w="3780" w:type="dxa"/>
          </w:tcPr>
          <w:p w:rsidR="00430DB6" w:rsidRPr="00377A0F" w:rsidRDefault="00430DB6" w:rsidP="00B32A95">
            <w:pPr>
              <w:pStyle w:val="BodyText"/>
              <w:rPr>
                <w:b/>
              </w:rPr>
            </w:pPr>
            <w:r w:rsidRPr="00377A0F">
              <w:rPr>
                <w:b/>
              </w:rPr>
              <w:t>Rationale</w:t>
            </w:r>
          </w:p>
        </w:tc>
        <w:tc>
          <w:tcPr>
            <w:tcW w:w="2085" w:type="dxa"/>
          </w:tcPr>
          <w:p w:rsidR="00430DB6" w:rsidRPr="00377A0F" w:rsidRDefault="00430DB6" w:rsidP="00B32A95">
            <w:pPr>
              <w:pStyle w:val="BodyText"/>
              <w:rPr>
                <w:b/>
              </w:rPr>
            </w:pPr>
            <w:r w:rsidRPr="00377A0F">
              <w:rPr>
                <w:b/>
              </w:rPr>
              <w:t>Release Date</w:t>
            </w:r>
          </w:p>
        </w:tc>
        <w:tc>
          <w:tcPr>
            <w:tcW w:w="1083" w:type="dxa"/>
          </w:tcPr>
          <w:p w:rsidR="00430DB6" w:rsidRPr="00377A0F" w:rsidRDefault="00430DB6" w:rsidP="00B32A95">
            <w:pPr>
              <w:pStyle w:val="BodyText"/>
              <w:rPr>
                <w:b/>
              </w:rPr>
            </w:pPr>
            <w:r w:rsidRPr="00377A0F">
              <w:rPr>
                <w:b/>
              </w:rPr>
              <w:t>Affected Pages</w:t>
            </w:r>
          </w:p>
        </w:tc>
      </w:tr>
      <w:tr w:rsidR="00430DB6" w:rsidRPr="000C6095">
        <w:trPr>
          <w:jc w:val="center"/>
        </w:trPr>
        <w:tc>
          <w:tcPr>
            <w:tcW w:w="1908" w:type="dxa"/>
          </w:tcPr>
          <w:p w:rsidR="00430DB6" w:rsidRPr="000C6095" w:rsidRDefault="00430DB6" w:rsidP="00B32A95">
            <w:pPr>
              <w:pStyle w:val="BodyText"/>
            </w:pPr>
            <w:r w:rsidRPr="000C6095">
              <w:t>Rev 00</w:t>
            </w:r>
            <w:r w:rsidR="002431D5">
              <w:t>1</w:t>
            </w:r>
          </w:p>
        </w:tc>
        <w:tc>
          <w:tcPr>
            <w:tcW w:w="3780" w:type="dxa"/>
          </w:tcPr>
          <w:p w:rsidR="00430DB6" w:rsidRPr="000C6095" w:rsidRDefault="00D6741D" w:rsidP="00D6741D">
            <w:pPr>
              <w:pStyle w:val="BodyText"/>
            </w:pPr>
            <w:r>
              <w:t xml:space="preserve">Preliminary </w:t>
            </w:r>
            <w:r w:rsidR="00430DB6" w:rsidRPr="000C6095">
              <w:t>Release</w:t>
            </w:r>
            <w:r>
              <w:t xml:space="preserve"> focusing on High-Level Design</w:t>
            </w:r>
          </w:p>
        </w:tc>
        <w:tc>
          <w:tcPr>
            <w:tcW w:w="2085" w:type="dxa"/>
          </w:tcPr>
          <w:p w:rsidR="00430DB6" w:rsidRPr="009068E2" w:rsidRDefault="00D6741D" w:rsidP="002431D5">
            <w:pPr>
              <w:pStyle w:val="BodyText"/>
            </w:pPr>
            <w:r>
              <w:t>24</w:t>
            </w:r>
            <w:r w:rsidR="002431D5">
              <w:t xml:space="preserve"> April 2015</w:t>
            </w:r>
          </w:p>
        </w:tc>
        <w:tc>
          <w:tcPr>
            <w:tcW w:w="1083" w:type="dxa"/>
          </w:tcPr>
          <w:p w:rsidR="00430DB6" w:rsidRPr="000C6095" w:rsidRDefault="00430DB6" w:rsidP="00B32A95">
            <w:pPr>
              <w:pStyle w:val="BodyText"/>
            </w:pPr>
            <w:r w:rsidRPr="000C6095">
              <w:t>All</w:t>
            </w:r>
          </w:p>
        </w:tc>
      </w:tr>
      <w:tr w:rsidR="00430DB6" w:rsidRPr="000C6095">
        <w:trPr>
          <w:jc w:val="center"/>
        </w:trPr>
        <w:tc>
          <w:tcPr>
            <w:tcW w:w="1908" w:type="dxa"/>
            <w:tcBorders>
              <w:bottom w:val="single" w:sz="4" w:space="0" w:color="auto"/>
            </w:tcBorders>
          </w:tcPr>
          <w:p w:rsidR="00430DB6" w:rsidRPr="000C6095" w:rsidRDefault="00E11995" w:rsidP="00B32A95">
            <w:pPr>
              <w:pStyle w:val="BodyText"/>
            </w:pPr>
            <w:r>
              <w:t>Rev 002</w:t>
            </w:r>
          </w:p>
        </w:tc>
        <w:tc>
          <w:tcPr>
            <w:tcW w:w="3780" w:type="dxa"/>
            <w:tcBorders>
              <w:bottom w:val="single" w:sz="4" w:space="0" w:color="auto"/>
            </w:tcBorders>
          </w:tcPr>
          <w:p w:rsidR="00430DB6" w:rsidRPr="000C6095" w:rsidRDefault="0058646C" w:rsidP="00B32A95">
            <w:pPr>
              <w:pStyle w:val="BodyText"/>
            </w:pPr>
            <w:r>
              <w:t>Release for Review</w:t>
            </w:r>
          </w:p>
        </w:tc>
        <w:tc>
          <w:tcPr>
            <w:tcW w:w="2085" w:type="dxa"/>
            <w:tcBorders>
              <w:bottom w:val="single" w:sz="4" w:space="0" w:color="auto"/>
            </w:tcBorders>
          </w:tcPr>
          <w:p w:rsidR="00430DB6" w:rsidRPr="000C6095" w:rsidRDefault="009005E6" w:rsidP="00B32A95">
            <w:pPr>
              <w:pStyle w:val="BodyText"/>
            </w:pPr>
            <w:r>
              <w:t>22</w:t>
            </w:r>
            <w:r w:rsidR="0058646C">
              <w:t xml:space="preserve"> </w:t>
            </w:r>
            <w:r w:rsidR="00E11995">
              <w:t>May</w:t>
            </w:r>
            <w:r w:rsidR="0058646C">
              <w:t xml:space="preserve"> 2015</w:t>
            </w:r>
          </w:p>
        </w:tc>
        <w:tc>
          <w:tcPr>
            <w:tcW w:w="1083" w:type="dxa"/>
            <w:tcBorders>
              <w:bottom w:val="single" w:sz="4" w:space="0" w:color="auto"/>
            </w:tcBorders>
          </w:tcPr>
          <w:p w:rsidR="00430DB6" w:rsidRPr="000C6095" w:rsidRDefault="00E11995" w:rsidP="00B32A95">
            <w:pPr>
              <w:pStyle w:val="BodyText"/>
            </w:pPr>
            <w:r>
              <w:t>All</w:t>
            </w:r>
          </w:p>
        </w:tc>
      </w:tr>
      <w:tr w:rsidR="00430DB6" w:rsidRPr="000C6095">
        <w:trPr>
          <w:jc w:val="center"/>
        </w:trPr>
        <w:tc>
          <w:tcPr>
            <w:tcW w:w="1908" w:type="dxa"/>
            <w:tcBorders>
              <w:bottom w:val="single" w:sz="4" w:space="0" w:color="auto"/>
            </w:tcBorders>
          </w:tcPr>
          <w:p w:rsidR="00430DB6" w:rsidRPr="000C6095" w:rsidRDefault="00C90F15" w:rsidP="00B32A95">
            <w:pPr>
              <w:pStyle w:val="BodyText"/>
            </w:pPr>
            <w:r>
              <w:t>Rev 003</w:t>
            </w:r>
          </w:p>
        </w:tc>
        <w:tc>
          <w:tcPr>
            <w:tcW w:w="3780" w:type="dxa"/>
            <w:tcBorders>
              <w:bottom w:val="single" w:sz="4" w:space="0" w:color="auto"/>
            </w:tcBorders>
          </w:tcPr>
          <w:p w:rsidR="00430DB6" w:rsidRPr="000C6095" w:rsidRDefault="00C90F15" w:rsidP="00B32A95">
            <w:pPr>
              <w:pStyle w:val="BodyText"/>
            </w:pPr>
            <w:r>
              <w:t>Intermediate update with on-going as-built changes</w:t>
            </w:r>
          </w:p>
        </w:tc>
        <w:tc>
          <w:tcPr>
            <w:tcW w:w="2085" w:type="dxa"/>
            <w:tcBorders>
              <w:bottom w:val="single" w:sz="4" w:space="0" w:color="auto"/>
            </w:tcBorders>
          </w:tcPr>
          <w:p w:rsidR="00430DB6" w:rsidRPr="000C6095" w:rsidRDefault="00CD5AEA" w:rsidP="00CD5AEA">
            <w:pPr>
              <w:pStyle w:val="BodyText"/>
            </w:pPr>
            <w:r>
              <w:t>06</w:t>
            </w:r>
            <w:r w:rsidR="00C90F15">
              <w:t xml:space="preserve"> </w:t>
            </w:r>
            <w:r>
              <w:t>July</w:t>
            </w:r>
            <w:r w:rsidR="00C90F15">
              <w:t xml:space="preserve"> 2015</w:t>
            </w:r>
          </w:p>
        </w:tc>
        <w:tc>
          <w:tcPr>
            <w:tcW w:w="1083" w:type="dxa"/>
            <w:tcBorders>
              <w:bottom w:val="single" w:sz="4" w:space="0" w:color="auto"/>
            </w:tcBorders>
          </w:tcPr>
          <w:p w:rsidR="00430DB6" w:rsidRPr="000C6095" w:rsidRDefault="00C90F15" w:rsidP="00B32A95">
            <w:pPr>
              <w:pStyle w:val="BodyText"/>
            </w:pPr>
            <w:r>
              <w:t>All</w:t>
            </w:r>
          </w:p>
        </w:tc>
      </w:tr>
      <w:tr w:rsidR="00D54345" w:rsidRPr="000C6095" w:rsidTr="004B51FB">
        <w:trPr>
          <w:jc w:val="center"/>
        </w:trPr>
        <w:tc>
          <w:tcPr>
            <w:tcW w:w="1908" w:type="dxa"/>
          </w:tcPr>
          <w:p w:rsidR="00D54345" w:rsidRDefault="00D54345" w:rsidP="00B32A95">
            <w:pPr>
              <w:pStyle w:val="BodyText"/>
            </w:pPr>
            <w:r>
              <w:t>Rev 004</w:t>
            </w:r>
          </w:p>
        </w:tc>
        <w:tc>
          <w:tcPr>
            <w:tcW w:w="3780" w:type="dxa"/>
          </w:tcPr>
          <w:p w:rsidR="00D54345" w:rsidRDefault="00EC30E5" w:rsidP="00115F4D">
            <w:pPr>
              <w:pStyle w:val="BodyText"/>
            </w:pPr>
            <w:r>
              <w:t>U</w:t>
            </w:r>
            <w:r w:rsidR="00D54345">
              <w:t>pdate with as-built changes. Added Coordinates designs</w:t>
            </w:r>
            <w:r>
              <w:t>; Appendices with Server/Hub configurations</w:t>
            </w:r>
          </w:p>
        </w:tc>
        <w:tc>
          <w:tcPr>
            <w:tcW w:w="2085" w:type="dxa"/>
          </w:tcPr>
          <w:p w:rsidR="00D54345" w:rsidRDefault="00595340" w:rsidP="00EC30E5">
            <w:pPr>
              <w:pStyle w:val="BodyText"/>
            </w:pPr>
            <w:r>
              <w:t>3</w:t>
            </w:r>
            <w:r w:rsidR="00EC30E5">
              <w:t>1</w:t>
            </w:r>
            <w:r w:rsidR="00D54345">
              <w:t xml:space="preserve"> </w:t>
            </w:r>
            <w:r w:rsidR="00EC30E5">
              <w:t>Aug</w:t>
            </w:r>
            <w:r w:rsidR="00D54345">
              <w:t xml:space="preserve"> 2015</w:t>
            </w:r>
          </w:p>
        </w:tc>
        <w:tc>
          <w:tcPr>
            <w:tcW w:w="1083" w:type="dxa"/>
          </w:tcPr>
          <w:p w:rsidR="00D54345" w:rsidRDefault="00D54345" w:rsidP="00B32A95">
            <w:pPr>
              <w:pStyle w:val="BodyText"/>
            </w:pPr>
            <w:r>
              <w:t>All</w:t>
            </w:r>
          </w:p>
        </w:tc>
      </w:tr>
      <w:tr w:rsidR="009C0F46" w:rsidRPr="000C6095" w:rsidTr="004B51FB">
        <w:trPr>
          <w:jc w:val="center"/>
        </w:trPr>
        <w:tc>
          <w:tcPr>
            <w:tcW w:w="1908" w:type="dxa"/>
          </w:tcPr>
          <w:p w:rsidR="009C0F46" w:rsidRDefault="009C0F46" w:rsidP="00B32A95">
            <w:pPr>
              <w:pStyle w:val="BodyText"/>
            </w:pPr>
            <w:r>
              <w:t>Rev 005</w:t>
            </w:r>
          </w:p>
        </w:tc>
        <w:tc>
          <w:tcPr>
            <w:tcW w:w="3780" w:type="dxa"/>
          </w:tcPr>
          <w:p w:rsidR="009C0F46" w:rsidRDefault="00A21D10" w:rsidP="00A21D10">
            <w:pPr>
              <w:pStyle w:val="BodyText"/>
            </w:pPr>
            <w:r>
              <w:t xml:space="preserve">Update with as-built updates </w:t>
            </w:r>
            <w:r w:rsidR="009C0F46">
              <w:t>for Login/Status Tests</w:t>
            </w:r>
          </w:p>
        </w:tc>
        <w:tc>
          <w:tcPr>
            <w:tcW w:w="2085" w:type="dxa"/>
          </w:tcPr>
          <w:p w:rsidR="009C0F46" w:rsidRDefault="00A21D10" w:rsidP="00EC30E5">
            <w:pPr>
              <w:pStyle w:val="BodyText"/>
            </w:pPr>
            <w:r>
              <w:t>31 Dec</w:t>
            </w:r>
            <w:r w:rsidR="009C0F46">
              <w:t xml:space="preserve"> 2015</w:t>
            </w:r>
          </w:p>
        </w:tc>
        <w:tc>
          <w:tcPr>
            <w:tcW w:w="1083" w:type="dxa"/>
          </w:tcPr>
          <w:p w:rsidR="009C0F46" w:rsidRDefault="009C0F46" w:rsidP="00B32A95">
            <w:pPr>
              <w:pStyle w:val="BodyText"/>
            </w:pPr>
            <w:r>
              <w:t>All</w:t>
            </w:r>
          </w:p>
        </w:tc>
      </w:tr>
      <w:tr w:rsidR="004B51FB" w:rsidRPr="000C6095" w:rsidTr="008D3230">
        <w:trPr>
          <w:jc w:val="center"/>
        </w:trPr>
        <w:tc>
          <w:tcPr>
            <w:tcW w:w="1908" w:type="dxa"/>
          </w:tcPr>
          <w:p w:rsidR="004B51FB" w:rsidRDefault="004B51FB" w:rsidP="00B32A95">
            <w:pPr>
              <w:pStyle w:val="BodyText"/>
            </w:pPr>
            <w:r>
              <w:t>Rev 006</w:t>
            </w:r>
          </w:p>
        </w:tc>
        <w:tc>
          <w:tcPr>
            <w:tcW w:w="3780" w:type="dxa"/>
          </w:tcPr>
          <w:p w:rsidR="004B51FB" w:rsidRDefault="004B51FB" w:rsidP="00A21D10">
            <w:pPr>
              <w:pStyle w:val="BodyText"/>
            </w:pPr>
            <w:r>
              <w:t>Minor additions for NLG Post Processing</w:t>
            </w:r>
          </w:p>
        </w:tc>
        <w:tc>
          <w:tcPr>
            <w:tcW w:w="2085" w:type="dxa"/>
          </w:tcPr>
          <w:p w:rsidR="004B51FB" w:rsidRDefault="004B51FB" w:rsidP="00EC30E5">
            <w:pPr>
              <w:pStyle w:val="BodyText"/>
            </w:pPr>
            <w:r>
              <w:t>12 Jan 2016</w:t>
            </w:r>
          </w:p>
        </w:tc>
        <w:tc>
          <w:tcPr>
            <w:tcW w:w="1083" w:type="dxa"/>
          </w:tcPr>
          <w:p w:rsidR="004B51FB" w:rsidRDefault="004B51FB" w:rsidP="00B32A95">
            <w:pPr>
              <w:pStyle w:val="BodyText"/>
            </w:pPr>
            <w:r>
              <w:t>All</w:t>
            </w:r>
          </w:p>
        </w:tc>
      </w:tr>
      <w:tr w:rsidR="00683459" w:rsidRPr="000C6095">
        <w:trPr>
          <w:jc w:val="center"/>
          <w:ins w:id="10" w:author="Wolff, Michael" w:date="2016-02-24T17:04:00Z"/>
        </w:trPr>
        <w:tc>
          <w:tcPr>
            <w:tcW w:w="1908" w:type="dxa"/>
            <w:tcBorders>
              <w:bottom w:val="single" w:sz="4" w:space="0" w:color="auto"/>
            </w:tcBorders>
          </w:tcPr>
          <w:p w:rsidR="00683459" w:rsidRDefault="00683459" w:rsidP="00B32A95">
            <w:pPr>
              <w:pStyle w:val="BodyText"/>
              <w:rPr>
                <w:ins w:id="11" w:author="Wolff, Michael" w:date="2016-02-24T17:04:00Z"/>
              </w:rPr>
            </w:pPr>
            <w:ins w:id="12" w:author="Wolff, Michael" w:date="2016-02-24T17:04:00Z">
              <w:r>
                <w:t>Rev 007</w:t>
              </w:r>
            </w:ins>
          </w:p>
        </w:tc>
        <w:tc>
          <w:tcPr>
            <w:tcW w:w="3780" w:type="dxa"/>
            <w:tcBorders>
              <w:bottom w:val="single" w:sz="4" w:space="0" w:color="auto"/>
            </w:tcBorders>
          </w:tcPr>
          <w:p w:rsidR="00683459" w:rsidRDefault="00683459" w:rsidP="00A21D10">
            <w:pPr>
              <w:pStyle w:val="BodyText"/>
              <w:rPr>
                <w:ins w:id="13" w:author="Wolff, Michael" w:date="2016-02-24T17:04:00Z"/>
              </w:rPr>
            </w:pPr>
            <w:ins w:id="14" w:author="Wolff, Michael" w:date="2016-02-24T17:04:00Z">
              <w:r>
                <w:t>Updates for ReDa progress</w:t>
              </w:r>
            </w:ins>
          </w:p>
        </w:tc>
        <w:tc>
          <w:tcPr>
            <w:tcW w:w="2085" w:type="dxa"/>
            <w:tcBorders>
              <w:bottom w:val="single" w:sz="4" w:space="0" w:color="auto"/>
            </w:tcBorders>
          </w:tcPr>
          <w:p w:rsidR="00683459" w:rsidRDefault="00235EC1" w:rsidP="00EC30E5">
            <w:pPr>
              <w:pStyle w:val="BodyText"/>
              <w:rPr>
                <w:ins w:id="15" w:author="Wolff, Michael" w:date="2016-02-24T17:04:00Z"/>
              </w:rPr>
            </w:pPr>
            <w:ins w:id="16" w:author="Wolff, Michael" w:date="2016-02-24T17:04:00Z">
              <w:r>
                <w:t>2</w:t>
              </w:r>
            </w:ins>
            <w:ins w:id="17" w:author="Wolff, Michael" w:date="2016-02-26T16:46:00Z">
              <w:r>
                <w:t>6</w:t>
              </w:r>
            </w:ins>
            <w:ins w:id="18" w:author="Wolff, Michael" w:date="2016-02-24T17:04:00Z">
              <w:r w:rsidR="00683459">
                <w:t xml:space="preserve"> Feb 2016</w:t>
              </w:r>
            </w:ins>
          </w:p>
        </w:tc>
        <w:tc>
          <w:tcPr>
            <w:tcW w:w="1083" w:type="dxa"/>
            <w:tcBorders>
              <w:bottom w:val="single" w:sz="4" w:space="0" w:color="auto"/>
            </w:tcBorders>
          </w:tcPr>
          <w:p w:rsidR="00683459" w:rsidRDefault="00683459" w:rsidP="00B32A95">
            <w:pPr>
              <w:pStyle w:val="BodyText"/>
              <w:rPr>
                <w:ins w:id="19" w:author="Wolff, Michael" w:date="2016-02-24T17:04:00Z"/>
              </w:rPr>
            </w:pPr>
            <w:ins w:id="20" w:author="Wolff, Michael" w:date="2016-02-24T17:04:00Z">
              <w:r>
                <w:t>All</w:t>
              </w:r>
            </w:ins>
          </w:p>
        </w:tc>
      </w:tr>
    </w:tbl>
    <w:p w:rsidR="00430DB6" w:rsidRDefault="00430DB6" w:rsidP="00B32A95">
      <w:pPr>
        <w:pStyle w:val="BodyText"/>
      </w:pPr>
    </w:p>
    <w:p w:rsidR="00430DB6" w:rsidRDefault="00430DB6" w:rsidP="00B32A95">
      <w:pPr>
        <w:pStyle w:val="BodyText"/>
      </w:pPr>
    </w:p>
    <w:p w:rsidR="002411B0" w:rsidRDefault="002411B0" w:rsidP="00B32A95">
      <w:pPr>
        <w:pStyle w:val="BodyText"/>
      </w:pPr>
    </w:p>
    <w:p w:rsidR="002411B0" w:rsidRDefault="002411B0" w:rsidP="00B32A95">
      <w:pPr>
        <w:pStyle w:val="BodyText"/>
        <w:sectPr w:rsidR="002411B0" w:rsidSect="00AA5102">
          <w:headerReference w:type="default" r:id="rId11"/>
          <w:footerReference w:type="default" r:id="rId12"/>
          <w:pgSz w:w="12240" w:h="15840"/>
          <w:pgMar w:top="1440" w:right="1440" w:bottom="1440" w:left="1440" w:header="720" w:footer="720" w:gutter="0"/>
          <w:pgNumType w:start="1"/>
          <w:cols w:space="720"/>
          <w:docGrid w:linePitch="360"/>
        </w:sectPr>
      </w:pPr>
    </w:p>
    <w:p w:rsidR="002411B0" w:rsidRDefault="002411B0" w:rsidP="00B32A95">
      <w:pPr>
        <w:pStyle w:val="BodyText"/>
      </w:pPr>
    </w:p>
    <w:p w:rsidR="002411B0" w:rsidRDefault="002411B0" w:rsidP="00B32A95">
      <w:pPr>
        <w:pStyle w:val="BodyText"/>
      </w:pPr>
    </w:p>
    <w:p w:rsidR="00CB581B" w:rsidRDefault="00CB581B" w:rsidP="00F307B3">
      <w:pPr>
        <w:pStyle w:val="DocTitle12pt"/>
      </w:pPr>
      <w:r w:rsidRPr="00846F35">
        <w:t>Table of Contents</w:t>
      </w:r>
    </w:p>
    <w:p w:rsidR="00694E4F" w:rsidRDefault="00694E4F" w:rsidP="00694E4F">
      <w:pPr>
        <w:pStyle w:val="BodyText"/>
      </w:pPr>
    </w:p>
    <w:p w:rsidR="007B2102" w:rsidRPr="00EE08B3" w:rsidRDefault="00A67258">
      <w:pPr>
        <w:pStyle w:val="TOC1"/>
        <w:tabs>
          <w:tab w:val="left" w:pos="480"/>
        </w:tabs>
        <w:rPr>
          <w:rFonts w:ascii="Calibri" w:hAnsi="Calibri"/>
          <w:b w:val="0"/>
          <w:caps w:val="0"/>
          <w:noProof/>
          <w:sz w:val="22"/>
          <w:szCs w:val="22"/>
        </w:rPr>
      </w:pPr>
      <w:r>
        <w:fldChar w:fldCharType="begin"/>
      </w:r>
      <w:r>
        <w:instrText xml:space="preserve"> TOC \o "1-3" \h \z \u </w:instrText>
      </w:r>
      <w:r>
        <w:fldChar w:fldCharType="separate"/>
      </w:r>
      <w:hyperlink w:anchor="_Toc444246704" w:history="1">
        <w:r w:rsidR="007B2102" w:rsidRPr="006E6975">
          <w:rPr>
            <w:rStyle w:val="Hyperlink"/>
            <w:noProof/>
          </w:rPr>
          <w:t>1</w:t>
        </w:r>
        <w:r w:rsidR="007B2102" w:rsidRPr="00EE08B3">
          <w:rPr>
            <w:rFonts w:ascii="Calibri" w:hAnsi="Calibri"/>
            <w:b w:val="0"/>
            <w:caps w:val="0"/>
            <w:noProof/>
            <w:sz w:val="22"/>
            <w:szCs w:val="22"/>
          </w:rPr>
          <w:tab/>
        </w:r>
        <w:r w:rsidR="007B2102" w:rsidRPr="006E6975">
          <w:rPr>
            <w:rStyle w:val="Hyperlink"/>
            <w:noProof/>
          </w:rPr>
          <w:t>Scope</w:t>
        </w:r>
        <w:r w:rsidR="007B2102">
          <w:rPr>
            <w:noProof/>
            <w:webHidden/>
          </w:rPr>
          <w:tab/>
        </w:r>
        <w:r w:rsidR="007B2102">
          <w:rPr>
            <w:noProof/>
            <w:webHidden/>
          </w:rPr>
          <w:fldChar w:fldCharType="begin"/>
        </w:r>
        <w:r w:rsidR="007B2102">
          <w:rPr>
            <w:noProof/>
            <w:webHidden/>
          </w:rPr>
          <w:instrText xml:space="preserve"> PAGEREF _Toc444246704 \h </w:instrText>
        </w:r>
        <w:r w:rsidR="007B2102">
          <w:rPr>
            <w:noProof/>
            <w:webHidden/>
          </w:rPr>
        </w:r>
        <w:r w:rsidR="007B2102">
          <w:rPr>
            <w:noProof/>
            <w:webHidden/>
          </w:rPr>
          <w:fldChar w:fldCharType="separate"/>
        </w:r>
        <w:r w:rsidR="003363C0">
          <w:rPr>
            <w:noProof/>
            <w:webHidden/>
          </w:rPr>
          <w:t>1</w:t>
        </w:r>
        <w:r w:rsidR="007B2102">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05" w:history="1">
        <w:r w:rsidRPr="006E6975">
          <w:rPr>
            <w:rStyle w:val="Hyperlink"/>
            <w:noProof/>
          </w:rPr>
          <w:t>1.1</w:t>
        </w:r>
        <w:r w:rsidRPr="00EE08B3">
          <w:rPr>
            <w:rFonts w:ascii="Calibri" w:hAnsi="Calibri"/>
            <w:noProof/>
            <w:sz w:val="22"/>
            <w:szCs w:val="22"/>
          </w:rPr>
          <w:tab/>
        </w:r>
        <w:r w:rsidRPr="006E6975">
          <w:rPr>
            <w:rStyle w:val="Hyperlink"/>
            <w:noProof/>
          </w:rPr>
          <w:t>Identification</w:t>
        </w:r>
        <w:r>
          <w:rPr>
            <w:noProof/>
            <w:webHidden/>
          </w:rPr>
          <w:tab/>
        </w:r>
        <w:r>
          <w:rPr>
            <w:noProof/>
            <w:webHidden/>
          </w:rPr>
          <w:fldChar w:fldCharType="begin"/>
        </w:r>
        <w:r>
          <w:rPr>
            <w:noProof/>
            <w:webHidden/>
          </w:rPr>
          <w:instrText xml:space="preserve"> PAGEREF _Toc444246705 \h </w:instrText>
        </w:r>
        <w:r>
          <w:rPr>
            <w:noProof/>
            <w:webHidden/>
          </w:rPr>
        </w:r>
        <w:r>
          <w:rPr>
            <w:noProof/>
            <w:webHidden/>
          </w:rPr>
          <w:fldChar w:fldCharType="separate"/>
        </w:r>
        <w:r w:rsidR="003363C0">
          <w:rPr>
            <w:noProof/>
            <w:webHidden/>
          </w:rPr>
          <w:t>1</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06" w:history="1">
        <w:r w:rsidRPr="006E6975">
          <w:rPr>
            <w:rStyle w:val="Hyperlink"/>
            <w:noProof/>
          </w:rPr>
          <w:t>1.2</w:t>
        </w:r>
        <w:r w:rsidRPr="00EE08B3">
          <w:rPr>
            <w:rFonts w:ascii="Calibri" w:hAnsi="Calibri"/>
            <w:noProof/>
            <w:sz w:val="22"/>
            <w:szCs w:val="22"/>
          </w:rPr>
          <w:tab/>
        </w:r>
        <w:r w:rsidRPr="006E6975">
          <w:rPr>
            <w:rStyle w:val="Hyperlink"/>
            <w:noProof/>
          </w:rPr>
          <w:t>System Overview</w:t>
        </w:r>
        <w:r>
          <w:rPr>
            <w:noProof/>
            <w:webHidden/>
          </w:rPr>
          <w:tab/>
        </w:r>
        <w:r>
          <w:rPr>
            <w:noProof/>
            <w:webHidden/>
          </w:rPr>
          <w:fldChar w:fldCharType="begin"/>
        </w:r>
        <w:r>
          <w:rPr>
            <w:noProof/>
            <w:webHidden/>
          </w:rPr>
          <w:instrText xml:space="preserve"> PAGEREF _Toc444246706 \h </w:instrText>
        </w:r>
        <w:r>
          <w:rPr>
            <w:noProof/>
            <w:webHidden/>
          </w:rPr>
        </w:r>
        <w:r>
          <w:rPr>
            <w:noProof/>
            <w:webHidden/>
          </w:rPr>
          <w:fldChar w:fldCharType="separate"/>
        </w:r>
        <w:r w:rsidR="003363C0">
          <w:rPr>
            <w:noProof/>
            <w:webHidden/>
          </w:rPr>
          <w:t>1</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07" w:history="1">
        <w:r w:rsidRPr="006E6975">
          <w:rPr>
            <w:rStyle w:val="Hyperlink"/>
            <w:noProof/>
          </w:rPr>
          <w:t>1.3</w:t>
        </w:r>
        <w:r w:rsidRPr="00EE08B3">
          <w:rPr>
            <w:rFonts w:ascii="Calibri" w:hAnsi="Calibri"/>
            <w:noProof/>
            <w:sz w:val="22"/>
            <w:szCs w:val="22"/>
          </w:rPr>
          <w:tab/>
        </w:r>
        <w:r w:rsidRPr="006E6975">
          <w:rPr>
            <w:rStyle w:val="Hyperlink"/>
            <w:noProof/>
          </w:rPr>
          <w:t>Document Overview</w:t>
        </w:r>
        <w:r>
          <w:rPr>
            <w:noProof/>
            <w:webHidden/>
          </w:rPr>
          <w:tab/>
        </w:r>
        <w:r>
          <w:rPr>
            <w:noProof/>
            <w:webHidden/>
          </w:rPr>
          <w:fldChar w:fldCharType="begin"/>
        </w:r>
        <w:r>
          <w:rPr>
            <w:noProof/>
            <w:webHidden/>
          </w:rPr>
          <w:instrText xml:space="preserve"> PAGEREF _Toc444246707 \h </w:instrText>
        </w:r>
        <w:r>
          <w:rPr>
            <w:noProof/>
            <w:webHidden/>
          </w:rPr>
        </w:r>
        <w:r>
          <w:rPr>
            <w:noProof/>
            <w:webHidden/>
          </w:rPr>
          <w:fldChar w:fldCharType="separate"/>
        </w:r>
        <w:r w:rsidR="003363C0">
          <w:rPr>
            <w:noProof/>
            <w:webHidden/>
          </w:rPr>
          <w:t>2</w:t>
        </w:r>
        <w:r>
          <w:rPr>
            <w:noProof/>
            <w:webHidden/>
          </w:rPr>
          <w:fldChar w:fldCharType="end"/>
        </w:r>
      </w:hyperlink>
    </w:p>
    <w:p w:rsidR="007B2102" w:rsidRPr="00EE08B3" w:rsidRDefault="007B2102">
      <w:pPr>
        <w:pStyle w:val="TOC1"/>
        <w:tabs>
          <w:tab w:val="left" w:pos="480"/>
        </w:tabs>
        <w:rPr>
          <w:rFonts w:ascii="Calibri" w:hAnsi="Calibri"/>
          <w:b w:val="0"/>
          <w:caps w:val="0"/>
          <w:noProof/>
          <w:sz w:val="22"/>
          <w:szCs w:val="22"/>
        </w:rPr>
      </w:pPr>
      <w:hyperlink w:anchor="_Toc444246708" w:history="1">
        <w:r w:rsidRPr="006E6975">
          <w:rPr>
            <w:rStyle w:val="Hyperlink"/>
            <w:noProof/>
          </w:rPr>
          <w:t>2</w:t>
        </w:r>
        <w:r w:rsidRPr="00EE08B3">
          <w:rPr>
            <w:rFonts w:ascii="Calibri" w:hAnsi="Calibri"/>
            <w:b w:val="0"/>
            <w:caps w:val="0"/>
            <w:noProof/>
            <w:sz w:val="22"/>
            <w:szCs w:val="22"/>
          </w:rPr>
          <w:tab/>
        </w:r>
        <w:r w:rsidRPr="006E6975">
          <w:rPr>
            <w:rStyle w:val="Hyperlink"/>
            <w:noProof/>
          </w:rPr>
          <w:t>Referenced documents</w:t>
        </w:r>
        <w:r>
          <w:rPr>
            <w:noProof/>
            <w:webHidden/>
          </w:rPr>
          <w:tab/>
        </w:r>
        <w:r>
          <w:rPr>
            <w:noProof/>
            <w:webHidden/>
          </w:rPr>
          <w:fldChar w:fldCharType="begin"/>
        </w:r>
        <w:r>
          <w:rPr>
            <w:noProof/>
            <w:webHidden/>
          </w:rPr>
          <w:instrText xml:space="preserve"> PAGEREF _Toc444246708 \h </w:instrText>
        </w:r>
        <w:r>
          <w:rPr>
            <w:noProof/>
            <w:webHidden/>
          </w:rPr>
        </w:r>
        <w:r>
          <w:rPr>
            <w:noProof/>
            <w:webHidden/>
          </w:rPr>
          <w:fldChar w:fldCharType="separate"/>
        </w:r>
        <w:r w:rsidR="003363C0">
          <w:rPr>
            <w:noProof/>
            <w:webHidden/>
          </w:rPr>
          <w:t>3</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09" w:history="1">
        <w:r w:rsidRPr="006E6975">
          <w:rPr>
            <w:rStyle w:val="Hyperlink"/>
            <w:noProof/>
          </w:rPr>
          <w:t>2.1</w:t>
        </w:r>
        <w:r w:rsidRPr="00EE08B3">
          <w:rPr>
            <w:rFonts w:ascii="Calibri" w:hAnsi="Calibri"/>
            <w:noProof/>
            <w:sz w:val="22"/>
            <w:szCs w:val="22"/>
          </w:rPr>
          <w:tab/>
        </w:r>
        <w:r w:rsidRPr="006E6975">
          <w:rPr>
            <w:rStyle w:val="Hyperlink"/>
            <w:noProof/>
          </w:rPr>
          <w:t>Government/Customer Documents</w:t>
        </w:r>
        <w:r>
          <w:rPr>
            <w:noProof/>
            <w:webHidden/>
          </w:rPr>
          <w:tab/>
        </w:r>
        <w:r>
          <w:rPr>
            <w:noProof/>
            <w:webHidden/>
          </w:rPr>
          <w:fldChar w:fldCharType="begin"/>
        </w:r>
        <w:r>
          <w:rPr>
            <w:noProof/>
            <w:webHidden/>
          </w:rPr>
          <w:instrText xml:space="preserve"> PAGEREF _Toc444246709 \h </w:instrText>
        </w:r>
        <w:r>
          <w:rPr>
            <w:noProof/>
            <w:webHidden/>
          </w:rPr>
        </w:r>
        <w:r>
          <w:rPr>
            <w:noProof/>
            <w:webHidden/>
          </w:rPr>
          <w:fldChar w:fldCharType="separate"/>
        </w:r>
        <w:r w:rsidR="003363C0">
          <w:rPr>
            <w:noProof/>
            <w:webHidden/>
          </w:rPr>
          <w:t>3</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10" w:history="1">
        <w:r w:rsidRPr="006E6975">
          <w:rPr>
            <w:rStyle w:val="Hyperlink"/>
            <w:noProof/>
            <w:lang w:val="fr-FR"/>
          </w:rPr>
          <w:t>2.2</w:t>
        </w:r>
        <w:r w:rsidRPr="00EE08B3">
          <w:rPr>
            <w:rFonts w:ascii="Calibri" w:hAnsi="Calibri"/>
            <w:noProof/>
            <w:sz w:val="22"/>
            <w:szCs w:val="22"/>
          </w:rPr>
          <w:tab/>
        </w:r>
        <w:r w:rsidRPr="006E6975">
          <w:rPr>
            <w:rStyle w:val="Hyperlink"/>
            <w:noProof/>
            <w:lang w:val="fr-FR"/>
          </w:rPr>
          <w:t>Commercial Standards</w:t>
        </w:r>
        <w:r>
          <w:rPr>
            <w:noProof/>
            <w:webHidden/>
          </w:rPr>
          <w:tab/>
        </w:r>
        <w:r>
          <w:rPr>
            <w:noProof/>
            <w:webHidden/>
          </w:rPr>
          <w:fldChar w:fldCharType="begin"/>
        </w:r>
        <w:r>
          <w:rPr>
            <w:noProof/>
            <w:webHidden/>
          </w:rPr>
          <w:instrText xml:space="preserve"> PAGEREF _Toc444246710 \h </w:instrText>
        </w:r>
        <w:r>
          <w:rPr>
            <w:noProof/>
            <w:webHidden/>
          </w:rPr>
        </w:r>
        <w:r>
          <w:rPr>
            <w:noProof/>
            <w:webHidden/>
          </w:rPr>
          <w:fldChar w:fldCharType="separate"/>
        </w:r>
        <w:r w:rsidR="003363C0">
          <w:rPr>
            <w:noProof/>
            <w:webHidden/>
          </w:rPr>
          <w:t>3</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11" w:history="1">
        <w:r w:rsidRPr="006E6975">
          <w:rPr>
            <w:rStyle w:val="Hyperlink"/>
            <w:noProof/>
            <w:lang w:val="fr-FR"/>
          </w:rPr>
          <w:t>2.3</w:t>
        </w:r>
        <w:r w:rsidRPr="00EE08B3">
          <w:rPr>
            <w:rFonts w:ascii="Calibri" w:hAnsi="Calibri"/>
            <w:noProof/>
            <w:sz w:val="22"/>
            <w:szCs w:val="22"/>
          </w:rPr>
          <w:tab/>
        </w:r>
        <w:r w:rsidRPr="006E6975">
          <w:rPr>
            <w:rStyle w:val="Hyperlink"/>
            <w:noProof/>
            <w:lang w:val="fr-FR"/>
          </w:rPr>
          <w:t>Contractor Documents</w:t>
        </w:r>
        <w:r>
          <w:rPr>
            <w:noProof/>
            <w:webHidden/>
          </w:rPr>
          <w:tab/>
        </w:r>
        <w:r>
          <w:rPr>
            <w:noProof/>
            <w:webHidden/>
          </w:rPr>
          <w:fldChar w:fldCharType="begin"/>
        </w:r>
        <w:r>
          <w:rPr>
            <w:noProof/>
            <w:webHidden/>
          </w:rPr>
          <w:instrText xml:space="preserve"> PAGEREF _Toc444246711 \h </w:instrText>
        </w:r>
        <w:r>
          <w:rPr>
            <w:noProof/>
            <w:webHidden/>
          </w:rPr>
        </w:r>
        <w:r>
          <w:rPr>
            <w:noProof/>
            <w:webHidden/>
          </w:rPr>
          <w:fldChar w:fldCharType="separate"/>
        </w:r>
        <w:r w:rsidR="003363C0">
          <w:rPr>
            <w:noProof/>
            <w:webHidden/>
          </w:rPr>
          <w:t>3</w:t>
        </w:r>
        <w:r>
          <w:rPr>
            <w:noProof/>
            <w:webHidden/>
          </w:rPr>
          <w:fldChar w:fldCharType="end"/>
        </w:r>
      </w:hyperlink>
    </w:p>
    <w:p w:rsidR="007B2102" w:rsidRPr="00EE08B3" w:rsidRDefault="007B2102">
      <w:pPr>
        <w:pStyle w:val="TOC1"/>
        <w:tabs>
          <w:tab w:val="left" w:pos="480"/>
        </w:tabs>
        <w:rPr>
          <w:rFonts w:ascii="Calibri" w:hAnsi="Calibri"/>
          <w:b w:val="0"/>
          <w:caps w:val="0"/>
          <w:noProof/>
          <w:sz w:val="22"/>
          <w:szCs w:val="22"/>
        </w:rPr>
      </w:pPr>
      <w:hyperlink w:anchor="_Toc444246712" w:history="1">
        <w:r w:rsidRPr="006E6975">
          <w:rPr>
            <w:rStyle w:val="Hyperlink"/>
            <w:noProof/>
          </w:rPr>
          <w:t>3</w:t>
        </w:r>
        <w:r w:rsidRPr="00EE08B3">
          <w:rPr>
            <w:rFonts w:ascii="Calibri" w:hAnsi="Calibri"/>
            <w:b w:val="0"/>
            <w:caps w:val="0"/>
            <w:noProof/>
            <w:sz w:val="22"/>
            <w:szCs w:val="22"/>
          </w:rPr>
          <w:tab/>
        </w:r>
        <w:r w:rsidRPr="006E6975">
          <w:rPr>
            <w:rStyle w:val="Hyperlink"/>
            <w:noProof/>
          </w:rPr>
          <w:t>CSCI-wide design decisions</w:t>
        </w:r>
        <w:r>
          <w:rPr>
            <w:noProof/>
            <w:webHidden/>
          </w:rPr>
          <w:tab/>
        </w:r>
        <w:r>
          <w:rPr>
            <w:noProof/>
            <w:webHidden/>
          </w:rPr>
          <w:fldChar w:fldCharType="begin"/>
        </w:r>
        <w:r>
          <w:rPr>
            <w:noProof/>
            <w:webHidden/>
          </w:rPr>
          <w:instrText xml:space="preserve"> PAGEREF _Toc444246712 \h </w:instrText>
        </w:r>
        <w:r>
          <w:rPr>
            <w:noProof/>
            <w:webHidden/>
          </w:rPr>
        </w:r>
        <w:r>
          <w:rPr>
            <w:noProof/>
            <w:webHidden/>
          </w:rPr>
          <w:fldChar w:fldCharType="separate"/>
        </w:r>
        <w:r w:rsidR="003363C0">
          <w:rPr>
            <w:noProof/>
            <w:webHidden/>
          </w:rPr>
          <w:t>5</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13" w:history="1">
        <w:r w:rsidRPr="006E6975">
          <w:rPr>
            <w:rStyle w:val="Hyperlink"/>
            <w:noProof/>
          </w:rPr>
          <w:t>3.1</w:t>
        </w:r>
        <w:r w:rsidRPr="00EE08B3">
          <w:rPr>
            <w:rFonts w:ascii="Calibri" w:hAnsi="Calibri"/>
            <w:noProof/>
            <w:sz w:val="22"/>
            <w:szCs w:val="22"/>
          </w:rPr>
          <w:tab/>
        </w:r>
        <w:r w:rsidRPr="006E6975">
          <w:rPr>
            <w:rStyle w:val="Hyperlink"/>
            <w:noProof/>
          </w:rPr>
          <w:t>Unresolved Design Decisions</w:t>
        </w:r>
        <w:r>
          <w:rPr>
            <w:noProof/>
            <w:webHidden/>
          </w:rPr>
          <w:tab/>
        </w:r>
        <w:r>
          <w:rPr>
            <w:noProof/>
            <w:webHidden/>
          </w:rPr>
          <w:fldChar w:fldCharType="begin"/>
        </w:r>
        <w:r>
          <w:rPr>
            <w:noProof/>
            <w:webHidden/>
          </w:rPr>
          <w:instrText xml:space="preserve"> PAGEREF _Toc444246713 \h </w:instrText>
        </w:r>
        <w:r>
          <w:rPr>
            <w:noProof/>
            <w:webHidden/>
          </w:rPr>
        </w:r>
        <w:r>
          <w:rPr>
            <w:noProof/>
            <w:webHidden/>
          </w:rPr>
          <w:fldChar w:fldCharType="separate"/>
        </w:r>
        <w:r w:rsidR="003363C0">
          <w:rPr>
            <w:noProof/>
            <w:webHidden/>
          </w:rPr>
          <w:t>6</w:t>
        </w:r>
        <w:r>
          <w:rPr>
            <w:noProof/>
            <w:webHidden/>
          </w:rPr>
          <w:fldChar w:fldCharType="end"/>
        </w:r>
      </w:hyperlink>
    </w:p>
    <w:p w:rsidR="007B2102" w:rsidRPr="00EE08B3" w:rsidRDefault="007B2102">
      <w:pPr>
        <w:pStyle w:val="TOC1"/>
        <w:tabs>
          <w:tab w:val="left" w:pos="480"/>
        </w:tabs>
        <w:rPr>
          <w:rFonts w:ascii="Calibri" w:hAnsi="Calibri"/>
          <w:b w:val="0"/>
          <w:caps w:val="0"/>
          <w:noProof/>
          <w:sz w:val="22"/>
          <w:szCs w:val="22"/>
        </w:rPr>
      </w:pPr>
      <w:hyperlink w:anchor="_Toc444246714" w:history="1">
        <w:r w:rsidRPr="006E6975">
          <w:rPr>
            <w:rStyle w:val="Hyperlink"/>
            <w:noProof/>
          </w:rPr>
          <w:t>4</w:t>
        </w:r>
        <w:r w:rsidRPr="00EE08B3">
          <w:rPr>
            <w:rFonts w:ascii="Calibri" w:hAnsi="Calibri"/>
            <w:b w:val="0"/>
            <w:caps w:val="0"/>
            <w:noProof/>
            <w:sz w:val="22"/>
            <w:szCs w:val="22"/>
          </w:rPr>
          <w:tab/>
        </w:r>
        <w:r w:rsidRPr="006E6975">
          <w:rPr>
            <w:rStyle w:val="Hyperlink"/>
            <w:noProof/>
          </w:rPr>
          <w:t>CSCI architectural design</w:t>
        </w:r>
        <w:r>
          <w:rPr>
            <w:noProof/>
            <w:webHidden/>
          </w:rPr>
          <w:tab/>
        </w:r>
        <w:r>
          <w:rPr>
            <w:noProof/>
            <w:webHidden/>
          </w:rPr>
          <w:fldChar w:fldCharType="begin"/>
        </w:r>
        <w:r>
          <w:rPr>
            <w:noProof/>
            <w:webHidden/>
          </w:rPr>
          <w:instrText xml:space="preserve"> PAGEREF _Toc444246714 \h </w:instrText>
        </w:r>
        <w:r>
          <w:rPr>
            <w:noProof/>
            <w:webHidden/>
          </w:rPr>
        </w:r>
        <w:r>
          <w:rPr>
            <w:noProof/>
            <w:webHidden/>
          </w:rPr>
          <w:fldChar w:fldCharType="separate"/>
        </w:r>
        <w:r w:rsidR="003363C0">
          <w:rPr>
            <w:noProof/>
            <w:webHidden/>
          </w:rPr>
          <w:t>7</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15" w:history="1">
        <w:r w:rsidRPr="006E6975">
          <w:rPr>
            <w:rStyle w:val="Hyperlink"/>
            <w:noProof/>
          </w:rPr>
          <w:t>4.1</w:t>
        </w:r>
        <w:r w:rsidRPr="00EE08B3">
          <w:rPr>
            <w:rFonts w:ascii="Calibri" w:hAnsi="Calibri"/>
            <w:noProof/>
            <w:sz w:val="22"/>
            <w:szCs w:val="22"/>
          </w:rPr>
          <w:tab/>
        </w:r>
        <w:r w:rsidRPr="006E6975">
          <w:rPr>
            <w:rStyle w:val="Hyperlink"/>
            <w:noProof/>
          </w:rPr>
          <w:t>CSCI Components</w:t>
        </w:r>
        <w:r>
          <w:rPr>
            <w:noProof/>
            <w:webHidden/>
          </w:rPr>
          <w:tab/>
        </w:r>
        <w:r>
          <w:rPr>
            <w:noProof/>
            <w:webHidden/>
          </w:rPr>
          <w:fldChar w:fldCharType="begin"/>
        </w:r>
        <w:r>
          <w:rPr>
            <w:noProof/>
            <w:webHidden/>
          </w:rPr>
          <w:instrText xml:space="preserve"> PAGEREF _Toc444246715 \h </w:instrText>
        </w:r>
        <w:r>
          <w:rPr>
            <w:noProof/>
            <w:webHidden/>
          </w:rPr>
        </w:r>
        <w:r>
          <w:rPr>
            <w:noProof/>
            <w:webHidden/>
          </w:rPr>
          <w:fldChar w:fldCharType="separate"/>
        </w:r>
        <w:r w:rsidR="003363C0">
          <w:rPr>
            <w:noProof/>
            <w:webHidden/>
          </w:rPr>
          <w:t>7</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16" w:history="1">
        <w:r w:rsidRPr="006E6975">
          <w:rPr>
            <w:rStyle w:val="Hyperlink"/>
            <w:noProof/>
          </w:rPr>
          <w:t>4.2</w:t>
        </w:r>
        <w:r w:rsidRPr="00EE08B3">
          <w:rPr>
            <w:rFonts w:ascii="Calibri" w:hAnsi="Calibri"/>
            <w:noProof/>
            <w:sz w:val="22"/>
            <w:szCs w:val="22"/>
          </w:rPr>
          <w:tab/>
        </w:r>
        <w:r w:rsidRPr="006E6975">
          <w:rPr>
            <w:rStyle w:val="Hyperlink"/>
            <w:noProof/>
          </w:rPr>
          <w:t>Concept of Execution</w:t>
        </w:r>
        <w:r>
          <w:rPr>
            <w:noProof/>
            <w:webHidden/>
          </w:rPr>
          <w:tab/>
        </w:r>
        <w:r>
          <w:rPr>
            <w:noProof/>
            <w:webHidden/>
          </w:rPr>
          <w:fldChar w:fldCharType="begin"/>
        </w:r>
        <w:r>
          <w:rPr>
            <w:noProof/>
            <w:webHidden/>
          </w:rPr>
          <w:instrText xml:space="preserve"> PAGEREF _Toc444246716 \h </w:instrText>
        </w:r>
        <w:r>
          <w:rPr>
            <w:noProof/>
            <w:webHidden/>
          </w:rPr>
        </w:r>
        <w:r>
          <w:rPr>
            <w:noProof/>
            <w:webHidden/>
          </w:rPr>
          <w:fldChar w:fldCharType="separate"/>
        </w:r>
        <w:r w:rsidR="003363C0">
          <w:rPr>
            <w:noProof/>
            <w:webHidden/>
          </w:rPr>
          <w:t>9</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17" w:history="1">
        <w:r w:rsidRPr="006E6975">
          <w:rPr>
            <w:rStyle w:val="Hyperlink"/>
            <w:noProof/>
          </w:rPr>
          <w:t>4.2.1</w:t>
        </w:r>
        <w:r w:rsidRPr="00EE08B3">
          <w:rPr>
            <w:rFonts w:ascii="Calibri" w:hAnsi="Calibri"/>
            <w:i w:val="0"/>
            <w:noProof/>
            <w:szCs w:val="22"/>
          </w:rPr>
          <w:tab/>
        </w:r>
        <w:r w:rsidRPr="006E6975">
          <w:rPr>
            <w:rStyle w:val="Hyperlink"/>
            <w:noProof/>
          </w:rPr>
          <w:t>NLG Data Analysis</w:t>
        </w:r>
        <w:r>
          <w:rPr>
            <w:noProof/>
            <w:webHidden/>
          </w:rPr>
          <w:tab/>
        </w:r>
        <w:r>
          <w:rPr>
            <w:noProof/>
            <w:webHidden/>
          </w:rPr>
          <w:fldChar w:fldCharType="begin"/>
        </w:r>
        <w:r>
          <w:rPr>
            <w:noProof/>
            <w:webHidden/>
          </w:rPr>
          <w:instrText xml:space="preserve"> PAGEREF _Toc444246717 \h </w:instrText>
        </w:r>
        <w:r>
          <w:rPr>
            <w:noProof/>
            <w:webHidden/>
          </w:rPr>
        </w:r>
        <w:r>
          <w:rPr>
            <w:noProof/>
            <w:webHidden/>
          </w:rPr>
          <w:fldChar w:fldCharType="separate"/>
        </w:r>
        <w:r w:rsidR="003363C0">
          <w:rPr>
            <w:noProof/>
            <w:webHidden/>
          </w:rPr>
          <w:t>10</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18" w:history="1">
        <w:r w:rsidRPr="006E6975">
          <w:rPr>
            <w:rStyle w:val="Hyperlink"/>
            <w:noProof/>
          </w:rPr>
          <w:t>4.3</w:t>
        </w:r>
        <w:r w:rsidRPr="00EE08B3">
          <w:rPr>
            <w:rFonts w:ascii="Calibri" w:hAnsi="Calibri"/>
            <w:noProof/>
            <w:sz w:val="22"/>
            <w:szCs w:val="22"/>
          </w:rPr>
          <w:tab/>
        </w:r>
        <w:r w:rsidRPr="006E6975">
          <w:rPr>
            <w:rStyle w:val="Hyperlink"/>
            <w:noProof/>
          </w:rPr>
          <w:t>Interface Design</w:t>
        </w:r>
        <w:r>
          <w:rPr>
            <w:noProof/>
            <w:webHidden/>
          </w:rPr>
          <w:tab/>
        </w:r>
        <w:r>
          <w:rPr>
            <w:noProof/>
            <w:webHidden/>
          </w:rPr>
          <w:fldChar w:fldCharType="begin"/>
        </w:r>
        <w:r>
          <w:rPr>
            <w:noProof/>
            <w:webHidden/>
          </w:rPr>
          <w:instrText xml:space="preserve"> PAGEREF _Toc444246718 \h </w:instrText>
        </w:r>
        <w:r>
          <w:rPr>
            <w:noProof/>
            <w:webHidden/>
          </w:rPr>
        </w:r>
        <w:r>
          <w:rPr>
            <w:noProof/>
            <w:webHidden/>
          </w:rPr>
          <w:fldChar w:fldCharType="separate"/>
        </w:r>
        <w:r w:rsidR="003363C0">
          <w:rPr>
            <w:noProof/>
            <w:webHidden/>
          </w:rPr>
          <w:t>11</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19" w:history="1">
        <w:r w:rsidRPr="006E6975">
          <w:rPr>
            <w:rStyle w:val="Hyperlink"/>
            <w:noProof/>
          </w:rPr>
          <w:t>4.3.1</w:t>
        </w:r>
        <w:r w:rsidRPr="00EE08B3">
          <w:rPr>
            <w:rFonts w:ascii="Calibri" w:hAnsi="Calibri"/>
            <w:i w:val="0"/>
            <w:noProof/>
            <w:szCs w:val="22"/>
          </w:rPr>
          <w:tab/>
        </w:r>
        <w:r w:rsidRPr="006E6975">
          <w:rPr>
            <w:rStyle w:val="Hyperlink"/>
            <w:noProof/>
          </w:rPr>
          <w:t>Interface Identification and Diagrams</w:t>
        </w:r>
        <w:r>
          <w:rPr>
            <w:noProof/>
            <w:webHidden/>
          </w:rPr>
          <w:tab/>
        </w:r>
        <w:r>
          <w:rPr>
            <w:noProof/>
            <w:webHidden/>
          </w:rPr>
          <w:fldChar w:fldCharType="begin"/>
        </w:r>
        <w:r>
          <w:rPr>
            <w:noProof/>
            <w:webHidden/>
          </w:rPr>
          <w:instrText xml:space="preserve"> PAGEREF _Toc444246719 \h </w:instrText>
        </w:r>
        <w:r>
          <w:rPr>
            <w:noProof/>
            <w:webHidden/>
          </w:rPr>
        </w:r>
        <w:r>
          <w:rPr>
            <w:noProof/>
            <w:webHidden/>
          </w:rPr>
          <w:fldChar w:fldCharType="separate"/>
        </w:r>
        <w:r w:rsidR="003363C0">
          <w:rPr>
            <w:noProof/>
            <w:webHidden/>
          </w:rPr>
          <w:t>11</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20" w:history="1">
        <w:r w:rsidRPr="006E6975">
          <w:rPr>
            <w:rStyle w:val="Hyperlink"/>
            <w:noProof/>
          </w:rPr>
          <w:t>4.3.2</w:t>
        </w:r>
        <w:r w:rsidRPr="00EE08B3">
          <w:rPr>
            <w:rFonts w:ascii="Calibri" w:hAnsi="Calibri"/>
            <w:i w:val="0"/>
            <w:noProof/>
            <w:szCs w:val="22"/>
          </w:rPr>
          <w:tab/>
        </w:r>
        <w:r w:rsidRPr="006E6975">
          <w:rPr>
            <w:rStyle w:val="Hyperlink"/>
            <w:noProof/>
          </w:rPr>
          <w:t>Project-unique Identifier of Interface</w:t>
        </w:r>
        <w:r>
          <w:rPr>
            <w:noProof/>
            <w:webHidden/>
          </w:rPr>
          <w:tab/>
        </w:r>
        <w:r>
          <w:rPr>
            <w:noProof/>
            <w:webHidden/>
          </w:rPr>
          <w:fldChar w:fldCharType="begin"/>
        </w:r>
        <w:r>
          <w:rPr>
            <w:noProof/>
            <w:webHidden/>
          </w:rPr>
          <w:instrText xml:space="preserve"> PAGEREF _Toc444246720 \h </w:instrText>
        </w:r>
        <w:r>
          <w:rPr>
            <w:noProof/>
            <w:webHidden/>
          </w:rPr>
        </w:r>
        <w:r>
          <w:rPr>
            <w:noProof/>
            <w:webHidden/>
          </w:rPr>
          <w:fldChar w:fldCharType="separate"/>
        </w:r>
        <w:r w:rsidR="003363C0">
          <w:rPr>
            <w:noProof/>
            <w:webHidden/>
          </w:rPr>
          <w:t>11</w:t>
        </w:r>
        <w:r>
          <w:rPr>
            <w:noProof/>
            <w:webHidden/>
          </w:rPr>
          <w:fldChar w:fldCharType="end"/>
        </w:r>
      </w:hyperlink>
    </w:p>
    <w:p w:rsidR="007B2102" w:rsidRPr="00EE08B3" w:rsidRDefault="007B2102">
      <w:pPr>
        <w:pStyle w:val="TOC1"/>
        <w:tabs>
          <w:tab w:val="left" w:pos="480"/>
        </w:tabs>
        <w:rPr>
          <w:rFonts w:ascii="Calibri" w:hAnsi="Calibri"/>
          <w:b w:val="0"/>
          <w:caps w:val="0"/>
          <w:noProof/>
          <w:sz w:val="22"/>
          <w:szCs w:val="22"/>
        </w:rPr>
      </w:pPr>
      <w:hyperlink w:anchor="_Toc444246721" w:history="1">
        <w:r w:rsidRPr="006E6975">
          <w:rPr>
            <w:rStyle w:val="Hyperlink"/>
            <w:noProof/>
          </w:rPr>
          <w:t>5</w:t>
        </w:r>
        <w:r w:rsidRPr="00EE08B3">
          <w:rPr>
            <w:rFonts w:ascii="Calibri" w:hAnsi="Calibri"/>
            <w:b w:val="0"/>
            <w:caps w:val="0"/>
            <w:noProof/>
            <w:sz w:val="22"/>
            <w:szCs w:val="22"/>
          </w:rPr>
          <w:tab/>
        </w:r>
        <w:r w:rsidRPr="006E6975">
          <w:rPr>
            <w:rStyle w:val="Hyperlink"/>
            <w:noProof/>
          </w:rPr>
          <w:t>CSCI detailed design</w:t>
        </w:r>
        <w:r>
          <w:rPr>
            <w:noProof/>
            <w:webHidden/>
          </w:rPr>
          <w:tab/>
        </w:r>
        <w:r>
          <w:rPr>
            <w:noProof/>
            <w:webHidden/>
          </w:rPr>
          <w:fldChar w:fldCharType="begin"/>
        </w:r>
        <w:r>
          <w:rPr>
            <w:noProof/>
            <w:webHidden/>
          </w:rPr>
          <w:instrText xml:space="preserve"> PAGEREF _Toc444246721 \h </w:instrText>
        </w:r>
        <w:r>
          <w:rPr>
            <w:noProof/>
            <w:webHidden/>
          </w:rPr>
        </w:r>
        <w:r>
          <w:rPr>
            <w:noProof/>
            <w:webHidden/>
          </w:rPr>
          <w:fldChar w:fldCharType="separate"/>
        </w:r>
        <w:r w:rsidR="003363C0">
          <w:rPr>
            <w:noProof/>
            <w:webHidden/>
          </w:rPr>
          <w:t>35</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22" w:history="1">
        <w:r w:rsidRPr="006E6975">
          <w:rPr>
            <w:rStyle w:val="Hyperlink"/>
            <w:noProof/>
          </w:rPr>
          <w:t>5.1</w:t>
        </w:r>
        <w:r w:rsidRPr="00EE08B3">
          <w:rPr>
            <w:rFonts w:ascii="Calibri" w:hAnsi="Calibri"/>
            <w:noProof/>
            <w:sz w:val="22"/>
            <w:szCs w:val="22"/>
          </w:rPr>
          <w:tab/>
        </w:r>
        <w:r w:rsidRPr="006E6975">
          <w:rPr>
            <w:rStyle w:val="Hyperlink"/>
            <w:noProof/>
          </w:rPr>
          <w:t>Apache</w:t>
        </w:r>
        <w:r>
          <w:rPr>
            <w:noProof/>
            <w:webHidden/>
          </w:rPr>
          <w:tab/>
        </w:r>
        <w:r>
          <w:rPr>
            <w:noProof/>
            <w:webHidden/>
          </w:rPr>
          <w:fldChar w:fldCharType="begin"/>
        </w:r>
        <w:r>
          <w:rPr>
            <w:noProof/>
            <w:webHidden/>
          </w:rPr>
          <w:instrText xml:space="preserve"> PAGEREF _Toc444246722 \h </w:instrText>
        </w:r>
        <w:r>
          <w:rPr>
            <w:noProof/>
            <w:webHidden/>
          </w:rPr>
        </w:r>
        <w:r>
          <w:rPr>
            <w:noProof/>
            <w:webHidden/>
          </w:rPr>
          <w:fldChar w:fldCharType="separate"/>
        </w:r>
        <w:r w:rsidR="003363C0">
          <w:rPr>
            <w:noProof/>
            <w:webHidden/>
          </w:rPr>
          <w:t>35</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23" w:history="1">
        <w:r w:rsidRPr="006E6975">
          <w:rPr>
            <w:rStyle w:val="Hyperlink"/>
            <w:noProof/>
          </w:rPr>
          <w:t>5.2</w:t>
        </w:r>
        <w:r w:rsidRPr="00EE08B3">
          <w:rPr>
            <w:rFonts w:ascii="Calibri" w:hAnsi="Calibri"/>
            <w:noProof/>
            <w:sz w:val="22"/>
            <w:szCs w:val="22"/>
          </w:rPr>
          <w:tab/>
        </w:r>
        <w:r w:rsidRPr="006E6975">
          <w:rPr>
            <w:rStyle w:val="Hyperlink"/>
            <w:noProof/>
          </w:rPr>
          <w:t>AL Test GUI</w:t>
        </w:r>
        <w:r>
          <w:rPr>
            <w:noProof/>
            <w:webHidden/>
          </w:rPr>
          <w:tab/>
        </w:r>
        <w:r>
          <w:rPr>
            <w:noProof/>
            <w:webHidden/>
          </w:rPr>
          <w:fldChar w:fldCharType="begin"/>
        </w:r>
        <w:r>
          <w:rPr>
            <w:noProof/>
            <w:webHidden/>
          </w:rPr>
          <w:instrText xml:space="preserve"> PAGEREF _Toc444246723 \h </w:instrText>
        </w:r>
        <w:r>
          <w:rPr>
            <w:noProof/>
            <w:webHidden/>
          </w:rPr>
        </w:r>
        <w:r>
          <w:rPr>
            <w:noProof/>
            <w:webHidden/>
          </w:rPr>
          <w:fldChar w:fldCharType="separate"/>
        </w:r>
        <w:r w:rsidR="003363C0">
          <w:rPr>
            <w:noProof/>
            <w:webHidden/>
          </w:rPr>
          <w:t>35</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24" w:history="1">
        <w:r w:rsidRPr="006E6975">
          <w:rPr>
            <w:rStyle w:val="Hyperlink"/>
            <w:noProof/>
          </w:rPr>
          <w:t>5.2.1</w:t>
        </w:r>
        <w:r w:rsidRPr="00EE08B3">
          <w:rPr>
            <w:rFonts w:ascii="Calibri" w:hAnsi="Calibri"/>
            <w:i w:val="0"/>
            <w:noProof/>
            <w:szCs w:val="22"/>
          </w:rPr>
          <w:tab/>
        </w:r>
        <w:r w:rsidRPr="006E6975">
          <w:rPr>
            <w:rStyle w:val="Hyperlink"/>
            <w:noProof/>
          </w:rPr>
          <w:t>Main</w:t>
        </w:r>
        <w:r>
          <w:rPr>
            <w:noProof/>
            <w:webHidden/>
          </w:rPr>
          <w:tab/>
        </w:r>
        <w:r>
          <w:rPr>
            <w:noProof/>
            <w:webHidden/>
          </w:rPr>
          <w:fldChar w:fldCharType="begin"/>
        </w:r>
        <w:r>
          <w:rPr>
            <w:noProof/>
            <w:webHidden/>
          </w:rPr>
          <w:instrText xml:space="preserve"> PAGEREF _Toc444246724 \h </w:instrText>
        </w:r>
        <w:r>
          <w:rPr>
            <w:noProof/>
            <w:webHidden/>
          </w:rPr>
        </w:r>
        <w:r>
          <w:rPr>
            <w:noProof/>
            <w:webHidden/>
          </w:rPr>
          <w:fldChar w:fldCharType="separate"/>
        </w:r>
        <w:r w:rsidR="003363C0">
          <w:rPr>
            <w:noProof/>
            <w:webHidden/>
          </w:rPr>
          <w:t>36</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25" w:history="1">
        <w:r w:rsidRPr="006E6975">
          <w:rPr>
            <w:rStyle w:val="Hyperlink"/>
            <w:noProof/>
          </w:rPr>
          <w:t>5.2.2</w:t>
        </w:r>
        <w:r w:rsidRPr="00EE08B3">
          <w:rPr>
            <w:rFonts w:ascii="Calibri" w:hAnsi="Calibri"/>
            <w:i w:val="0"/>
            <w:noProof/>
            <w:szCs w:val="22"/>
          </w:rPr>
          <w:tab/>
        </w:r>
        <w:r w:rsidRPr="006E6975">
          <w:rPr>
            <w:rStyle w:val="Hyperlink"/>
            <w:noProof/>
          </w:rPr>
          <w:t>Test Case Launch</w:t>
        </w:r>
        <w:r>
          <w:rPr>
            <w:noProof/>
            <w:webHidden/>
          </w:rPr>
          <w:tab/>
        </w:r>
        <w:r>
          <w:rPr>
            <w:noProof/>
            <w:webHidden/>
          </w:rPr>
          <w:fldChar w:fldCharType="begin"/>
        </w:r>
        <w:r>
          <w:rPr>
            <w:noProof/>
            <w:webHidden/>
          </w:rPr>
          <w:instrText xml:space="preserve"> PAGEREF _Toc444246725 \h </w:instrText>
        </w:r>
        <w:r>
          <w:rPr>
            <w:noProof/>
            <w:webHidden/>
          </w:rPr>
        </w:r>
        <w:r>
          <w:rPr>
            <w:noProof/>
            <w:webHidden/>
          </w:rPr>
          <w:fldChar w:fldCharType="separate"/>
        </w:r>
        <w:r w:rsidR="003363C0">
          <w:rPr>
            <w:noProof/>
            <w:webHidden/>
          </w:rPr>
          <w:t>37</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26" w:history="1">
        <w:r w:rsidRPr="006E6975">
          <w:rPr>
            <w:rStyle w:val="Hyperlink"/>
            <w:noProof/>
          </w:rPr>
          <w:t>5.2.3</w:t>
        </w:r>
        <w:r w:rsidRPr="00EE08B3">
          <w:rPr>
            <w:rFonts w:ascii="Calibri" w:hAnsi="Calibri"/>
            <w:i w:val="0"/>
            <w:noProof/>
            <w:szCs w:val="22"/>
          </w:rPr>
          <w:tab/>
        </w:r>
        <w:r w:rsidRPr="006E6975">
          <w:rPr>
            <w:rStyle w:val="Hyperlink"/>
            <w:noProof/>
          </w:rPr>
          <w:t>Results</w:t>
        </w:r>
        <w:r>
          <w:rPr>
            <w:noProof/>
            <w:webHidden/>
          </w:rPr>
          <w:tab/>
        </w:r>
        <w:r>
          <w:rPr>
            <w:noProof/>
            <w:webHidden/>
          </w:rPr>
          <w:fldChar w:fldCharType="begin"/>
        </w:r>
        <w:r>
          <w:rPr>
            <w:noProof/>
            <w:webHidden/>
          </w:rPr>
          <w:instrText xml:space="preserve"> PAGEREF _Toc444246726 \h </w:instrText>
        </w:r>
        <w:r>
          <w:rPr>
            <w:noProof/>
            <w:webHidden/>
          </w:rPr>
        </w:r>
        <w:r>
          <w:rPr>
            <w:noProof/>
            <w:webHidden/>
          </w:rPr>
          <w:fldChar w:fldCharType="separate"/>
        </w:r>
        <w:r w:rsidR="003363C0">
          <w:rPr>
            <w:noProof/>
            <w:webHidden/>
          </w:rPr>
          <w:t>37</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27" w:history="1">
        <w:r w:rsidRPr="006E6975">
          <w:rPr>
            <w:rStyle w:val="Hyperlink"/>
            <w:noProof/>
          </w:rPr>
          <w:t>5.2.4</w:t>
        </w:r>
        <w:r w:rsidRPr="00EE08B3">
          <w:rPr>
            <w:rFonts w:ascii="Calibri" w:hAnsi="Calibri"/>
            <w:i w:val="0"/>
            <w:noProof/>
            <w:szCs w:val="22"/>
          </w:rPr>
          <w:tab/>
        </w:r>
        <w:r w:rsidRPr="006E6975">
          <w:rPr>
            <w:rStyle w:val="Hyperlink"/>
            <w:noProof/>
          </w:rPr>
          <w:t>Configuration</w:t>
        </w:r>
        <w:r>
          <w:rPr>
            <w:noProof/>
            <w:webHidden/>
          </w:rPr>
          <w:tab/>
        </w:r>
        <w:r>
          <w:rPr>
            <w:noProof/>
            <w:webHidden/>
          </w:rPr>
          <w:fldChar w:fldCharType="begin"/>
        </w:r>
        <w:r>
          <w:rPr>
            <w:noProof/>
            <w:webHidden/>
          </w:rPr>
          <w:instrText xml:space="preserve"> PAGEREF _Toc444246727 \h </w:instrText>
        </w:r>
        <w:r>
          <w:rPr>
            <w:noProof/>
            <w:webHidden/>
          </w:rPr>
        </w:r>
        <w:r>
          <w:rPr>
            <w:noProof/>
            <w:webHidden/>
          </w:rPr>
          <w:fldChar w:fldCharType="separate"/>
        </w:r>
        <w:r w:rsidR="003363C0">
          <w:rPr>
            <w:noProof/>
            <w:webHidden/>
          </w:rPr>
          <w:t>39</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28" w:history="1">
        <w:r w:rsidRPr="006E6975">
          <w:rPr>
            <w:rStyle w:val="Hyperlink"/>
            <w:noProof/>
          </w:rPr>
          <w:t>5.2.5</w:t>
        </w:r>
        <w:r w:rsidRPr="00EE08B3">
          <w:rPr>
            <w:rFonts w:ascii="Calibri" w:hAnsi="Calibri"/>
            <w:i w:val="0"/>
            <w:noProof/>
            <w:szCs w:val="22"/>
          </w:rPr>
          <w:tab/>
        </w:r>
        <w:r w:rsidRPr="006E6975">
          <w:rPr>
            <w:rStyle w:val="Hyperlink"/>
            <w:noProof/>
          </w:rPr>
          <w:t>Utilities</w:t>
        </w:r>
        <w:r>
          <w:rPr>
            <w:noProof/>
            <w:webHidden/>
          </w:rPr>
          <w:tab/>
        </w:r>
        <w:r>
          <w:rPr>
            <w:noProof/>
            <w:webHidden/>
          </w:rPr>
          <w:fldChar w:fldCharType="begin"/>
        </w:r>
        <w:r>
          <w:rPr>
            <w:noProof/>
            <w:webHidden/>
          </w:rPr>
          <w:instrText xml:space="preserve"> PAGEREF _Toc444246728 \h </w:instrText>
        </w:r>
        <w:r>
          <w:rPr>
            <w:noProof/>
            <w:webHidden/>
          </w:rPr>
        </w:r>
        <w:r>
          <w:rPr>
            <w:noProof/>
            <w:webHidden/>
          </w:rPr>
          <w:fldChar w:fldCharType="separate"/>
        </w:r>
        <w:r w:rsidR="003363C0">
          <w:rPr>
            <w:noProof/>
            <w:webHidden/>
          </w:rPr>
          <w:t>43</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29" w:history="1">
        <w:r w:rsidRPr="006E6975">
          <w:rPr>
            <w:rStyle w:val="Hyperlink"/>
            <w:noProof/>
          </w:rPr>
          <w:t>5.3</w:t>
        </w:r>
        <w:r w:rsidRPr="00EE08B3">
          <w:rPr>
            <w:rFonts w:ascii="Calibri" w:hAnsi="Calibri"/>
            <w:noProof/>
            <w:sz w:val="22"/>
            <w:szCs w:val="22"/>
          </w:rPr>
          <w:tab/>
        </w:r>
        <w:r w:rsidRPr="006E6975">
          <w:rPr>
            <w:rStyle w:val="Hyperlink"/>
            <w:noProof/>
          </w:rPr>
          <w:t>AL Database</w:t>
        </w:r>
        <w:r>
          <w:rPr>
            <w:noProof/>
            <w:webHidden/>
          </w:rPr>
          <w:tab/>
        </w:r>
        <w:r>
          <w:rPr>
            <w:noProof/>
            <w:webHidden/>
          </w:rPr>
          <w:fldChar w:fldCharType="begin"/>
        </w:r>
        <w:r>
          <w:rPr>
            <w:noProof/>
            <w:webHidden/>
          </w:rPr>
          <w:instrText xml:space="preserve"> PAGEREF _Toc444246729 \h </w:instrText>
        </w:r>
        <w:r>
          <w:rPr>
            <w:noProof/>
            <w:webHidden/>
          </w:rPr>
        </w:r>
        <w:r>
          <w:rPr>
            <w:noProof/>
            <w:webHidden/>
          </w:rPr>
          <w:fldChar w:fldCharType="separate"/>
        </w:r>
        <w:r w:rsidR="003363C0">
          <w:rPr>
            <w:noProof/>
            <w:webHidden/>
          </w:rPr>
          <w:t>44</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30" w:history="1">
        <w:r w:rsidRPr="006E6975">
          <w:rPr>
            <w:rStyle w:val="Hyperlink"/>
            <w:noProof/>
          </w:rPr>
          <w:t>5.3.1</w:t>
        </w:r>
        <w:r w:rsidRPr="00EE08B3">
          <w:rPr>
            <w:rFonts w:ascii="Calibri" w:hAnsi="Calibri"/>
            <w:i w:val="0"/>
            <w:noProof/>
            <w:szCs w:val="22"/>
          </w:rPr>
          <w:tab/>
        </w:r>
        <w:r w:rsidRPr="006E6975">
          <w:rPr>
            <w:rStyle w:val="Hyperlink"/>
            <w:noProof/>
          </w:rPr>
          <w:t>ALDBCONN</w:t>
        </w:r>
        <w:r>
          <w:rPr>
            <w:noProof/>
            <w:webHidden/>
          </w:rPr>
          <w:tab/>
        </w:r>
        <w:r>
          <w:rPr>
            <w:noProof/>
            <w:webHidden/>
          </w:rPr>
          <w:fldChar w:fldCharType="begin"/>
        </w:r>
        <w:r>
          <w:rPr>
            <w:noProof/>
            <w:webHidden/>
          </w:rPr>
          <w:instrText xml:space="preserve"> PAGEREF _Toc444246730 \h </w:instrText>
        </w:r>
        <w:r>
          <w:rPr>
            <w:noProof/>
            <w:webHidden/>
          </w:rPr>
        </w:r>
        <w:r>
          <w:rPr>
            <w:noProof/>
            <w:webHidden/>
          </w:rPr>
          <w:fldChar w:fldCharType="separate"/>
        </w:r>
        <w:r w:rsidR="003363C0">
          <w:rPr>
            <w:noProof/>
            <w:webHidden/>
          </w:rPr>
          <w:t>44</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31" w:history="1">
        <w:r w:rsidRPr="006E6975">
          <w:rPr>
            <w:rStyle w:val="Hyperlink"/>
            <w:noProof/>
          </w:rPr>
          <w:t>5.3.2</w:t>
        </w:r>
        <w:r w:rsidRPr="00EE08B3">
          <w:rPr>
            <w:rFonts w:ascii="Calibri" w:hAnsi="Calibri"/>
            <w:i w:val="0"/>
            <w:noProof/>
            <w:szCs w:val="22"/>
          </w:rPr>
          <w:tab/>
        </w:r>
        <w:r w:rsidRPr="006E6975">
          <w:rPr>
            <w:rStyle w:val="Hyperlink"/>
            <w:noProof/>
          </w:rPr>
          <w:t>ALDBCONF</w:t>
        </w:r>
        <w:r>
          <w:rPr>
            <w:noProof/>
            <w:webHidden/>
          </w:rPr>
          <w:tab/>
        </w:r>
        <w:r>
          <w:rPr>
            <w:noProof/>
            <w:webHidden/>
          </w:rPr>
          <w:fldChar w:fldCharType="begin"/>
        </w:r>
        <w:r>
          <w:rPr>
            <w:noProof/>
            <w:webHidden/>
          </w:rPr>
          <w:instrText xml:space="preserve"> PAGEREF _Toc444246731 \h </w:instrText>
        </w:r>
        <w:r>
          <w:rPr>
            <w:noProof/>
            <w:webHidden/>
          </w:rPr>
        </w:r>
        <w:r>
          <w:rPr>
            <w:noProof/>
            <w:webHidden/>
          </w:rPr>
          <w:fldChar w:fldCharType="separate"/>
        </w:r>
        <w:r w:rsidR="003363C0">
          <w:rPr>
            <w:noProof/>
            <w:webHidden/>
          </w:rPr>
          <w:t>44</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32" w:history="1">
        <w:r w:rsidRPr="006E6975">
          <w:rPr>
            <w:rStyle w:val="Hyperlink"/>
            <w:noProof/>
          </w:rPr>
          <w:t>5.4</w:t>
        </w:r>
        <w:r w:rsidRPr="00EE08B3">
          <w:rPr>
            <w:rFonts w:ascii="Calibri" w:hAnsi="Calibri"/>
            <w:noProof/>
            <w:sz w:val="22"/>
            <w:szCs w:val="22"/>
          </w:rPr>
          <w:tab/>
        </w:r>
        <w:r w:rsidRPr="006E6975">
          <w:rPr>
            <w:rStyle w:val="Hyperlink"/>
            <w:noProof/>
          </w:rPr>
          <w:t>AL Test Cases</w:t>
        </w:r>
        <w:r>
          <w:rPr>
            <w:noProof/>
            <w:webHidden/>
          </w:rPr>
          <w:tab/>
        </w:r>
        <w:r>
          <w:rPr>
            <w:noProof/>
            <w:webHidden/>
          </w:rPr>
          <w:fldChar w:fldCharType="begin"/>
        </w:r>
        <w:r>
          <w:rPr>
            <w:noProof/>
            <w:webHidden/>
          </w:rPr>
          <w:instrText xml:space="preserve"> PAGEREF _Toc444246732 \h </w:instrText>
        </w:r>
        <w:r>
          <w:rPr>
            <w:noProof/>
            <w:webHidden/>
          </w:rPr>
        </w:r>
        <w:r>
          <w:rPr>
            <w:noProof/>
            <w:webHidden/>
          </w:rPr>
          <w:fldChar w:fldCharType="separate"/>
        </w:r>
        <w:r w:rsidR="003363C0">
          <w:rPr>
            <w:noProof/>
            <w:webHidden/>
          </w:rPr>
          <w:t>46</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33" w:history="1">
        <w:r w:rsidRPr="006E6975">
          <w:rPr>
            <w:rStyle w:val="Hyperlink"/>
            <w:noProof/>
          </w:rPr>
          <w:t>5.4.1</w:t>
        </w:r>
        <w:r w:rsidRPr="00EE08B3">
          <w:rPr>
            <w:rFonts w:ascii="Calibri" w:hAnsi="Calibri"/>
            <w:i w:val="0"/>
            <w:noProof/>
            <w:szCs w:val="22"/>
          </w:rPr>
          <w:tab/>
        </w:r>
        <w:r w:rsidRPr="006E6975">
          <w:rPr>
            <w:rStyle w:val="Hyperlink"/>
            <w:noProof/>
          </w:rPr>
          <w:t>AL Automation Manager</w:t>
        </w:r>
        <w:r>
          <w:rPr>
            <w:noProof/>
            <w:webHidden/>
          </w:rPr>
          <w:tab/>
        </w:r>
        <w:r>
          <w:rPr>
            <w:noProof/>
            <w:webHidden/>
          </w:rPr>
          <w:fldChar w:fldCharType="begin"/>
        </w:r>
        <w:r>
          <w:rPr>
            <w:noProof/>
            <w:webHidden/>
          </w:rPr>
          <w:instrText xml:space="preserve"> PAGEREF _Toc444246733 \h </w:instrText>
        </w:r>
        <w:r>
          <w:rPr>
            <w:noProof/>
            <w:webHidden/>
          </w:rPr>
        </w:r>
        <w:r>
          <w:rPr>
            <w:noProof/>
            <w:webHidden/>
          </w:rPr>
          <w:fldChar w:fldCharType="separate"/>
        </w:r>
        <w:r w:rsidR="003363C0">
          <w:rPr>
            <w:noProof/>
            <w:webHidden/>
          </w:rPr>
          <w:t>46</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34" w:history="1">
        <w:r w:rsidRPr="006E6975">
          <w:rPr>
            <w:rStyle w:val="Hyperlink"/>
            <w:noProof/>
          </w:rPr>
          <w:t>5.4.2</w:t>
        </w:r>
        <w:r w:rsidRPr="00EE08B3">
          <w:rPr>
            <w:rFonts w:ascii="Calibri" w:hAnsi="Calibri"/>
            <w:i w:val="0"/>
            <w:noProof/>
            <w:szCs w:val="22"/>
          </w:rPr>
          <w:tab/>
        </w:r>
        <w:r w:rsidRPr="006E6975">
          <w:rPr>
            <w:rStyle w:val="Hyperlink"/>
            <w:noProof/>
          </w:rPr>
          <w:t>Map Bundles</w:t>
        </w:r>
        <w:r>
          <w:rPr>
            <w:noProof/>
            <w:webHidden/>
          </w:rPr>
          <w:tab/>
        </w:r>
        <w:r>
          <w:rPr>
            <w:noProof/>
            <w:webHidden/>
          </w:rPr>
          <w:fldChar w:fldCharType="begin"/>
        </w:r>
        <w:r>
          <w:rPr>
            <w:noProof/>
            <w:webHidden/>
          </w:rPr>
          <w:instrText xml:space="preserve"> PAGEREF _Toc444246734 \h </w:instrText>
        </w:r>
        <w:r>
          <w:rPr>
            <w:noProof/>
            <w:webHidden/>
          </w:rPr>
        </w:r>
        <w:r>
          <w:rPr>
            <w:noProof/>
            <w:webHidden/>
          </w:rPr>
          <w:fldChar w:fldCharType="separate"/>
        </w:r>
        <w:r w:rsidR="003363C0">
          <w:rPr>
            <w:noProof/>
            <w:webHidden/>
          </w:rPr>
          <w:t>46</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35" w:history="1">
        <w:r w:rsidRPr="006E6975">
          <w:rPr>
            <w:rStyle w:val="Hyperlink"/>
            <w:noProof/>
          </w:rPr>
          <w:t>5.4.3</w:t>
        </w:r>
        <w:r w:rsidRPr="00EE08B3">
          <w:rPr>
            <w:rFonts w:ascii="Calibri" w:hAnsi="Calibri"/>
            <w:i w:val="0"/>
            <w:noProof/>
            <w:szCs w:val="22"/>
          </w:rPr>
          <w:tab/>
        </w:r>
        <w:r w:rsidRPr="006E6975">
          <w:rPr>
            <w:rStyle w:val="Hyperlink"/>
            <w:noProof/>
          </w:rPr>
          <w:t>NLG</w:t>
        </w:r>
        <w:r>
          <w:rPr>
            <w:noProof/>
            <w:webHidden/>
          </w:rPr>
          <w:tab/>
        </w:r>
        <w:r>
          <w:rPr>
            <w:noProof/>
            <w:webHidden/>
          </w:rPr>
          <w:fldChar w:fldCharType="begin"/>
        </w:r>
        <w:r>
          <w:rPr>
            <w:noProof/>
            <w:webHidden/>
          </w:rPr>
          <w:instrText xml:space="preserve"> PAGEREF _Toc444246735 \h </w:instrText>
        </w:r>
        <w:r>
          <w:rPr>
            <w:noProof/>
            <w:webHidden/>
          </w:rPr>
        </w:r>
        <w:r>
          <w:rPr>
            <w:noProof/>
            <w:webHidden/>
          </w:rPr>
          <w:fldChar w:fldCharType="separate"/>
        </w:r>
        <w:r w:rsidR="003363C0">
          <w:rPr>
            <w:noProof/>
            <w:webHidden/>
          </w:rPr>
          <w:t>56</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36" w:history="1">
        <w:r w:rsidRPr="006E6975">
          <w:rPr>
            <w:rStyle w:val="Hyperlink"/>
            <w:noProof/>
          </w:rPr>
          <w:t>5.4.4</w:t>
        </w:r>
        <w:r w:rsidRPr="00EE08B3">
          <w:rPr>
            <w:rFonts w:ascii="Calibri" w:hAnsi="Calibri"/>
            <w:i w:val="0"/>
            <w:noProof/>
            <w:szCs w:val="22"/>
          </w:rPr>
          <w:tab/>
        </w:r>
        <w:r w:rsidRPr="006E6975">
          <w:rPr>
            <w:rStyle w:val="Hyperlink"/>
            <w:noProof/>
          </w:rPr>
          <w:t>NLG Main Pseudo-Code</w:t>
        </w:r>
        <w:r>
          <w:rPr>
            <w:noProof/>
            <w:webHidden/>
          </w:rPr>
          <w:tab/>
        </w:r>
        <w:r>
          <w:rPr>
            <w:noProof/>
            <w:webHidden/>
          </w:rPr>
          <w:fldChar w:fldCharType="begin"/>
        </w:r>
        <w:r>
          <w:rPr>
            <w:noProof/>
            <w:webHidden/>
          </w:rPr>
          <w:instrText xml:space="preserve"> PAGEREF _Toc444246736 \h </w:instrText>
        </w:r>
        <w:r>
          <w:rPr>
            <w:noProof/>
            <w:webHidden/>
          </w:rPr>
        </w:r>
        <w:r>
          <w:rPr>
            <w:noProof/>
            <w:webHidden/>
          </w:rPr>
          <w:fldChar w:fldCharType="separate"/>
        </w:r>
        <w:r w:rsidR="003363C0">
          <w:rPr>
            <w:noProof/>
            <w:webHidden/>
          </w:rPr>
          <w:t>57</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37" w:history="1">
        <w:r w:rsidRPr="006E6975">
          <w:rPr>
            <w:rStyle w:val="Hyperlink"/>
            <w:noProof/>
          </w:rPr>
          <w:t>5.4.5</w:t>
        </w:r>
        <w:r w:rsidRPr="00EE08B3">
          <w:rPr>
            <w:rFonts w:ascii="Calibri" w:hAnsi="Calibri"/>
            <w:i w:val="0"/>
            <w:noProof/>
            <w:szCs w:val="22"/>
          </w:rPr>
          <w:tab/>
        </w:r>
        <w:r w:rsidRPr="006E6975">
          <w:rPr>
            <w:rStyle w:val="Hyperlink"/>
            <w:noProof/>
          </w:rPr>
          <w:t>NLG Syslog Post Processing</w:t>
        </w:r>
        <w:r>
          <w:rPr>
            <w:noProof/>
            <w:webHidden/>
          </w:rPr>
          <w:tab/>
        </w:r>
        <w:r>
          <w:rPr>
            <w:noProof/>
            <w:webHidden/>
          </w:rPr>
          <w:fldChar w:fldCharType="begin"/>
        </w:r>
        <w:r>
          <w:rPr>
            <w:noProof/>
            <w:webHidden/>
          </w:rPr>
          <w:instrText xml:space="preserve"> PAGEREF _Toc444246737 \h </w:instrText>
        </w:r>
        <w:r>
          <w:rPr>
            <w:noProof/>
            <w:webHidden/>
          </w:rPr>
        </w:r>
        <w:r>
          <w:rPr>
            <w:noProof/>
            <w:webHidden/>
          </w:rPr>
          <w:fldChar w:fldCharType="separate"/>
        </w:r>
        <w:r w:rsidR="003363C0">
          <w:rPr>
            <w:noProof/>
            <w:webHidden/>
          </w:rPr>
          <w:t>59</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38" w:history="1">
        <w:r w:rsidRPr="006E6975">
          <w:rPr>
            <w:rStyle w:val="Hyperlink"/>
            <w:noProof/>
          </w:rPr>
          <w:t>5.5</w:t>
        </w:r>
        <w:r w:rsidRPr="00EE08B3">
          <w:rPr>
            <w:rFonts w:ascii="Calibri" w:hAnsi="Calibri"/>
            <w:noProof/>
            <w:sz w:val="22"/>
            <w:szCs w:val="22"/>
          </w:rPr>
          <w:tab/>
        </w:r>
        <w:r w:rsidRPr="006E6975">
          <w:rPr>
            <w:rStyle w:val="Hyperlink"/>
            <w:noProof/>
          </w:rPr>
          <w:t>AL GUI</w:t>
        </w:r>
        <w:r>
          <w:rPr>
            <w:noProof/>
            <w:webHidden/>
          </w:rPr>
          <w:tab/>
        </w:r>
        <w:r>
          <w:rPr>
            <w:noProof/>
            <w:webHidden/>
          </w:rPr>
          <w:fldChar w:fldCharType="begin"/>
        </w:r>
        <w:r>
          <w:rPr>
            <w:noProof/>
            <w:webHidden/>
          </w:rPr>
          <w:instrText xml:space="preserve"> PAGEREF _Toc444246738 \h </w:instrText>
        </w:r>
        <w:r>
          <w:rPr>
            <w:noProof/>
            <w:webHidden/>
          </w:rPr>
        </w:r>
        <w:r>
          <w:rPr>
            <w:noProof/>
            <w:webHidden/>
          </w:rPr>
          <w:fldChar w:fldCharType="separate"/>
        </w:r>
        <w:r w:rsidR="003363C0">
          <w:rPr>
            <w:noProof/>
            <w:webHidden/>
          </w:rPr>
          <w:t>61</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39" w:history="1">
        <w:r w:rsidRPr="006E6975">
          <w:rPr>
            <w:rStyle w:val="Hyperlink"/>
            <w:noProof/>
          </w:rPr>
          <w:t>5.6</w:t>
        </w:r>
        <w:r w:rsidRPr="00EE08B3">
          <w:rPr>
            <w:rFonts w:ascii="Calibri" w:hAnsi="Calibri"/>
            <w:noProof/>
            <w:sz w:val="22"/>
            <w:szCs w:val="22"/>
          </w:rPr>
          <w:tab/>
        </w:r>
        <w:r w:rsidRPr="006E6975">
          <w:rPr>
            <w:rStyle w:val="Hyperlink"/>
            <w:noProof/>
          </w:rPr>
          <w:t>ViaSat Selenium</w:t>
        </w:r>
        <w:r>
          <w:rPr>
            <w:noProof/>
            <w:webHidden/>
          </w:rPr>
          <w:tab/>
        </w:r>
        <w:r>
          <w:rPr>
            <w:noProof/>
            <w:webHidden/>
          </w:rPr>
          <w:fldChar w:fldCharType="begin"/>
        </w:r>
        <w:r>
          <w:rPr>
            <w:noProof/>
            <w:webHidden/>
          </w:rPr>
          <w:instrText xml:space="preserve"> PAGEREF _Toc444246739 \h </w:instrText>
        </w:r>
        <w:r>
          <w:rPr>
            <w:noProof/>
            <w:webHidden/>
          </w:rPr>
        </w:r>
        <w:r>
          <w:rPr>
            <w:noProof/>
            <w:webHidden/>
          </w:rPr>
          <w:fldChar w:fldCharType="separate"/>
        </w:r>
        <w:r w:rsidR="003363C0">
          <w:rPr>
            <w:noProof/>
            <w:webHidden/>
          </w:rPr>
          <w:t>61</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40" w:history="1">
        <w:r w:rsidRPr="006E6975">
          <w:rPr>
            <w:rStyle w:val="Hyperlink"/>
            <w:noProof/>
          </w:rPr>
          <w:t>5.7</w:t>
        </w:r>
        <w:r w:rsidRPr="00EE08B3">
          <w:rPr>
            <w:rFonts w:ascii="Calibri" w:hAnsi="Calibri"/>
            <w:noProof/>
            <w:sz w:val="22"/>
            <w:szCs w:val="22"/>
          </w:rPr>
          <w:tab/>
        </w:r>
        <w:r w:rsidRPr="006E6975">
          <w:rPr>
            <w:rStyle w:val="Hyperlink"/>
            <w:noProof/>
          </w:rPr>
          <w:t>AL Devices</w:t>
        </w:r>
        <w:r>
          <w:rPr>
            <w:noProof/>
            <w:webHidden/>
          </w:rPr>
          <w:tab/>
        </w:r>
        <w:r>
          <w:rPr>
            <w:noProof/>
            <w:webHidden/>
          </w:rPr>
          <w:fldChar w:fldCharType="begin"/>
        </w:r>
        <w:r>
          <w:rPr>
            <w:noProof/>
            <w:webHidden/>
          </w:rPr>
          <w:instrText xml:space="preserve"> PAGEREF _Toc444246740 \h </w:instrText>
        </w:r>
        <w:r>
          <w:rPr>
            <w:noProof/>
            <w:webHidden/>
          </w:rPr>
        </w:r>
        <w:r>
          <w:rPr>
            <w:noProof/>
            <w:webHidden/>
          </w:rPr>
          <w:fldChar w:fldCharType="separate"/>
        </w:r>
        <w:r w:rsidR="003363C0">
          <w:rPr>
            <w:noProof/>
            <w:webHidden/>
          </w:rPr>
          <w:t>62</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41" w:history="1">
        <w:r w:rsidRPr="006E6975">
          <w:rPr>
            <w:rStyle w:val="Hyperlink"/>
            <w:noProof/>
          </w:rPr>
          <w:t>5.8</w:t>
        </w:r>
        <w:r w:rsidRPr="00EE08B3">
          <w:rPr>
            <w:rFonts w:ascii="Calibri" w:hAnsi="Calibri"/>
            <w:noProof/>
            <w:sz w:val="22"/>
            <w:szCs w:val="22"/>
          </w:rPr>
          <w:tab/>
        </w:r>
        <w:r w:rsidRPr="006E6975">
          <w:rPr>
            <w:rStyle w:val="Hyperlink"/>
            <w:noProof/>
          </w:rPr>
          <w:t>GTAF Devices</w:t>
        </w:r>
        <w:r>
          <w:rPr>
            <w:noProof/>
            <w:webHidden/>
          </w:rPr>
          <w:tab/>
        </w:r>
        <w:r>
          <w:rPr>
            <w:noProof/>
            <w:webHidden/>
          </w:rPr>
          <w:fldChar w:fldCharType="begin"/>
        </w:r>
        <w:r>
          <w:rPr>
            <w:noProof/>
            <w:webHidden/>
          </w:rPr>
          <w:instrText xml:space="preserve"> PAGEREF _Toc444246741 \h </w:instrText>
        </w:r>
        <w:r>
          <w:rPr>
            <w:noProof/>
            <w:webHidden/>
          </w:rPr>
        </w:r>
        <w:r>
          <w:rPr>
            <w:noProof/>
            <w:webHidden/>
          </w:rPr>
          <w:fldChar w:fldCharType="separate"/>
        </w:r>
        <w:r w:rsidR="003363C0">
          <w:rPr>
            <w:noProof/>
            <w:webHidden/>
          </w:rPr>
          <w:t>63</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42" w:history="1">
        <w:r w:rsidRPr="006E6975">
          <w:rPr>
            <w:rStyle w:val="Hyperlink"/>
            <w:noProof/>
          </w:rPr>
          <w:t>5.9</w:t>
        </w:r>
        <w:r w:rsidRPr="00EE08B3">
          <w:rPr>
            <w:rFonts w:ascii="Calibri" w:hAnsi="Calibri"/>
            <w:noProof/>
            <w:sz w:val="22"/>
            <w:szCs w:val="22"/>
          </w:rPr>
          <w:tab/>
        </w:r>
        <w:r w:rsidRPr="006E6975">
          <w:rPr>
            <w:rStyle w:val="Hyperlink"/>
            <w:noProof/>
          </w:rPr>
          <w:t>Results Database</w:t>
        </w:r>
        <w:r>
          <w:rPr>
            <w:noProof/>
            <w:webHidden/>
          </w:rPr>
          <w:tab/>
        </w:r>
        <w:r>
          <w:rPr>
            <w:noProof/>
            <w:webHidden/>
          </w:rPr>
          <w:fldChar w:fldCharType="begin"/>
        </w:r>
        <w:r>
          <w:rPr>
            <w:noProof/>
            <w:webHidden/>
          </w:rPr>
          <w:instrText xml:space="preserve"> PAGEREF _Toc444246742 \h </w:instrText>
        </w:r>
        <w:r>
          <w:rPr>
            <w:noProof/>
            <w:webHidden/>
          </w:rPr>
        </w:r>
        <w:r>
          <w:rPr>
            <w:noProof/>
            <w:webHidden/>
          </w:rPr>
          <w:fldChar w:fldCharType="separate"/>
        </w:r>
        <w:r w:rsidR="003363C0">
          <w:rPr>
            <w:noProof/>
            <w:webHidden/>
          </w:rPr>
          <w:t>63</w:t>
        </w:r>
        <w:r>
          <w:rPr>
            <w:noProof/>
            <w:webHidden/>
          </w:rPr>
          <w:fldChar w:fldCharType="end"/>
        </w:r>
      </w:hyperlink>
    </w:p>
    <w:p w:rsidR="007B2102" w:rsidRPr="00EE08B3" w:rsidRDefault="007B2102">
      <w:pPr>
        <w:pStyle w:val="TOC3"/>
        <w:tabs>
          <w:tab w:val="left" w:pos="1200"/>
        </w:tabs>
        <w:rPr>
          <w:rFonts w:ascii="Calibri" w:hAnsi="Calibri"/>
          <w:i w:val="0"/>
          <w:noProof/>
          <w:szCs w:val="22"/>
        </w:rPr>
      </w:pPr>
      <w:hyperlink w:anchor="_Toc444246743" w:history="1">
        <w:r w:rsidRPr="006E6975">
          <w:rPr>
            <w:rStyle w:val="Hyperlink"/>
            <w:noProof/>
          </w:rPr>
          <w:t>5.9.1</w:t>
        </w:r>
        <w:r w:rsidRPr="00EE08B3">
          <w:rPr>
            <w:rFonts w:ascii="Calibri" w:hAnsi="Calibri"/>
            <w:i w:val="0"/>
            <w:noProof/>
            <w:szCs w:val="22"/>
          </w:rPr>
          <w:tab/>
        </w:r>
        <w:r w:rsidRPr="006E6975">
          <w:rPr>
            <w:rStyle w:val="Hyperlink"/>
            <w:noProof/>
          </w:rPr>
          <w:t>Pseudo-Code</w:t>
        </w:r>
        <w:r>
          <w:rPr>
            <w:noProof/>
            <w:webHidden/>
          </w:rPr>
          <w:tab/>
        </w:r>
        <w:r>
          <w:rPr>
            <w:noProof/>
            <w:webHidden/>
          </w:rPr>
          <w:fldChar w:fldCharType="begin"/>
        </w:r>
        <w:r>
          <w:rPr>
            <w:noProof/>
            <w:webHidden/>
          </w:rPr>
          <w:instrText xml:space="preserve"> PAGEREF _Toc444246743 \h </w:instrText>
        </w:r>
        <w:r>
          <w:rPr>
            <w:noProof/>
            <w:webHidden/>
          </w:rPr>
        </w:r>
        <w:r>
          <w:rPr>
            <w:noProof/>
            <w:webHidden/>
          </w:rPr>
          <w:fldChar w:fldCharType="separate"/>
        </w:r>
        <w:r w:rsidR="003363C0">
          <w:rPr>
            <w:noProof/>
            <w:webHidden/>
          </w:rPr>
          <w:t>63</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44" w:history="1">
        <w:r w:rsidRPr="006E6975">
          <w:rPr>
            <w:rStyle w:val="Hyperlink"/>
            <w:noProof/>
          </w:rPr>
          <w:t>5.10</w:t>
        </w:r>
        <w:r w:rsidRPr="00EE08B3">
          <w:rPr>
            <w:rFonts w:ascii="Calibri" w:hAnsi="Calibri"/>
            <w:noProof/>
            <w:sz w:val="22"/>
            <w:szCs w:val="22"/>
          </w:rPr>
          <w:tab/>
        </w:r>
        <w:r w:rsidRPr="006E6975">
          <w:rPr>
            <w:rStyle w:val="Hyperlink"/>
            <w:noProof/>
          </w:rPr>
          <w:t>MySQL</w:t>
        </w:r>
        <w:r>
          <w:rPr>
            <w:noProof/>
            <w:webHidden/>
          </w:rPr>
          <w:tab/>
        </w:r>
        <w:r>
          <w:rPr>
            <w:noProof/>
            <w:webHidden/>
          </w:rPr>
          <w:fldChar w:fldCharType="begin"/>
        </w:r>
        <w:r>
          <w:rPr>
            <w:noProof/>
            <w:webHidden/>
          </w:rPr>
          <w:instrText xml:space="preserve"> PAGEREF _Toc444246744 \h </w:instrText>
        </w:r>
        <w:r>
          <w:rPr>
            <w:noProof/>
            <w:webHidden/>
          </w:rPr>
        </w:r>
        <w:r>
          <w:rPr>
            <w:noProof/>
            <w:webHidden/>
          </w:rPr>
          <w:fldChar w:fldCharType="separate"/>
        </w:r>
        <w:r w:rsidR="003363C0">
          <w:rPr>
            <w:noProof/>
            <w:webHidden/>
          </w:rPr>
          <w:t>64</w:t>
        </w:r>
        <w:r>
          <w:rPr>
            <w:noProof/>
            <w:webHidden/>
          </w:rPr>
          <w:fldChar w:fldCharType="end"/>
        </w:r>
      </w:hyperlink>
    </w:p>
    <w:p w:rsidR="007B2102" w:rsidRPr="00EE08B3" w:rsidRDefault="007B2102">
      <w:pPr>
        <w:pStyle w:val="TOC3"/>
        <w:tabs>
          <w:tab w:val="left" w:pos="1250"/>
        </w:tabs>
        <w:rPr>
          <w:rFonts w:ascii="Calibri" w:hAnsi="Calibri"/>
          <w:i w:val="0"/>
          <w:noProof/>
          <w:szCs w:val="22"/>
        </w:rPr>
      </w:pPr>
      <w:hyperlink w:anchor="_Toc444246745" w:history="1">
        <w:r w:rsidRPr="006E6975">
          <w:rPr>
            <w:rStyle w:val="Hyperlink"/>
            <w:noProof/>
          </w:rPr>
          <w:t>5.10.1</w:t>
        </w:r>
        <w:r w:rsidRPr="00EE08B3">
          <w:rPr>
            <w:rFonts w:ascii="Calibri" w:hAnsi="Calibri"/>
            <w:i w:val="0"/>
            <w:noProof/>
            <w:szCs w:val="22"/>
          </w:rPr>
          <w:tab/>
        </w:r>
        <w:r w:rsidRPr="006E6975">
          <w:rPr>
            <w:rStyle w:val="Hyperlink"/>
            <w:noProof/>
          </w:rPr>
          <w:t>Pseudo-Code</w:t>
        </w:r>
        <w:r>
          <w:rPr>
            <w:noProof/>
            <w:webHidden/>
          </w:rPr>
          <w:tab/>
        </w:r>
        <w:r>
          <w:rPr>
            <w:noProof/>
            <w:webHidden/>
          </w:rPr>
          <w:fldChar w:fldCharType="begin"/>
        </w:r>
        <w:r>
          <w:rPr>
            <w:noProof/>
            <w:webHidden/>
          </w:rPr>
          <w:instrText xml:space="preserve"> PAGEREF _Toc444246745 \h </w:instrText>
        </w:r>
        <w:r>
          <w:rPr>
            <w:noProof/>
            <w:webHidden/>
          </w:rPr>
        </w:r>
        <w:r>
          <w:rPr>
            <w:noProof/>
            <w:webHidden/>
          </w:rPr>
          <w:fldChar w:fldCharType="separate"/>
        </w:r>
        <w:r w:rsidR="003363C0">
          <w:rPr>
            <w:noProof/>
            <w:webHidden/>
          </w:rPr>
          <w:t>64</w:t>
        </w:r>
        <w:r>
          <w:rPr>
            <w:noProof/>
            <w:webHidden/>
          </w:rPr>
          <w:fldChar w:fldCharType="end"/>
        </w:r>
      </w:hyperlink>
    </w:p>
    <w:p w:rsidR="007B2102" w:rsidRPr="00EE08B3" w:rsidRDefault="007B2102">
      <w:pPr>
        <w:pStyle w:val="TOC1"/>
        <w:tabs>
          <w:tab w:val="left" w:pos="480"/>
        </w:tabs>
        <w:rPr>
          <w:rFonts w:ascii="Calibri" w:hAnsi="Calibri"/>
          <w:b w:val="0"/>
          <w:caps w:val="0"/>
          <w:noProof/>
          <w:sz w:val="22"/>
          <w:szCs w:val="22"/>
        </w:rPr>
      </w:pPr>
      <w:hyperlink w:anchor="_Toc444246746" w:history="1">
        <w:r w:rsidRPr="006E6975">
          <w:rPr>
            <w:rStyle w:val="Hyperlink"/>
            <w:noProof/>
          </w:rPr>
          <w:t>6</w:t>
        </w:r>
        <w:r w:rsidRPr="00EE08B3">
          <w:rPr>
            <w:rFonts w:ascii="Calibri" w:hAnsi="Calibri"/>
            <w:b w:val="0"/>
            <w:caps w:val="0"/>
            <w:noProof/>
            <w:sz w:val="22"/>
            <w:szCs w:val="22"/>
          </w:rPr>
          <w:tab/>
        </w:r>
        <w:r w:rsidRPr="006E6975">
          <w:rPr>
            <w:rStyle w:val="Hyperlink"/>
            <w:noProof/>
          </w:rPr>
          <w:t>Requirements traceability</w:t>
        </w:r>
        <w:r>
          <w:rPr>
            <w:noProof/>
            <w:webHidden/>
          </w:rPr>
          <w:tab/>
        </w:r>
        <w:r>
          <w:rPr>
            <w:noProof/>
            <w:webHidden/>
          </w:rPr>
          <w:fldChar w:fldCharType="begin"/>
        </w:r>
        <w:r>
          <w:rPr>
            <w:noProof/>
            <w:webHidden/>
          </w:rPr>
          <w:instrText xml:space="preserve"> PAGEREF _Toc444246746 \h </w:instrText>
        </w:r>
        <w:r>
          <w:rPr>
            <w:noProof/>
            <w:webHidden/>
          </w:rPr>
        </w:r>
        <w:r>
          <w:rPr>
            <w:noProof/>
            <w:webHidden/>
          </w:rPr>
          <w:fldChar w:fldCharType="separate"/>
        </w:r>
        <w:r w:rsidR="003363C0">
          <w:rPr>
            <w:noProof/>
            <w:webHidden/>
          </w:rPr>
          <w:t>71</w:t>
        </w:r>
        <w:r>
          <w:rPr>
            <w:noProof/>
            <w:webHidden/>
          </w:rPr>
          <w:fldChar w:fldCharType="end"/>
        </w:r>
      </w:hyperlink>
    </w:p>
    <w:p w:rsidR="007B2102" w:rsidRPr="00EE08B3" w:rsidRDefault="007B2102">
      <w:pPr>
        <w:pStyle w:val="TOC1"/>
        <w:tabs>
          <w:tab w:val="left" w:pos="480"/>
        </w:tabs>
        <w:rPr>
          <w:rFonts w:ascii="Calibri" w:hAnsi="Calibri"/>
          <w:b w:val="0"/>
          <w:caps w:val="0"/>
          <w:noProof/>
          <w:sz w:val="22"/>
          <w:szCs w:val="22"/>
        </w:rPr>
      </w:pPr>
      <w:hyperlink w:anchor="_Toc444246747" w:history="1">
        <w:r w:rsidRPr="006E6975">
          <w:rPr>
            <w:rStyle w:val="Hyperlink"/>
            <w:noProof/>
          </w:rPr>
          <w:t>7</w:t>
        </w:r>
        <w:r w:rsidRPr="00EE08B3">
          <w:rPr>
            <w:rFonts w:ascii="Calibri" w:hAnsi="Calibri"/>
            <w:b w:val="0"/>
            <w:caps w:val="0"/>
            <w:noProof/>
            <w:sz w:val="22"/>
            <w:szCs w:val="22"/>
          </w:rPr>
          <w:tab/>
        </w:r>
        <w:r w:rsidRPr="006E6975">
          <w:rPr>
            <w:rStyle w:val="Hyperlink"/>
            <w:noProof/>
          </w:rPr>
          <w:t>Notes</w:t>
        </w:r>
        <w:r>
          <w:rPr>
            <w:noProof/>
            <w:webHidden/>
          </w:rPr>
          <w:tab/>
        </w:r>
        <w:r>
          <w:rPr>
            <w:noProof/>
            <w:webHidden/>
          </w:rPr>
          <w:fldChar w:fldCharType="begin"/>
        </w:r>
        <w:r>
          <w:rPr>
            <w:noProof/>
            <w:webHidden/>
          </w:rPr>
          <w:instrText xml:space="preserve"> PAGEREF _Toc444246747 \h </w:instrText>
        </w:r>
        <w:r>
          <w:rPr>
            <w:noProof/>
            <w:webHidden/>
          </w:rPr>
        </w:r>
        <w:r>
          <w:rPr>
            <w:noProof/>
            <w:webHidden/>
          </w:rPr>
          <w:fldChar w:fldCharType="separate"/>
        </w:r>
        <w:r w:rsidR="003363C0">
          <w:rPr>
            <w:noProof/>
            <w:webHidden/>
          </w:rPr>
          <w:t>72</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48" w:history="1">
        <w:r w:rsidRPr="006E6975">
          <w:rPr>
            <w:rStyle w:val="Hyperlink"/>
            <w:bCs/>
            <w:noProof/>
          </w:rPr>
          <w:t>7.1</w:t>
        </w:r>
        <w:r w:rsidRPr="00EE08B3">
          <w:rPr>
            <w:rFonts w:ascii="Calibri" w:hAnsi="Calibri"/>
            <w:noProof/>
            <w:sz w:val="22"/>
            <w:szCs w:val="22"/>
          </w:rPr>
          <w:tab/>
        </w:r>
        <w:r w:rsidRPr="006E6975">
          <w:rPr>
            <w:rStyle w:val="Hyperlink"/>
            <w:bCs/>
            <w:noProof/>
          </w:rPr>
          <w:t>Definitions</w:t>
        </w:r>
        <w:r>
          <w:rPr>
            <w:noProof/>
            <w:webHidden/>
          </w:rPr>
          <w:tab/>
        </w:r>
        <w:r>
          <w:rPr>
            <w:noProof/>
            <w:webHidden/>
          </w:rPr>
          <w:fldChar w:fldCharType="begin"/>
        </w:r>
        <w:r>
          <w:rPr>
            <w:noProof/>
            <w:webHidden/>
          </w:rPr>
          <w:instrText xml:space="preserve"> PAGEREF _Toc444246748 \h </w:instrText>
        </w:r>
        <w:r>
          <w:rPr>
            <w:noProof/>
            <w:webHidden/>
          </w:rPr>
        </w:r>
        <w:r>
          <w:rPr>
            <w:noProof/>
            <w:webHidden/>
          </w:rPr>
          <w:fldChar w:fldCharType="separate"/>
        </w:r>
        <w:r w:rsidR="003363C0">
          <w:rPr>
            <w:noProof/>
            <w:webHidden/>
          </w:rPr>
          <w:t>72</w:t>
        </w:r>
        <w:r>
          <w:rPr>
            <w:noProof/>
            <w:webHidden/>
          </w:rPr>
          <w:fldChar w:fldCharType="end"/>
        </w:r>
      </w:hyperlink>
    </w:p>
    <w:p w:rsidR="007B2102" w:rsidRPr="00EE08B3" w:rsidRDefault="007B2102">
      <w:pPr>
        <w:pStyle w:val="TOC2"/>
        <w:tabs>
          <w:tab w:val="left" w:pos="960"/>
        </w:tabs>
        <w:rPr>
          <w:rFonts w:ascii="Calibri" w:hAnsi="Calibri"/>
          <w:noProof/>
          <w:sz w:val="22"/>
          <w:szCs w:val="22"/>
        </w:rPr>
      </w:pPr>
      <w:hyperlink w:anchor="_Toc444246749" w:history="1">
        <w:r w:rsidRPr="006E6975">
          <w:rPr>
            <w:rStyle w:val="Hyperlink"/>
            <w:bCs/>
            <w:noProof/>
          </w:rPr>
          <w:t>7.2</w:t>
        </w:r>
        <w:r w:rsidRPr="00EE08B3">
          <w:rPr>
            <w:rFonts w:ascii="Calibri" w:hAnsi="Calibri"/>
            <w:noProof/>
            <w:sz w:val="22"/>
            <w:szCs w:val="22"/>
          </w:rPr>
          <w:tab/>
        </w:r>
        <w:r w:rsidRPr="006E6975">
          <w:rPr>
            <w:rStyle w:val="Hyperlink"/>
            <w:bCs/>
            <w:noProof/>
          </w:rPr>
          <w:t>Acronyms</w:t>
        </w:r>
        <w:r>
          <w:rPr>
            <w:noProof/>
            <w:webHidden/>
          </w:rPr>
          <w:tab/>
        </w:r>
        <w:r>
          <w:rPr>
            <w:noProof/>
            <w:webHidden/>
          </w:rPr>
          <w:fldChar w:fldCharType="begin"/>
        </w:r>
        <w:r>
          <w:rPr>
            <w:noProof/>
            <w:webHidden/>
          </w:rPr>
          <w:instrText xml:space="preserve"> PAGEREF _Toc444246749 \h </w:instrText>
        </w:r>
        <w:r>
          <w:rPr>
            <w:noProof/>
            <w:webHidden/>
          </w:rPr>
        </w:r>
        <w:r>
          <w:rPr>
            <w:noProof/>
            <w:webHidden/>
          </w:rPr>
          <w:fldChar w:fldCharType="separate"/>
        </w:r>
        <w:r w:rsidR="003363C0">
          <w:rPr>
            <w:noProof/>
            <w:webHidden/>
          </w:rPr>
          <w:t>72</w:t>
        </w:r>
        <w:r>
          <w:rPr>
            <w:noProof/>
            <w:webHidden/>
          </w:rPr>
          <w:fldChar w:fldCharType="end"/>
        </w:r>
      </w:hyperlink>
    </w:p>
    <w:p w:rsidR="002411B0" w:rsidRDefault="00A67258" w:rsidP="00B32A95">
      <w:pPr>
        <w:pStyle w:val="BodyText"/>
      </w:pPr>
      <w:r>
        <w:rPr>
          <w:szCs w:val="20"/>
        </w:rPr>
        <w:fldChar w:fldCharType="end"/>
      </w:r>
    </w:p>
    <w:p w:rsidR="00CB581B" w:rsidRDefault="00CB581B" w:rsidP="00B32A95">
      <w:pPr>
        <w:pStyle w:val="BodyText"/>
      </w:pPr>
    </w:p>
    <w:p w:rsidR="002411B0" w:rsidRPr="00EE5594" w:rsidRDefault="002411B0" w:rsidP="00F307B3">
      <w:pPr>
        <w:pStyle w:val="DocTitle12pt"/>
      </w:pPr>
      <w:r w:rsidRPr="00EE5594">
        <w:t>List of Tables</w:t>
      </w:r>
    </w:p>
    <w:p w:rsidR="00FC00D8" w:rsidRPr="00EE08B3" w:rsidRDefault="008D3230">
      <w:pPr>
        <w:pStyle w:val="TableofFigures"/>
        <w:tabs>
          <w:tab w:val="right" w:leader="dot" w:pos="9350"/>
        </w:tabs>
        <w:rPr>
          <w:rFonts w:ascii="Calibri" w:hAnsi="Calibri"/>
          <w:noProof/>
          <w:sz w:val="22"/>
          <w:szCs w:val="22"/>
        </w:rPr>
      </w:pPr>
      <w:r>
        <w:fldChar w:fldCharType="begin"/>
      </w:r>
      <w:r>
        <w:instrText xml:space="preserve"> TOC \h \z \c "Table" </w:instrText>
      </w:r>
      <w:r>
        <w:fldChar w:fldCharType="separate"/>
      </w:r>
      <w:hyperlink w:anchor="_Toc444248950" w:history="1">
        <w:r w:rsidR="00FC00D8" w:rsidRPr="00C47699">
          <w:rPr>
            <w:rStyle w:val="Hyperlink"/>
            <w:noProof/>
          </w:rPr>
          <w:t>Table 1 - Revision Record</w:t>
        </w:r>
        <w:r w:rsidR="00FC00D8">
          <w:rPr>
            <w:noProof/>
            <w:webHidden/>
          </w:rPr>
          <w:tab/>
        </w:r>
        <w:r w:rsidR="00FC00D8">
          <w:rPr>
            <w:noProof/>
            <w:webHidden/>
          </w:rPr>
          <w:fldChar w:fldCharType="begin"/>
        </w:r>
        <w:r w:rsidR="00FC00D8">
          <w:rPr>
            <w:noProof/>
            <w:webHidden/>
          </w:rPr>
          <w:instrText xml:space="preserve"> PAGEREF _Toc444248950 \h </w:instrText>
        </w:r>
        <w:r w:rsidR="00FC00D8">
          <w:rPr>
            <w:noProof/>
            <w:webHidden/>
          </w:rPr>
        </w:r>
        <w:r w:rsidR="00FC00D8">
          <w:rPr>
            <w:noProof/>
            <w:webHidden/>
          </w:rPr>
          <w:fldChar w:fldCharType="separate"/>
        </w:r>
        <w:r w:rsidR="003363C0">
          <w:rPr>
            <w:noProof/>
            <w:webHidden/>
          </w:rPr>
          <w:t>1</w:t>
        </w:r>
        <w:r w:rsidR="00FC00D8">
          <w:rPr>
            <w:noProof/>
            <w:webHidden/>
          </w:rPr>
          <w:fldChar w:fldCharType="end"/>
        </w:r>
      </w:hyperlink>
    </w:p>
    <w:p w:rsidR="002411B0" w:rsidRDefault="008D3230" w:rsidP="00B32A95">
      <w:pPr>
        <w:pStyle w:val="BodyText"/>
      </w:pPr>
      <w:r>
        <w:rPr>
          <w:b/>
          <w:bCs w:val="0"/>
          <w:noProof/>
        </w:rPr>
        <w:fldChar w:fldCharType="end"/>
      </w:r>
    </w:p>
    <w:p w:rsidR="008A364F" w:rsidRDefault="008A364F" w:rsidP="00B32A95">
      <w:pPr>
        <w:pStyle w:val="BodyText"/>
      </w:pPr>
    </w:p>
    <w:p w:rsidR="002411B0" w:rsidRDefault="002411B0" w:rsidP="00F307B3">
      <w:pPr>
        <w:pStyle w:val="DocTitle12pt"/>
      </w:pPr>
      <w:r w:rsidRPr="00EE5594">
        <w:t>List of Figures</w:t>
      </w:r>
    </w:p>
    <w:p w:rsidR="00915E84" w:rsidRDefault="00915E84" w:rsidP="00F307B3">
      <w:pPr>
        <w:pStyle w:val="DocTitle12pt"/>
      </w:pPr>
    </w:p>
    <w:p w:rsidR="007B2102" w:rsidRPr="00EE08B3" w:rsidRDefault="00915E84">
      <w:pPr>
        <w:pStyle w:val="TableofFigures"/>
        <w:tabs>
          <w:tab w:val="right" w:leader="dot" w:pos="9350"/>
        </w:tabs>
        <w:rPr>
          <w:rFonts w:ascii="Calibri" w:hAnsi="Calibri"/>
          <w:noProof/>
          <w:sz w:val="22"/>
          <w:szCs w:val="22"/>
        </w:rPr>
      </w:pPr>
      <w:r>
        <w:rPr>
          <w:bCs/>
          <w:i/>
        </w:rPr>
        <w:fldChar w:fldCharType="begin"/>
      </w:r>
      <w:r>
        <w:rPr>
          <w:bCs/>
          <w:i/>
        </w:rPr>
        <w:instrText xml:space="preserve"> TOC \h \z \c "Figure" </w:instrText>
      </w:r>
      <w:r>
        <w:rPr>
          <w:bCs/>
          <w:i/>
        </w:rPr>
        <w:fldChar w:fldCharType="separate"/>
      </w:r>
      <w:hyperlink w:anchor="_Toc444246750" w:history="1">
        <w:r w:rsidR="007B2102" w:rsidRPr="002048B7">
          <w:rPr>
            <w:rStyle w:val="Hyperlink"/>
            <w:noProof/>
          </w:rPr>
          <w:t>Figure 1 - System Overview Diagram</w:t>
        </w:r>
        <w:r w:rsidR="007B2102">
          <w:rPr>
            <w:noProof/>
            <w:webHidden/>
          </w:rPr>
          <w:tab/>
        </w:r>
        <w:r w:rsidR="007B2102">
          <w:rPr>
            <w:noProof/>
            <w:webHidden/>
          </w:rPr>
          <w:fldChar w:fldCharType="begin"/>
        </w:r>
        <w:r w:rsidR="007B2102">
          <w:rPr>
            <w:noProof/>
            <w:webHidden/>
          </w:rPr>
          <w:instrText xml:space="preserve"> PAGEREF _Toc444246750 \h </w:instrText>
        </w:r>
        <w:r w:rsidR="007B2102">
          <w:rPr>
            <w:noProof/>
            <w:webHidden/>
          </w:rPr>
        </w:r>
        <w:r w:rsidR="007B2102">
          <w:rPr>
            <w:noProof/>
            <w:webHidden/>
          </w:rPr>
          <w:fldChar w:fldCharType="separate"/>
        </w:r>
        <w:r w:rsidR="003363C0">
          <w:rPr>
            <w:noProof/>
            <w:webHidden/>
          </w:rPr>
          <w:t>1</w:t>
        </w:r>
        <w:r w:rsidR="007B2102">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51" w:history="1">
        <w:r w:rsidRPr="002048B7">
          <w:rPr>
            <w:rStyle w:val="Hyperlink"/>
            <w:noProof/>
          </w:rPr>
          <w:t>Figure 2 - ReDa Results Example</w:t>
        </w:r>
        <w:r>
          <w:rPr>
            <w:noProof/>
            <w:webHidden/>
          </w:rPr>
          <w:tab/>
        </w:r>
        <w:r>
          <w:rPr>
            <w:noProof/>
            <w:webHidden/>
          </w:rPr>
          <w:fldChar w:fldCharType="begin"/>
        </w:r>
        <w:r>
          <w:rPr>
            <w:noProof/>
            <w:webHidden/>
          </w:rPr>
          <w:instrText xml:space="preserve"> PAGEREF _Toc444246751 \h </w:instrText>
        </w:r>
        <w:r>
          <w:rPr>
            <w:noProof/>
            <w:webHidden/>
          </w:rPr>
        </w:r>
        <w:r>
          <w:rPr>
            <w:noProof/>
            <w:webHidden/>
          </w:rPr>
          <w:fldChar w:fldCharType="separate"/>
        </w:r>
        <w:r w:rsidR="003363C0">
          <w:rPr>
            <w:noProof/>
            <w:webHidden/>
          </w:rPr>
          <w:t>5</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52" w:history="1">
        <w:r w:rsidRPr="002048B7">
          <w:rPr>
            <w:rStyle w:val="Hyperlink"/>
            <w:noProof/>
          </w:rPr>
          <w:t>Figure 3 - phpMyAdmin Integrated with ReDa</w:t>
        </w:r>
        <w:r>
          <w:rPr>
            <w:noProof/>
            <w:webHidden/>
          </w:rPr>
          <w:tab/>
        </w:r>
        <w:r>
          <w:rPr>
            <w:noProof/>
            <w:webHidden/>
          </w:rPr>
          <w:fldChar w:fldCharType="begin"/>
        </w:r>
        <w:r>
          <w:rPr>
            <w:noProof/>
            <w:webHidden/>
          </w:rPr>
          <w:instrText xml:space="preserve"> PAGEREF _Toc444246752 \h </w:instrText>
        </w:r>
        <w:r>
          <w:rPr>
            <w:noProof/>
            <w:webHidden/>
          </w:rPr>
        </w:r>
        <w:r>
          <w:rPr>
            <w:noProof/>
            <w:webHidden/>
          </w:rPr>
          <w:fldChar w:fldCharType="separate"/>
        </w:r>
        <w:r w:rsidR="003363C0">
          <w:rPr>
            <w:noProof/>
            <w:webHidden/>
          </w:rPr>
          <w:t>6</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53" w:history="1">
        <w:r w:rsidRPr="002048B7">
          <w:rPr>
            <w:rStyle w:val="Hyperlink"/>
            <w:noProof/>
          </w:rPr>
          <w:t>Figure 4 - ArcLight Automation for Map Bundles System Architecture Overview</w:t>
        </w:r>
        <w:r>
          <w:rPr>
            <w:noProof/>
            <w:webHidden/>
          </w:rPr>
          <w:tab/>
        </w:r>
        <w:r>
          <w:rPr>
            <w:noProof/>
            <w:webHidden/>
          </w:rPr>
          <w:fldChar w:fldCharType="begin"/>
        </w:r>
        <w:r>
          <w:rPr>
            <w:noProof/>
            <w:webHidden/>
          </w:rPr>
          <w:instrText xml:space="preserve"> PAGEREF _Toc444246753 \h </w:instrText>
        </w:r>
        <w:r>
          <w:rPr>
            <w:noProof/>
            <w:webHidden/>
          </w:rPr>
        </w:r>
        <w:r>
          <w:rPr>
            <w:noProof/>
            <w:webHidden/>
          </w:rPr>
          <w:fldChar w:fldCharType="separate"/>
        </w:r>
        <w:r w:rsidR="003363C0">
          <w:rPr>
            <w:noProof/>
            <w:webHidden/>
          </w:rPr>
          <w:t>7</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54" w:history="1">
        <w:r w:rsidRPr="002048B7">
          <w:rPr>
            <w:rStyle w:val="Hyperlink"/>
            <w:noProof/>
          </w:rPr>
          <w:t>Figure 5 - ArcLight CSCI Components Interaction</w:t>
        </w:r>
        <w:r>
          <w:rPr>
            <w:noProof/>
            <w:webHidden/>
          </w:rPr>
          <w:tab/>
        </w:r>
        <w:r>
          <w:rPr>
            <w:noProof/>
            <w:webHidden/>
          </w:rPr>
          <w:fldChar w:fldCharType="begin"/>
        </w:r>
        <w:r>
          <w:rPr>
            <w:noProof/>
            <w:webHidden/>
          </w:rPr>
          <w:instrText xml:space="preserve"> PAGEREF _Toc444246754 \h </w:instrText>
        </w:r>
        <w:r>
          <w:rPr>
            <w:noProof/>
            <w:webHidden/>
          </w:rPr>
        </w:r>
        <w:r>
          <w:rPr>
            <w:noProof/>
            <w:webHidden/>
          </w:rPr>
          <w:fldChar w:fldCharType="separate"/>
        </w:r>
        <w:r w:rsidR="003363C0">
          <w:rPr>
            <w:noProof/>
            <w:webHidden/>
          </w:rPr>
          <w:t>8</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55" w:history="1">
        <w:r w:rsidRPr="002048B7">
          <w:rPr>
            <w:rStyle w:val="Hyperlink"/>
            <w:noProof/>
          </w:rPr>
          <w:t>Figure 6 - ArcLight Automation Trickle Test Use Case</w:t>
        </w:r>
        <w:r>
          <w:rPr>
            <w:noProof/>
            <w:webHidden/>
          </w:rPr>
          <w:tab/>
        </w:r>
        <w:r>
          <w:rPr>
            <w:noProof/>
            <w:webHidden/>
          </w:rPr>
          <w:fldChar w:fldCharType="begin"/>
        </w:r>
        <w:r>
          <w:rPr>
            <w:noProof/>
            <w:webHidden/>
          </w:rPr>
          <w:instrText xml:space="preserve"> PAGEREF _Toc444246755 \h </w:instrText>
        </w:r>
        <w:r>
          <w:rPr>
            <w:noProof/>
            <w:webHidden/>
          </w:rPr>
        </w:r>
        <w:r>
          <w:rPr>
            <w:noProof/>
            <w:webHidden/>
          </w:rPr>
          <w:fldChar w:fldCharType="separate"/>
        </w:r>
        <w:r w:rsidR="003363C0">
          <w:rPr>
            <w:noProof/>
            <w:webHidden/>
          </w:rPr>
          <w:t>10</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56" w:history="1">
        <w:r w:rsidRPr="002048B7">
          <w:rPr>
            <w:rStyle w:val="Hyperlink"/>
            <w:noProof/>
          </w:rPr>
          <w:t>Figure 7 - Terminal Syslog Analysis</w:t>
        </w:r>
        <w:r>
          <w:rPr>
            <w:noProof/>
            <w:webHidden/>
          </w:rPr>
          <w:tab/>
        </w:r>
        <w:r>
          <w:rPr>
            <w:noProof/>
            <w:webHidden/>
          </w:rPr>
          <w:fldChar w:fldCharType="begin"/>
        </w:r>
        <w:r>
          <w:rPr>
            <w:noProof/>
            <w:webHidden/>
          </w:rPr>
          <w:instrText xml:space="preserve"> PAGEREF _Toc444246756 \h </w:instrText>
        </w:r>
        <w:r>
          <w:rPr>
            <w:noProof/>
            <w:webHidden/>
          </w:rPr>
        </w:r>
        <w:r>
          <w:rPr>
            <w:noProof/>
            <w:webHidden/>
          </w:rPr>
          <w:fldChar w:fldCharType="separate"/>
        </w:r>
        <w:r w:rsidR="003363C0">
          <w:rPr>
            <w:noProof/>
            <w:webHidden/>
          </w:rPr>
          <w:t>11</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57" w:history="1">
        <w:r w:rsidRPr="002048B7">
          <w:rPr>
            <w:rStyle w:val="Hyperlink"/>
            <w:noProof/>
          </w:rPr>
          <w:t>Figure 8 - Terminal Status Analysis</w:t>
        </w:r>
        <w:r>
          <w:rPr>
            <w:noProof/>
            <w:webHidden/>
          </w:rPr>
          <w:tab/>
        </w:r>
        <w:r>
          <w:rPr>
            <w:noProof/>
            <w:webHidden/>
          </w:rPr>
          <w:fldChar w:fldCharType="begin"/>
        </w:r>
        <w:r>
          <w:rPr>
            <w:noProof/>
            <w:webHidden/>
          </w:rPr>
          <w:instrText xml:space="preserve"> PAGEREF _Toc444246757 \h </w:instrText>
        </w:r>
        <w:r>
          <w:rPr>
            <w:noProof/>
            <w:webHidden/>
          </w:rPr>
        </w:r>
        <w:r>
          <w:rPr>
            <w:noProof/>
            <w:webHidden/>
          </w:rPr>
          <w:fldChar w:fldCharType="separate"/>
        </w:r>
        <w:r w:rsidR="003363C0">
          <w:rPr>
            <w:noProof/>
            <w:webHidden/>
          </w:rPr>
          <w:t>11</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58" w:history="1">
        <w:r w:rsidRPr="002048B7">
          <w:rPr>
            <w:rStyle w:val="Hyperlink"/>
            <w:noProof/>
          </w:rPr>
          <w:t>Figure 9 - Homepage</w:t>
        </w:r>
        <w:r>
          <w:rPr>
            <w:noProof/>
            <w:webHidden/>
          </w:rPr>
          <w:tab/>
        </w:r>
        <w:r>
          <w:rPr>
            <w:noProof/>
            <w:webHidden/>
          </w:rPr>
          <w:fldChar w:fldCharType="begin"/>
        </w:r>
        <w:r>
          <w:rPr>
            <w:noProof/>
            <w:webHidden/>
          </w:rPr>
          <w:instrText xml:space="preserve"> PAGEREF _Toc444246758 \h </w:instrText>
        </w:r>
        <w:r>
          <w:rPr>
            <w:noProof/>
            <w:webHidden/>
          </w:rPr>
        </w:r>
        <w:r>
          <w:rPr>
            <w:noProof/>
            <w:webHidden/>
          </w:rPr>
          <w:fldChar w:fldCharType="separate"/>
        </w:r>
        <w:r w:rsidR="003363C0">
          <w:rPr>
            <w:noProof/>
            <w:webHidden/>
          </w:rPr>
          <w:t>13</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59" w:history="1">
        <w:r w:rsidRPr="002048B7">
          <w:rPr>
            <w:rStyle w:val="Hyperlink"/>
            <w:noProof/>
          </w:rPr>
          <w:t>Figure 10 - Test Launch Screen</w:t>
        </w:r>
        <w:r>
          <w:rPr>
            <w:noProof/>
            <w:webHidden/>
          </w:rPr>
          <w:tab/>
        </w:r>
        <w:r>
          <w:rPr>
            <w:noProof/>
            <w:webHidden/>
          </w:rPr>
          <w:fldChar w:fldCharType="begin"/>
        </w:r>
        <w:r>
          <w:rPr>
            <w:noProof/>
            <w:webHidden/>
          </w:rPr>
          <w:instrText xml:space="preserve"> PAGEREF _Toc444246759 \h </w:instrText>
        </w:r>
        <w:r>
          <w:rPr>
            <w:noProof/>
            <w:webHidden/>
          </w:rPr>
        </w:r>
        <w:r>
          <w:rPr>
            <w:noProof/>
            <w:webHidden/>
          </w:rPr>
          <w:fldChar w:fldCharType="separate"/>
        </w:r>
        <w:r w:rsidR="003363C0">
          <w:rPr>
            <w:noProof/>
            <w:webHidden/>
          </w:rPr>
          <w:t>13</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60" w:history="1">
        <w:r w:rsidRPr="002048B7">
          <w:rPr>
            <w:rStyle w:val="Hyperlink"/>
            <w:noProof/>
          </w:rPr>
          <w:t>Figure 11 - Test Results Screen</w:t>
        </w:r>
        <w:r>
          <w:rPr>
            <w:noProof/>
            <w:webHidden/>
          </w:rPr>
          <w:tab/>
        </w:r>
        <w:r>
          <w:rPr>
            <w:noProof/>
            <w:webHidden/>
          </w:rPr>
          <w:fldChar w:fldCharType="begin"/>
        </w:r>
        <w:r>
          <w:rPr>
            <w:noProof/>
            <w:webHidden/>
          </w:rPr>
          <w:instrText xml:space="preserve"> PAGEREF _Toc444246760 \h </w:instrText>
        </w:r>
        <w:r>
          <w:rPr>
            <w:noProof/>
            <w:webHidden/>
          </w:rPr>
        </w:r>
        <w:r>
          <w:rPr>
            <w:noProof/>
            <w:webHidden/>
          </w:rPr>
          <w:fldChar w:fldCharType="separate"/>
        </w:r>
        <w:r w:rsidR="003363C0">
          <w:rPr>
            <w:noProof/>
            <w:webHidden/>
          </w:rPr>
          <w:t>14</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61" w:history="1">
        <w:r w:rsidRPr="002048B7">
          <w:rPr>
            <w:rStyle w:val="Hyperlink"/>
            <w:noProof/>
          </w:rPr>
          <w:t>Figure 12 - Test Results Detail</w:t>
        </w:r>
        <w:r>
          <w:rPr>
            <w:noProof/>
            <w:webHidden/>
          </w:rPr>
          <w:tab/>
        </w:r>
        <w:r>
          <w:rPr>
            <w:noProof/>
            <w:webHidden/>
          </w:rPr>
          <w:fldChar w:fldCharType="begin"/>
        </w:r>
        <w:r>
          <w:rPr>
            <w:noProof/>
            <w:webHidden/>
          </w:rPr>
          <w:instrText xml:space="preserve"> PAGEREF _Toc444246761 \h </w:instrText>
        </w:r>
        <w:r>
          <w:rPr>
            <w:noProof/>
            <w:webHidden/>
          </w:rPr>
        </w:r>
        <w:r>
          <w:rPr>
            <w:noProof/>
            <w:webHidden/>
          </w:rPr>
          <w:fldChar w:fldCharType="separate"/>
        </w:r>
        <w:r w:rsidR="003363C0">
          <w:rPr>
            <w:noProof/>
            <w:webHidden/>
          </w:rPr>
          <w:t>14</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62" w:history="1">
        <w:r w:rsidRPr="002048B7">
          <w:rPr>
            <w:rStyle w:val="Hyperlink"/>
            <w:noProof/>
          </w:rPr>
          <w:t>Figure 13 - Test Results Status Database Export</w:t>
        </w:r>
        <w:r>
          <w:rPr>
            <w:noProof/>
            <w:webHidden/>
          </w:rPr>
          <w:tab/>
        </w:r>
        <w:r>
          <w:rPr>
            <w:noProof/>
            <w:webHidden/>
          </w:rPr>
          <w:fldChar w:fldCharType="begin"/>
        </w:r>
        <w:r>
          <w:rPr>
            <w:noProof/>
            <w:webHidden/>
          </w:rPr>
          <w:instrText xml:space="preserve"> PAGEREF _Toc444246762 \h </w:instrText>
        </w:r>
        <w:r>
          <w:rPr>
            <w:noProof/>
            <w:webHidden/>
          </w:rPr>
        </w:r>
        <w:r>
          <w:rPr>
            <w:noProof/>
            <w:webHidden/>
          </w:rPr>
          <w:fldChar w:fldCharType="separate"/>
        </w:r>
        <w:r w:rsidR="003363C0">
          <w:rPr>
            <w:noProof/>
            <w:webHidden/>
          </w:rPr>
          <w:t>15</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63" w:history="1">
        <w:r w:rsidRPr="002048B7">
          <w:rPr>
            <w:rStyle w:val="Hyperlink"/>
            <w:noProof/>
          </w:rPr>
          <w:t>Figure 14 - Configuration Screen</w:t>
        </w:r>
        <w:r>
          <w:rPr>
            <w:noProof/>
            <w:webHidden/>
          </w:rPr>
          <w:tab/>
        </w:r>
        <w:r>
          <w:rPr>
            <w:noProof/>
            <w:webHidden/>
          </w:rPr>
          <w:fldChar w:fldCharType="begin"/>
        </w:r>
        <w:r>
          <w:rPr>
            <w:noProof/>
            <w:webHidden/>
          </w:rPr>
          <w:instrText xml:space="preserve"> PAGEREF _Toc444246763 \h </w:instrText>
        </w:r>
        <w:r>
          <w:rPr>
            <w:noProof/>
            <w:webHidden/>
          </w:rPr>
        </w:r>
        <w:r>
          <w:rPr>
            <w:noProof/>
            <w:webHidden/>
          </w:rPr>
          <w:fldChar w:fldCharType="separate"/>
        </w:r>
        <w:r w:rsidR="003363C0">
          <w:rPr>
            <w:noProof/>
            <w:webHidden/>
          </w:rPr>
          <w:t>15</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64" w:history="1">
        <w:r w:rsidRPr="002048B7">
          <w:rPr>
            <w:rStyle w:val="Hyperlink"/>
            <w:noProof/>
          </w:rPr>
          <w:t>Figure 15 - Automation Tuning Configuration Screen</w:t>
        </w:r>
        <w:r>
          <w:rPr>
            <w:noProof/>
            <w:webHidden/>
          </w:rPr>
          <w:tab/>
        </w:r>
        <w:r>
          <w:rPr>
            <w:noProof/>
            <w:webHidden/>
          </w:rPr>
          <w:fldChar w:fldCharType="begin"/>
        </w:r>
        <w:r>
          <w:rPr>
            <w:noProof/>
            <w:webHidden/>
          </w:rPr>
          <w:instrText xml:space="preserve"> PAGEREF _Toc444246764 \h </w:instrText>
        </w:r>
        <w:r>
          <w:rPr>
            <w:noProof/>
            <w:webHidden/>
          </w:rPr>
        </w:r>
        <w:r>
          <w:rPr>
            <w:noProof/>
            <w:webHidden/>
          </w:rPr>
          <w:fldChar w:fldCharType="separate"/>
        </w:r>
        <w:r w:rsidR="003363C0">
          <w:rPr>
            <w:noProof/>
            <w:webHidden/>
          </w:rPr>
          <w:t>16</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65" w:history="1">
        <w:r w:rsidRPr="002048B7">
          <w:rPr>
            <w:rStyle w:val="Hyperlink"/>
            <w:noProof/>
          </w:rPr>
          <w:t>Figure 16 - Automation Test Utilities Screen</w:t>
        </w:r>
        <w:r>
          <w:rPr>
            <w:noProof/>
            <w:webHidden/>
          </w:rPr>
          <w:tab/>
        </w:r>
        <w:r>
          <w:rPr>
            <w:noProof/>
            <w:webHidden/>
          </w:rPr>
          <w:fldChar w:fldCharType="begin"/>
        </w:r>
        <w:r>
          <w:rPr>
            <w:noProof/>
            <w:webHidden/>
          </w:rPr>
          <w:instrText xml:space="preserve"> PAGEREF _Toc444246765 \h </w:instrText>
        </w:r>
        <w:r>
          <w:rPr>
            <w:noProof/>
            <w:webHidden/>
          </w:rPr>
        </w:r>
        <w:r>
          <w:rPr>
            <w:noProof/>
            <w:webHidden/>
          </w:rPr>
          <w:fldChar w:fldCharType="separate"/>
        </w:r>
        <w:r w:rsidR="003363C0">
          <w:rPr>
            <w:noProof/>
            <w:webHidden/>
          </w:rPr>
          <w:t>16</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66" w:history="1">
        <w:r w:rsidRPr="002048B7">
          <w:rPr>
            <w:rStyle w:val="Hyperlink"/>
            <w:noProof/>
          </w:rPr>
          <w:t>Figure 17 - Database Tables</w:t>
        </w:r>
        <w:r>
          <w:rPr>
            <w:noProof/>
            <w:webHidden/>
          </w:rPr>
          <w:tab/>
        </w:r>
        <w:r>
          <w:rPr>
            <w:noProof/>
            <w:webHidden/>
          </w:rPr>
          <w:fldChar w:fldCharType="begin"/>
        </w:r>
        <w:r>
          <w:rPr>
            <w:noProof/>
            <w:webHidden/>
          </w:rPr>
          <w:instrText xml:space="preserve"> PAGEREF _Toc444246766 \h </w:instrText>
        </w:r>
        <w:r>
          <w:rPr>
            <w:noProof/>
            <w:webHidden/>
          </w:rPr>
        </w:r>
        <w:r>
          <w:rPr>
            <w:noProof/>
            <w:webHidden/>
          </w:rPr>
          <w:fldChar w:fldCharType="separate"/>
        </w:r>
        <w:r w:rsidR="003363C0">
          <w:rPr>
            <w:noProof/>
            <w:webHidden/>
          </w:rPr>
          <w:t>34</w:t>
        </w:r>
        <w:r>
          <w:rPr>
            <w:noProof/>
            <w:webHidden/>
          </w:rPr>
          <w:fldChar w:fldCharType="end"/>
        </w:r>
      </w:hyperlink>
    </w:p>
    <w:p w:rsidR="007B2102" w:rsidRPr="00EE08B3" w:rsidRDefault="007B2102">
      <w:pPr>
        <w:pStyle w:val="TableofFigures"/>
        <w:tabs>
          <w:tab w:val="right" w:leader="dot" w:pos="9350"/>
        </w:tabs>
        <w:rPr>
          <w:rFonts w:ascii="Calibri" w:hAnsi="Calibri"/>
          <w:noProof/>
          <w:sz w:val="22"/>
          <w:szCs w:val="22"/>
        </w:rPr>
      </w:pPr>
      <w:hyperlink w:anchor="_Toc444246767" w:history="1">
        <w:r w:rsidRPr="002048B7">
          <w:rPr>
            <w:rStyle w:val="Hyperlink"/>
            <w:noProof/>
          </w:rPr>
          <w:t>Figure 18- NLG Poller Architecture</w:t>
        </w:r>
        <w:r>
          <w:rPr>
            <w:noProof/>
            <w:webHidden/>
          </w:rPr>
          <w:tab/>
        </w:r>
        <w:r>
          <w:rPr>
            <w:noProof/>
            <w:webHidden/>
          </w:rPr>
          <w:fldChar w:fldCharType="begin"/>
        </w:r>
        <w:r>
          <w:rPr>
            <w:noProof/>
            <w:webHidden/>
          </w:rPr>
          <w:instrText xml:space="preserve"> PAGEREF _Toc444246767 \h </w:instrText>
        </w:r>
        <w:r>
          <w:rPr>
            <w:noProof/>
            <w:webHidden/>
          </w:rPr>
        </w:r>
        <w:r>
          <w:rPr>
            <w:noProof/>
            <w:webHidden/>
          </w:rPr>
          <w:fldChar w:fldCharType="separate"/>
        </w:r>
        <w:r w:rsidR="003363C0">
          <w:rPr>
            <w:noProof/>
            <w:webHidden/>
          </w:rPr>
          <w:t>57</w:t>
        </w:r>
        <w:r>
          <w:rPr>
            <w:noProof/>
            <w:webHidden/>
          </w:rPr>
          <w:fldChar w:fldCharType="end"/>
        </w:r>
      </w:hyperlink>
    </w:p>
    <w:p w:rsidR="00100D4B" w:rsidRPr="006F2DDC" w:rsidDel="00683459" w:rsidRDefault="00100D4B">
      <w:pPr>
        <w:pStyle w:val="TableofFigures"/>
        <w:tabs>
          <w:tab w:val="right" w:leader="dot" w:pos="9350"/>
        </w:tabs>
        <w:rPr>
          <w:del w:id="27" w:author="Wolff, Michael" w:date="2016-02-24T17:05:00Z"/>
          <w:rFonts w:ascii="Calibri" w:hAnsi="Calibri"/>
          <w:noProof/>
          <w:sz w:val="22"/>
          <w:szCs w:val="22"/>
        </w:rPr>
      </w:pPr>
    </w:p>
    <w:p w:rsidR="0020301A" w:rsidRPr="0020301A" w:rsidRDefault="00915E84" w:rsidP="0020301A">
      <w:pPr>
        <w:pStyle w:val="BlueText"/>
        <w:jc w:val="center"/>
        <w:rPr>
          <w:iCs/>
        </w:rPr>
      </w:pPr>
      <w:r>
        <w:rPr>
          <w:bCs w:val="0"/>
          <w:i w:val="0"/>
          <w:color w:val="auto"/>
        </w:rPr>
        <w:fldChar w:fldCharType="end"/>
      </w:r>
    </w:p>
    <w:p w:rsidR="002411B0" w:rsidRDefault="002411B0" w:rsidP="00B32A95">
      <w:pPr>
        <w:pStyle w:val="BodyText"/>
      </w:pPr>
    </w:p>
    <w:p w:rsidR="002411B0" w:rsidRDefault="002411B0" w:rsidP="00B32A95">
      <w:pPr>
        <w:pStyle w:val="BodyText"/>
      </w:pPr>
    </w:p>
    <w:p w:rsidR="002411B0" w:rsidRDefault="002411B0" w:rsidP="00B32A95">
      <w:pPr>
        <w:pStyle w:val="BodyText"/>
      </w:pPr>
    </w:p>
    <w:p w:rsidR="002411B0" w:rsidRDefault="002411B0" w:rsidP="00B32A95">
      <w:pPr>
        <w:pStyle w:val="BodyText"/>
      </w:pPr>
    </w:p>
    <w:p w:rsidR="00CB581B" w:rsidRDefault="00CB581B" w:rsidP="00B32A95">
      <w:pPr>
        <w:pStyle w:val="BodyText"/>
      </w:pPr>
    </w:p>
    <w:p w:rsidR="002411B0" w:rsidRDefault="002411B0" w:rsidP="00B32A95">
      <w:pPr>
        <w:pStyle w:val="BodyText"/>
        <w:sectPr w:rsidR="002411B0" w:rsidSect="00A23BB7">
          <w:pgSz w:w="12240" w:h="15840"/>
          <w:pgMar w:top="1440" w:right="1440" w:bottom="1440" w:left="1440" w:header="720" w:footer="720" w:gutter="0"/>
          <w:cols w:space="720"/>
          <w:docGrid w:linePitch="360"/>
        </w:sectPr>
      </w:pPr>
    </w:p>
    <w:p w:rsidR="00FE26FD" w:rsidRDefault="00FE26FD" w:rsidP="00FB19D9">
      <w:pPr>
        <w:pStyle w:val="Heading1"/>
      </w:pPr>
      <w:bookmarkStart w:id="28" w:name="_Toc176683108"/>
      <w:bookmarkStart w:id="29" w:name="_Toc177358549"/>
      <w:bookmarkStart w:id="30" w:name="_Toc177358773"/>
      <w:bookmarkStart w:id="31" w:name="_Toc177360021"/>
      <w:bookmarkStart w:id="32" w:name="_Toc177360826"/>
      <w:bookmarkStart w:id="33" w:name="_Toc177362763"/>
      <w:bookmarkStart w:id="34" w:name="_Toc444246704"/>
      <w:r>
        <w:lastRenderedPageBreak/>
        <w:t>Scope</w:t>
      </w:r>
      <w:bookmarkEnd w:id="28"/>
      <w:bookmarkEnd w:id="29"/>
      <w:bookmarkEnd w:id="30"/>
      <w:bookmarkEnd w:id="31"/>
      <w:bookmarkEnd w:id="32"/>
      <w:bookmarkEnd w:id="33"/>
      <w:bookmarkEnd w:id="34"/>
    </w:p>
    <w:p w:rsidR="00FE26FD" w:rsidRDefault="00FE26FD" w:rsidP="00F307B3">
      <w:pPr>
        <w:pStyle w:val="Heading2"/>
      </w:pPr>
      <w:bookmarkStart w:id="35" w:name="_Toc176683109"/>
      <w:bookmarkStart w:id="36" w:name="_Toc177358550"/>
      <w:bookmarkStart w:id="37" w:name="_Toc177358774"/>
      <w:bookmarkStart w:id="38" w:name="_Toc177360022"/>
      <w:bookmarkStart w:id="39" w:name="_Toc177360827"/>
      <w:bookmarkStart w:id="40" w:name="_Toc177362764"/>
      <w:bookmarkStart w:id="41" w:name="_Toc444246705"/>
      <w:r>
        <w:t>Identification</w:t>
      </w:r>
      <w:bookmarkEnd w:id="35"/>
      <w:bookmarkEnd w:id="36"/>
      <w:bookmarkEnd w:id="37"/>
      <w:bookmarkEnd w:id="38"/>
      <w:bookmarkEnd w:id="39"/>
      <w:bookmarkEnd w:id="40"/>
      <w:bookmarkEnd w:id="41"/>
    </w:p>
    <w:p w:rsidR="00EC098E" w:rsidRDefault="00EC098E" w:rsidP="00EC098E">
      <w:bookmarkStart w:id="42" w:name="_Toc176683110"/>
      <w:r>
        <w:t>This document is the Software Design Description (SDD) for the</w:t>
      </w:r>
      <w:r w:rsidR="00E5399B">
        <w:t xml:space="preserve"> Test Automation Subsystem Software</w:t>
      </w:r>
      <w:r>
        <w:t xml:space="preserve"> Product Configuration Item</w:t>
      </w:r>
      <w:r w:rsidR="00E5399B">
        <w:t>s</w:t>
      </w:r>
      <w:r>
        <w:t xml:space="preserve"> (</w:t>
      </w:r>
      <w:r w:rsidR="00FB0496">
        <w:t>CSCI</w:t>
      </w:r>
      <w:r>
        <w:t>)</w:t>
      </w:r>
      <w:r w:rsidR="00471EED">
        <w:t xml:space="preserve">, </w:t>
      </w:r>
      <w:r>
        <w:t xml:space="preserve">product number </w:t>
      </w:r>
      <w:r w:rsidR="00A13817">
        <w:t>[TBR]</w:t>
      </w:r>
      <w:r>
        <w:t>, developed for the</w:t>
      </w:r>
      <w:r w:rsidR="00E5399B">
        <w:t xml:space="preserve"> ArcLight</w:t>
      </w:r>
      <w:r>
        <w:t xml:space="preserve"> program.  This document describes the </w:t>
      </w:r>
      <w:r w:rsidR="00A13817">
        <w:t xml:space="preserve">detailed </w:t>
      </w:r>
      <w:r>
        <w:t>design for th</w:t>
      </w:r>
      <w:r w:rsidR="00E5399B">
        <w:t xml:space="preserve">e </w:t>
      </w:r>
      <w:r w:rsidR="00A13817">
        <w:t>design</w:t>
      </w:r>
      <w:r w:rsidR="00E5399B">
        <w:t xml:space="preserve"> specified in the ArcLight Automation Testing SSDD</w:t>
      </w:r>
      <w:r w:rsidR="009C0F46">
        <w:t>.</w:t>
      </w:r>
      <w:r>
        <w:t xml:space="preserve"> </w:t>
      </w:r>
      <w:r w:rsidR="009C0F46">
        <w:t xml:space="preserve">The initial rollout of this automation tool supported </w:t>
      </w:r>
      <w:r w:rsidR="00E5399B">
        <w:t>Automation for Map Bundles Testing</w:t>
      </w:r>
      <w:r>
        <w:t>.</w:t>
      </w:r>
      <w:ins w:id="43" w:author="Wolff, Michael" w:date="2016-02-26T10:14:00Z">
        <w:r w:rsidR="008D3230">
          <w:t xml:space="preserve"> </w:t>
        </w:r>
      </w:ins>
      <w:r w:rsidR="009C0F46">
        <w:t xml:space="preserve">Phase 2a </w:t>
      </w:r>
      <w:del w:id="44" w:author="Wolff, Michael" w:date="2016-02-26T10:14:00Z">
        <w:r w:rsidR="009C0F46" w:rsidDel="008D3230">
          <w:delText xml:space="preserve">is to </w:delText>
        </w:r>
      </w:del>
      <w:r w:rsidR="00BE473A">
        <w:t>provide</w:t>
      </w:r>
      <w:ins w:id="45" w:author="Wolff, Michael" w:date="2016-02-26T10:14:00Z">
        <w:r w:rsidR="008D3230">
          <w:t>d</w:t>
        </w:r>
      </w:ins>
      <w:r w:rsidR="009C0F46">
        <w:t xml:space="preserve"> </w:t>
      </w:r>
      <w:r w:rsidR="00BE473A">
        <w:t xml:space="preserve">automated data collection </w:t>
      </w:r>
      <w:r w:rsidR="009C0F46">
        <w:t xml:space="preserve">features for </w:t>
      </w:r>
      <w:r w:rsidR="00013FF1">
        <w:t xml:space="preserve">VMT Status at Terminal and NMSPM associated with </w:t>
      </w:r>
      <w:r w:rsidR="009C0F46">
        <w:t xml:space="preserve">Network Login </w:t>
      </w:r>
      <w:r w:rsidR="00BE473A">
        <w:t xml:space="preserve">(“NLG”) and other </w:t>
      </w:r>
      <w:r w:rsidR="009C0F46">
        <w:t>testing.</w:t>
      </w:r>
      <w:r w:rsidR="00BE473A">
        <w:t xml:space="preserve"> </w:t>
      </w:r>
      <w:r w:rsidR="003327A7">
        <w:t xml:space="preserve">The data collected, some of which is post-processed, is organized into CSV files that may be imported into Excel and </w:t>
      </w:r>
      <w:r w:rsidR="00BE473A">
        <w:t xml:space="preserve">used </w:t>
      </w:r>
      <w:r w:rsidR="003327A7">
        <w:t xml:space="preserve">for </w:t>
      </w:r>
      <w:r w:rsidR="00BE473A">
        <w:t>analysis.</w:t>
      </w:r>
      <w:ins w:id="46" w:author="Wolff, Michael" w:date="2016-02-26T10:13:00Z">
        <w:r w:rsidR="008D3230">
          <w:t xml:space="preserve"> </w:t>
        </w:r>
      </w:ins>
      <w:ins w:id="47" w:author="Wolff, Michael" w:date="2016-02-26T10:14:00Z">
        <w:r w:rsidR="008D3230">
          <w:t>Phase 2b provided initial connectivity with the ReDa webpages and underlying MySQL support.</w:t>
        </w:r>
      </w:ins>
    </w:p>
    <w:p w:rsidR="00595340" w:rsidRDefault="00595340" w:rsidP="00EC098E"/>
    <w:p w:rsidR="00595340" w:rsidRDefault="00595340" w:rsidP="00EC098E">
      <w:r>
        <w:t xml:space="preserve">This document is maintained in Perforce location </w:t>
      </w:r>
      <w:r w:rsidRPr="00595340">
        <w:t>//Arclight/ArcLight/AcceptanceTest</w:t>
      </w:r>
      <w:r>
        <w:t xml:space="preserve"> </w:t>
      </w:r>
      <w:r w:rsidRPr="00595340">
        <w:t>/Automation/</w:t>
      </w:r>
      <w:r>
        <w:t xml:space="preserve"> </w:t>
      </w:r>
      <w:r w:rsidRPr="00595340">
        <w:t>MapTesting/Docs/AL_Automation_SDD.docx</w:t>
      </w:r>
    </w:p>
    <w:p w:rsidR="00FE26FD" w:rsidRDefault="00FE26FD" w:rsidP="00F307B3">
      <w:pPr>
        <w:pStyle w:val="Heading2"/>
      </w:pPr>
      <w:bookmarkStart w:id="48" w:name="_Toc177358551"/>
      <w:bookmarkStart w:id="49" w:name="_Toc177358775"/>
      <w:bookmarkStart w:id="50" w:name="_Toc177360023"/>
      <w:bookmarkStart w:id="51" w:name="_Toc177360828"/>
      <w:bookmarkStart w:id="52" w:name="_Toc177362765"/>
      <w:bookmarkStart w:id="53" w:name="_Ref419964328"/>
      <w:bookmarkStart w:id="54" w:name="_Ref419964335"/>
      <w:bookmarkStart w:id="55" w:name="_Toc444246706"/>
      <w:r>
        <w:t>Sys</w:t>
      </w:r>
      <w:r w:rsidR="0045788D">
        <w:t>tem O</w:t>
      </w:r>
      <w:r>
        <w:t>verview</w:t>
      </w:r>
      <w:bookmarkEnd w:id="42"/>
      <w:bookmarkEnd w:id="48"/>
      <w:bookmarkEnd w:id="49"/>
      <w:bookmarkEnd w:id="50"/>
      <w:bookmarkEnd w:id="51"/>
      <w:bookmarkEnd w:id="52"/>
      <w:bookmarkEnd w:id="53"/>
      <w:bookmarkEnd w:id="54"/>
      <w:bookmarkEnd w:id="55"/>
    </w:p>
    <w:p w:rsidR="00263702" w:rsidRPr="00263702" w:rsidRDefault="00263702" w:rsidP="00263702">
      <w:pPr>
        <w:spacing w:before="120"/>
        <w:rPr>
          <w:color w:val="000000"/>
        </w:rPr>
      </w:pPr>
      <w:bookmarkStart w:id="56" w:name="_Toc176683111"/>
      <w:r>
        <w:rPr>
          <w:color w:val="000000"/>
        </w:rPr>
        <w:t xml:space="preserve">The </w:t>
      </w:r>
      <w:r w:rsidRPr="00263702">
        <w:rPr>
          <w:color w:val="000000"/>
        </w:rPr>
        <w:t xml:space="preserve">Test Automation Subsystem </w:t>
      </w:r>
      <w:r w:rsidR="00D6741D">
        <w:rPr>
          <w:color w:val="000000"/>
        </w:rPr>
        <w:t>will control</w:t>
      </w:r>
      <w:r w:rsidRPr="00263702">
        <w:rPr>
          <w:color w:val="000000"/>
        </w:rPr>
        <w:t xml:space="preserve"> Test Equipment and </w:t>
      </w:r>
      <w:r>
        <w:rPr>
          <w:color w:val="000000"/>
        </w:rPr>
        <w:t xml:space="preserve">the ArcLight </w:t>
      </w:r>
      <w:r w:rsidRPr="00263702">
        <w:rPr>
          <w:color w:val="000000"/>
        </w:rPr>
        <w:t>Unit Under Test</w:t>
      </w:r>
      <w:r>
        <w:rPr>
          <w:color w:val="000000"/>
        </w:rPr>
        <w:t xml:space="preserve"> to provide integrated automated/</w:t>
      </w:r>
      <w:r w:rsidRPr="00263702">
        <w:rPr>
          <w:color w:val="000000"/>
        </w:rPr>
        <w:t>repeatable reg</w:t>
      </w:r>
      <w:r>
        <w:rPr>
          <w:color w:val="000000"/>
        </w:rPr>
        <w:t xml:space="preserve">ression testing for Map Bundles, specifically </w:t>
      </w:r>
      <w:r w:rsidRPr="00263702">
        <w:rPr>
          <w:color w:val="000000"/>
        </w:rPr>
        <w:t>Trickle Download of Map Bundles Verification</w:t>
      </w:r>
      <w:r>
        <w:rPr>
          <w:color w:val="000000"/>
        </w:rPr>
        <w:t xml:space="preserve">, </w:t>
      </w:r>
      <w:r w:rsidRPr="00263702">
        <w:rPr>
          <w:color w:val="000000"/>
        </w:rPr>
        <w:t>Map Bundle Upload via Terminal Webpage Verification</w:t>
      </w:r>
      <w:r>
        <w:rPr>
          <w:color w:val="000000"/>
        </w:rPr>
        <w:t xml:space="preserve">, </w:t>
      </w:r>
      <w:r w:rsidRPr="00263702">
        <w:rPr>
          <w:color w:val="000000"/>
        </w:rPr>
        <w:t>Precedence Verification of Map Bundles</w:t>
      </w:r>
      <w:r>
        <w:rPr>
          <w:color w:val="000000"/>
        </w:rPr>
        <w:t xml:space="preserve"> and </w:t>
      </w:r>
      <w:r w:rsidRPr="00263702">
        <w:rPr>
          <w:color w:val="000000"/>
        </w:rPr>
        <w:t>Forward Link Lock Verification of Map Bundles</w:t>
      </w:r>
      <w:r>
        <w:rPr>
          <w:color w:val="000000"/>
        </w:rPr>
        <w:t>.</w:t>
      </w:r>
      <w:r w:rsidR="009C0F46">
        <w:rPr>
          <w:color w:val="000000"/>
        </w:rPr>
        <w:t xml:space="preserve"> Additional test suites </w:t>
      </w:r>
      <w:r w:rsidR="00B62030">
        <w:rPr>
          <w:color w:val="000000"/>
        </w:rPr>
        <w:t xml:space="preserve">will </w:t>
      </w:r>
      <w:r w:rsidR="009C0F46">
        <w:rPr>
          <w:color w:val="000000"/>
        </w:rPr>
        <w:t xml:space="preserve">support </w:t>
      </w:r>
      <w:r w:rsidR="00BE473A">
        <w:rPr>
          <w:color w:val="000000"/>
        </w:rPr>
        <w:t xml:space="preserve">data collection for </w:t>
      </w:r>
      <w:r w:rsidR="009C0F46">
        <w:rPr>
          <w:color w:val="000000"/>
        </w:rPr>
        <w:t>Network Login</w:t>
      </w:r>
      <w:r w:rsidR="00B62030">
        <w:rPr>
          <w:color w:val="000000"/>
        </w:rPr>
        <w:t xml:space="preserve"> and other</w:t>
      </w:r>
      <w:r w:rsidR="009C0F46">
        <w:rPr>
          <w:color w:val="000000"/>
        </w:rPr>
        <w:t xml:space="preserve"> testing.</w:t>
      </w:r>
    </w:p>
    <w:p w:rsidR="00263702" w:rsidRDefault="00263702" w:rsidP="00263702">
      <w:pPr>
        <w:spacing w:before="120"/>
        <w:rPr>
          <w:color w:val="000000"/>
        </w:rPr>
      </w:pPr>
      <w:r>
        <w:rPr>
          <w:color w:val="000000"/>
        </w:rPr>
        <w:t xml:space="preserve">The </w:t>
      </w:r>
      <w:r w:rsidRPr="00263702">
        <w:rPr>
          <w:color w:val="000000"/>
        </w:rPr>
        <w:t xml:space="preserve">Test Automation Subsystem </w:t>
      </w:r>
      <w:r w:rsidR="00D6741D">
        <w:rPr>
          <w:color w:val="000000"/>
        </w:rPr>
        <w:t xml:space="preserve">will </w:t>
      </w:r>
      <w:r>
        <w:rPr>
          <w:color w:val="000000"/>
        </w:rPr>
        <w:t>s</w:t>
      </w:r>
      <w:r w:rsidRPr="00263702">
        <w:rPr>
          <w:color w:val="000000"/>
        </w:rPr>
        <w:t>upport</w:t>
      </w:r>
      <w:r w:rsidR="00D6741D">
        <w:rPr>
          <w:color w:val="000000"/>
        </w:rPr>
        <w:t xml:space="preserve"> a</w:t>
      </w:r>
      <w:r w:rsidRPr="00263702">
        <w:rPr>
          <w:color w:val="000000"/>
        </w:rPr>
        <w:t xml:space="preserve"> simple “LAMP” (Linux, Apache, MySQL, PHP/Python) web-stack for external Browser based test launch management (</w:t>
      </w:r>
      <w:bookmarkStart w:id="57" w:name="_GoBack"/>
      <w:bookmarkEnd w:id="57"/>
      <w:r w:rsidRPr="00263702">
        <w:rPr>
          <w:color w:val="000000"/>
        </w:rPr>
        <w:t>very basic) interface</w:t>
      </w:r>
      <w:r>
        <w:rPr>
          <w:color w:val="000000"/>
        </w:rPr>
        <w:t xml:space="preserve"> and test r</w:t>
      </w:r>
      <w:r w:rsidRPr="00263702">
        <w:rPr>
          <w:color w:val="000000"/>
        </w:rPr>
        <w:t xml:space="preserve">esults </w:t>
      </w:r>
      <w:r>
        <w:rPr>
          <w:color w:val="000000"/>
        </w:rPr>
        <w:t>review.</w:t>
      </w:r>
    </w:p>
    <w:p w:rsidR="00263702" w:rsidRPr="00263702" w:rsidRDefault="00263702" w:rsidP="00263702">
      <w:pPr>
        <w:spacing w:before="120"/>
        <w:rPr>
          <w:color w:val="000000"/>
        </w:rPr>
      </w:pPr>
    </w:p>
    <w:p w:rsidR="00BB0149" w:rsidRDefault="008D3230" w:rsidP="009F4EDC">
      <w:pPr>
        <w:spacing w:before="120"/>
        <w:jc w:val="center"/>
        <w:rPr>
          <w:color w:val="000000"/>
        </w:rPr>
      </w:pPr>
      <w:r>
        <w:rPr>
          <w:color w:val="000000"/>
        </w:rPr>
        <w:pict w14:anchorId="19C4A860">
          <v:shape id="_x0000_i1027" type="#_x0000_t75" style="width:212.3pt;height:137.25pt;mso-left-percent:-10001;mso-top-percent:-10001;mso-position-horizontal:absolute;mso-position-horizontal-relative:char;mso-position-vertical:absolute;mso-position-vertical-relative:line;mso-left-percent:-10001;mso-top-percent:-10001">
            <v:imagedata r:id="rId13" o:title=""/>
          </v:shape>
        </w:pict>
      </w:r>
    </w:p>
    <w:p w:rsidR="009F4EDC" w:rsidRDefault="009F4EDC" w:rsidP="009F4EDC">
      <w:pPr>
        <w:spacing w:before="120"/>
        <w:jc w:val="center"/>
        <w:rPr>
          <w:color w:val="000000"/>
        </w:rPr>
      </w:pPr>
      <w:bookmarkStart w:id="58" w:name="_Ref419964358"/>
      <w:bookmarkStart w:id="59" w:name="_Toc444246750"/>
      <w:r>
        <w:t xml:space="preserve">Figure </w:t>
      </w:r>
      <w:fldSimple w:instr=" SEQ Figure \* ARABIC ">
        <w:r w:rsidR="003363C0">
          <w:rPr>
            <w:noProof/>
          </w:rPr>
          <w:t>1</w:t>
        </w:r>
      </w:fldSimple>
      <w:bookmarkEnd w:id="58"/>
      <w:r>
        <w:rPr>
          <w:noProof/>
        </w:rPr>
        <w:t xml:space="preserve"> - </w:t>
      </w:r>
      <w:r>
        <w:rPr>
          <w:color w:val="000000"/>
        </w:rPr>
        <w:t>System Overview Diagram</w:t>
      </w:r>
      <w:bookmarkEnd w:id="59"/>
    </w:p>
    <w:p w:rsidR="00044283" w:rsidRDefault="00044283" w:rsidP="00044283">
      <w:pPr>
        <w:spacing w:before="120"/>
        <w:rPr>
          <w:color w:val="000000"/>
        </w:rPr>
      </w:pPr>
    </w:p>
    <w:p w:rsidR="00FE26FD" w:rsidRDefault="00FE26FD" w:rsidP="00F307B3">
      <w:pPr>
        <w:pStyle w:val="Heading2"/>
      </w:pPr>
      <w:bookmarkStart w:id="60" w:name="_Toc177358552"/>
      <w:bookmarkStart w:id="61" w:name="_Toc177358776"/>
      <w:bookmarkStart w:id="62" w:name="_Toc177360024"/>
      <w:bookmarkStart w:id="63" w:name="_Toc177360829"/>
      <w:bookmarkStart w:id="64" w:name="_Toc177362766"/>
      <w:bookmarkStart w:id="65" w:name="_Toc444246707"/>
      <w:r>
        <w:lastRenderedPageBreak/>
        <w:t xml:space="preserve">Document </w:t>
      </w:r>
      <w:r w:rsidR="0045788D">
        <w:t>O</w:t>
      </w:r>
      <w:r>
        <w:t>verview</w:t>
      </w:r>
      <w:bookmarkEnd w:id="56"/>
      <w:bookmarkEnd w:id="60"/>
      <w:bookmarkEnd w:id="61"/>
      <w:bookmarkEnd w:id="62"/>
      <w:bookmarkEnd w:id="63"/>
      <w:bookmarkEnd w:id="64"/>
      <w:bookmarkEnd w:id="65"/>
    </w:p>
    <w:p w:rsidR="00EA5289" w:rsidRDefault="00EA5289" w:rsidP="00EA5289">
      <w:pPr>
        <w:spacing w:before="120"/>
      </w:pPr>
      <w:r>
        <w:t xml:space="preserve">This SDD has been prepared using Data Item Description (DID) DI-IPSC-81435A </w:t>
      </w:r>
      <w:r w:rsidR="00A13817">
        <w:t xml:space="preserve">(REF-21-01) </w:t>
      </w:r>
      <w:r>
        <w:t>as guidance.  Each section is outlined below:</w:t>
      </w:r>
    </w:p>
    <w:p w:rsidR="00EA5289" w:rsidRDefault="00EA5289" w:rsidP="00EA5289">
      <w:pPr>
        <w:spacing w:before="120"/>
      </w:pPr>
      <w:r>
        <w:t xml:space="preserve">Section 1, </w:t>
      </w:r>
      <w:r>
        <w:rPr>
          <w:i/>
          <w:iCs/>
        </w:rPr>
        <w:t>Scope</w:t>
      </w:r>
      <w:r>
        <w:t>, of this document contains the introductory material regarding the purpose and scope of this document.</w:t>
      </w:r>
    </w:p>
    <w:p w:rsidR="00EA5289" w:rsidRDefault="00EA5289" w:rsidP="00EA5289">
      <w:pPr>
        <w:spacing w:before="120"/>
      </w:pPr>
      <w:r>
        <w:t xml:space="preserve">Section 2, </w:t>
      </w:r>
      <w:r>
        <w:rPr>
          <w:i/>
          <w:iCs/>
        </w:rPr>
        <w:t>Referenced Documents</w:t>
      </w:r>
      <w:r>
        <w:t>, provides a list of documents referenced within this SDD.</w:t>
      </w:r>
    </w:p>
    <w:p w:rsidR="00EA5289" w:rsidRPr="00EA5289" w:rsidRDefault="00EA5289" w:rsidP="00EA5289">
      <w:pPr>
        <w:spacing w:before="120"/>
      </w:pPr>
      <w:r>
        <w:t xml:space="preserve">Section 3, </w:t>
      </w:r>
      <w:r w:rsidR="00FB0496">
        <w:rPr>
          <w:i/>
          <w:iCs/>
        </w:rPr>
        <w:t>CSCI</w:t>
      </w:r>
      <w:r>
        <w:rPr>
          <w:i/>
          <w:iCs/>
        </w:rPr>
        <w:t xml:space="preserve">-wide Design Decision, </w:t>
      </w:r>
      <w:r>
        <w:t>describes the design decisions that influenced the selection and desi</w:t>
      </w:r>
      <w:r w:rsidRPr="00EA5289">
        <w:t xml:space="preserve">gn of the software components comprising the </w:t>
      </w:r>
      <w:r w:rsidRPr="00EA5289">
        <w:rPr>
          <w:i/>
        </w:rPr>
        <w:t>[</w:t>
      </w:r>
      <w:r w:rsidR="00FB0496">
        <w:rPr>
          <w:i/>
        </w:rPr>
        <w:t>CSCI</w:t>
      </w:r>
      <w:r w:rsidRPr="00EA5289">
        <w:rPr>
          <w:i/>
        </w:rPr>
        <w:t xml:space="preserve"> Abbreviation]</w:t>
      </w:r>
      <w:r w:rsidRPr="00EA5289">
        <w:t xml:space="preserve"> </w:t>
      </w:r>
      <w:r w:rsidR="00FB0496">
        <w:t>CSCI</w:t>
      </w:r>
      <w:r w:rsidRPr="00EA5289">
        <w:t>.</w:t>
      </w:r>
    </w:p>
    <w:p w:rsidR="00EA5289" w:rsidRPr="00EA5289" w:rsidRDefault="00EA5289" w:rsidP="00EA5289">
      <w:pPr>
        <w:spacing w:before="120"/>
      </w:pPr>
      <w:r w:rsidRPr="00EA5289">
        <w:t xml:space="preserve">Section 4, </w:t>
      </w:r>
      <w:r w:rsidR="00FB0496">
        <w:rPr>
          <w:i/>
          <w:iCs/>
        </w:rPr>
        <w:t>CSCI</w:t>
      </w:r>
      <w:r w:rsidRPr="00EA5289">
        <w:rPr>
          <w:i/>
          <w:iCs/>
        </w:rPr>
        <w:t xml:space="preserve"> Architectural Design,</w:t>
      </w:r>
      <w:r w:rsidRPr="00EA5289">
        <w:t xml:space="preserve"> specifies the </w:t>
      </w:r>
      <w:r w:rsidRPr="00EA5289">
        <w:rPr>
          <w:i/>
        </w:rPr>
        <w:t>[</w:t>
      </w:r>
      <w:r w:rsidR="00FB0496">
        <w:rPr>
          <w:i/>
        </w:rPr>
        <w:t>CSCI</w:t>
      </w:r>
      <w:r w:rsidRPr="00EA5289">
        <w:rPr>
          <w:i/>
        </w:rPr>
        <w:t xml:space="preserve"> Abbreviation]</w:t>
      </w:r>
      <w:r w:rsidR="00A13817">
        <w:t xml:space="preserve"> </w:t>
      </w:r>
      <w:r w:rsidR="00FB0496">
        <w:t>CSCI</w:t>
      </w:r>
      <w:r w:rsidRPr="00EA5289">
        <w:t xml:space="preserve"> architecture which includes: identification of </w:t>
      </w:r>
      <w:r w:rsidRPr="00EA5289">
        <w:rPr>
          <w:i/>
        </w:rPr>
        <w:t>[</w:t>
      </w:r>
      <w:r w:rsidR="00FB0496">
        <w:rPr>
          <w:i/>
        </w:rPr>
        <w:t>CSCI</w:t>
      </w:r>
      <w:r w:rsidRPr="00EA5289">
        <w:rPr>
          <w:i/>
        </w:rPr>
        <w:t xml:space="preserve"> Abbreviation</w:t>
      </w:r>
      <w:r w:rsidR="00A13817" w:rsidRPr="00EA5289">
        <w:rPr>
          <w:i/>
        </w:rPr>
        <w:t>]</w:t>
      </w:r>
      <w:r w:rsidR="00A13817" w:rsidRPr="00EA5289">
        <w:t xml:space="preserve"> software</w:t>
      </w:r>
      <w:r w:rsidRPr="00EA5289">
        <w:t xml:space="preserve"> components, the concept of execution between those components and the corresponding interface design for each software component.</w:t>
      </w:r>
    </w:p>
    <w:p w:rsidR="00EA5289" w:rsidRPr="00EA5289" w:rsidRDefault="00EA5289" w:rsidP="00EA5289">
      <w:pPr>
        <w:spacing w:before="120"/>
      </w:pPr>
      <w:r w:rsidRPr="00EA5289">
        <w:t xml:space="preserve">Section 5, </w:t>
      </w:r>
      <w:r w:rsidR="00FB0496">
        <w:rPr>
          <w:i/>
          <w:iCs/>
        </w:rPr>
        <w:t>CSCI</w:t>
      </w:r>
      <w:r w:rsidRPr="00EA5289">
        <w:rPr>
          <w:i/>
          <w:iCs/>
        </w:rPr>
        <w:t xml:space="preserve"> Detailed Design,</w:t>
      </w:r>
      <w:r w:rsidRPr="00EA5289">
        <w:t xml:space="preserve"> specifies detailed design for each </w:t>
      </w:r>
      <w:r w:rsidRPr="00EA5289">
        <w:rPr>
          <w:i/>
        </w:rPr>
        <w:t>[</w:t>
      </w:r>
      <w:r w:rsidR="00FB0496">
        <w:rPr>
          <w:i/>
        </w:rPr>
        <w:t>CSCI</w:t>
      </w:r>
      <w:r w:rsidRPr="00EA5289">
        <w:rPr>
          <w:i/>
        </w:rPr>
        <w:t xml:space="preserve"> Abbreviation</w:t>
      </w:r>
      <w:r w:rsidR="00A13817" w:rsidRPr="00EA5289">
        <w:rPr>
          <w:i/>
        </w:rPr>
        <w:t>]</w:t>
      </w:r>
      <w:r w:rsidR="00A13817" w:rsidRPr="00EA5289">
        <w:t xml:space="preserve"> software</w:t>
      </w:r>
      <w:r w:rsidRPr="00EA5289">
        <w:t xml:space="preserve"> component.</w:t>
      </w:r>
    </w:p>
    <w:p w:rsidR="00EA5289" w:rsidRPr="00EA5289" w:rsidRDefault="00EA5289" w:rsidP="00EA5289">
      <w:pPr>
        <w:spacing w:before="120"/>
      </w:pPr>
      <w:r w:rsidRPr="00EA5289">
        <w:t>Section 6</w:t>
      </w:r>
      <w:r w:rsidRPr="00EA5289">
        <w:rPr>
          <w:i/>
          <w:iCs/>
        </w:rPr>
        <w:t xml:space="preserve">, Requirements Traceability, </w:t>
      </w:r>
      <w:r w:rsidRPr="00EA5289">
        <w:t xml:space="preserve">provides </w:t>
      </w:r>
      <w:r>
        <w:t>bi-directional</w:t>
      </w:r>
      <w:r w:rsidRPr="00EA5289">
        <w:t xml:space="preserve"> traceability between the </w:t>
      </w:r>
      <w:r w:rsidRPr="00EA5289">
        <w:rPr>
          <w:i/>
        </w:rPr>
        <w:t>[</w:t>
      </w:r>
      <w:r w:rsidR="00FB0496">
        <w:rPr>
          <w:i/>
        </w:rPr>
        <w:t>CSCI</w:t>
      </w:r>
      <w:r w:rsidRPr="00EA5289">
        <w:rPr>
          <w:i/>
        </w:rPr>
        <w:t xml:space="preserve"> Abbreviation]</w:t>
      </w:r>
      <w:r w:rsidRPr="00EA5289">
        <w:t xml:space="preserve"> software components and associated requirements from the </w:t>
      </w:r>
      <w:r w:rsidRPr="00EA5289">
        <w:rPr>
          <w:i/>
        </w:rPr>
        <w:t>[</w:t>
      </w:r>
      <w:r w:rsidR="00FB0496">
        <w:rPr>
          <w:i/>
        </w:rPr>
        <w:t>CSCI</w:t>
      </w:r>
      <w:r w:rsidRPr="00EA5289">
        <w:rPr>
          <w:i/>
        </w:rPr>
        <w:t xml:space="preserve"> Name</w:t>
      </w:r>
      <w:r w:rsidR="00A13817" w:rsidRPr="00EA5289">
        <w:rPr>
          <w:i/>
        </w:rPr>
        <w:t>]</w:t>
      </w:r>
      <w:r w:rsidR="00A13817" w:rsidRPr="00EA5289">
        <w:t xml:space="preserve"> SRS</w:t>
      </w:r>
      <w:r w:rsidRPr="00EA5289">
        <w:t>.</w:t>
      </w:r>
    </w:p>
    <w:p w:rsidR="00EA5289" w:rsidRDefault="00EA5289" w:rsidP="00EA5289">
      <w:pPr>
        <w:spacing w:before="120"/>
      </w:pPr>
      <w:r w:rsidRPr="00EA5289">
        <w:t>Section 7</w:t>
      </w:r>
      <w:r w:rsidRPr="00EA5289">
        <w:rPr>
          <w:i/>
          <w:iCs/>
        </w:rPr>
        <w:t xml:space="preserve">, Notes, </w:t>
      </w:r>
      <w:r w:rsidRPr="00EA5289">
        <w:t>contains explanatory notes and a list of acronyms</w:t>
      </w:r>
      <w:r>
        <w:t xml:space="preserve"> used within this SDD.</w:t>
      </w:r>
      <w:r>
        <w:br/>
      </w:r>
    </w:p>
    <w:p w:rsidR="00EA5289" w:rsidRPr="0063645F" w:rsidRDefault="00EA5289" w:rsidP="00F307B3">
      <w:pPr>
        <w:pStyle w:val="BlueText"/>
      </w:pPr>
    </w:p>
    <w:p w:rsidR="00FE26FD" w:rsidRDefault="00FE26FD" w:rsidP="00FB19D9">
      <w:pPr>
        <w:pStyle w:val="Heading1"/>
      </w:pPr>
      <w:bookmarkStart w:id="66" w:name="_Toc176683112"/>
      <w:bookmarkStart w:id="67" w:name="_Toc177358553"/>
      <w:bookmarkStart w:id="68" w:name="_Toc177358777"/>
      <w:bookmarkStart w:id="69" w:name="_Toc177360025"/>
      <w:bookmarkStart w:id="70" w:name="_Toc177360830"/>
      <w:bookmarkStart w:id="71" w:name="_Toc177362767"/>
      <w:bookmarkStart w:id="72" w:name="_Toc444246708"/>
      <w:r>
        <w:lastRenderedPageBreak/>
        <w:t>Referenced documents</w:t>
      </w:r>
      <w:bookmarkEnd w:id="66"/>
      <w:bookmarkEnd w:id="67"/>
      <w:bookmarkEnd w:id="68"/>
      <w:bookmarkEnd w:id="69"/>
      <w:bookmarkEnd w:id="70"/>
      <w:bookmarkEnd w:id="71"/>
      <w:bookmarkEnd w:id="72"/>
    </w:p>
    <w:p w:rsidR="00126BF3" w:rsidRDefault="00126BF3" w:rsidP="00126BF3">
      <w:r>
        <w:t>The following documents of the exact issue shown form a part of this document to the extent specified herein.  In the event of inconsistencies between the documents referenced herein and the contents of this document, the contents of this document shall supersede.</w:t>
      </w:r>
    </w:p>
    <w:p w:rsidR="00126BF3" w:rsidRDefault="003F6919" w:rsidP="00126BF3">
      <w:pPr>
        <w:pStyle w:val="Heading2"/>
        <w:widowControl/>
        <w:tabs>
          <w:tab w:val="clear" w:pos="720"/>
          <w:tab w:val="clear" w:pos="1080"/>
          <w:tab w:val="num" w:pos="0"/>
        </w:tabs>
        <w:spacing w:after="60"/>
        <w:ind w:left="0" w:firstLine="0"/>
      </w:pPr>
      <w:bookmarkStart w:id="73" w:name="_Toc125202061"/>
      <w:r>
        <w:t xml:space="preserve"> </w:t>
      </w:r>
      <w:r w:rsidR="00126BF3">
        <w:t xml:space="preserve"> </w:t>
      </w:r>
      <w:bookmarkStart w:id="74" w:name="_Toc444246709"/>
      <w:r w:rsidR="00126BF3">
        <w:t>Government</w:t>
      </w:r>
      <w:r w:rsidR="000D6911">
        <w:t>/Customer</w:t>
      </w:r>
      <w:r w:rsidR="00126BF3">
        <w:t xml:space="preserve"> Documents</w:t>
      </w:r>
      <w:bookmarkEnd w:id="73"/>
      <w:bookmarkEnd w:id="74"/>
    </w:p>
    <w:p w:rsidR="009309B6" w:rsidRDefault="009309B6" w:rsidP="009309B6">
      <w:pPr>
        <w:pStyle w:val="Body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20" w:firstRow="1" w:lastRow="0" w:firstColumn="0" w:lastColumn="0" w:noHBand="0" w:noVBand="0"/>
      </w:tblPr>
      <w:tblGrid>
        <w:gridCol w:w="1465"/>
        <w:gridCol w:w="1980"/>
        <w:gridCol w:w="4410"/>
        <w:gridCol w:w="1735"/>
      </w:tblGrid>
      <w:tr w:rsidR="003F6919" w:rsidTr="002224F4">
        <w:tc>
          <w:tcPr>
            <w:tcW w:w="1465" w:type="dxa"/>
            <w:shd w:val="pct30" w:color="CCFFCC" w:fill="CCFFCC"/>
          </w:tcPr>
          <w:p w:rsidR="003F6919" w:rsidRDefault="003F6919" w:rsidP="00A01998">
            <w:pPr>
              <w:pStyle w:val="BodyText"/>
              <w:rPr>
                <w:b/>
              </w:rPr>
            </w:pPr>
            <w:r>
              <w:rPr>
                <w:b/>
              </w:rPr>
              <w:t>Identifier</w:t>
            </w:r>
          </w:p>
          <w:p w:rsidR="003F6919" w:rsidRPr="003F6919" w:rsidRDefault="003F6919" w:rsidP="00A01998">
            <w:pPr>
              <w:pStyle w:val="BodyText"/>
              <w:rPr>
                <w:b/>
                <w:sz w:val="18"/>
                <w:szCs w:val="18"/>
              </w:rPr>
            </w:pPr>
            <w:r w:rsidRPr="003F6919">
              <w:rPr>
                <w:b/>
                <w:sz w:val="18"/>
                <w:szCs w:val="18"/>
              </w:rPr>
              <w:t>(number or short mnemonic)</w:t>
            </w:r>
          </w:p>
        </w:tc>
        <w:tc>
          <w:tcPr>
            <w:tcW w:w="1980" w:type="dxa"/>
            <w:shd w:val="pct30" w:color="CCFFCC" w:fill="CCFFCC"/>
          </w:tcPr>
          <w:p w:rsidR="003F6919" w:rsidRPr="00517BE2" w:rsidRDefault="003F6919" w:rsidP="00A01998">
            <w:pPr>
              <w:pStyle w:val="BodyText"/>
              <w:rPr>
                <w:b/>
              </w:rPr>
            </w:pPr>
            <w:r>
              <w:rPr>
                <w:b/>
              </w:rPr>
              <w:t>Document Number</w:t>
            </w:r>
          </w:p>
        </w:tc>
        <w:tc>
          <w:tcPr>
            <w:tcW w:w="4410" w:type="dxa"/>
            <w:shd w:val="pct30" w:color="CCFFCC" w:fill="CCFFCC"/>
          </w:tcPr>
          <w:p w:rsidR="003F6919" w:rsidRPr="00517BE2" w:rsidRDefault="003F6919" w:rsidP="00A01998">
            <w:pPr>
              <w:pStyle w:val="BodyText"/>
              <w:rPr>
                <w:b/>
              </w:rPr>
            </w:pPr>
            <w:r>
              <w:rPr>
                <w:b/>
              </w:rPr>
              <w:t>Document Title</w:t>
            </w:r>
          </w:p>
        </w:tc>
        <w:tc>
          <w:tcPr>
            <w:tcW w:w="1735" w:type="dxa"/>
            <w:shd w:val="pct30" w:color="CCFFCC" w:fill="CCFFCC"/>
          </w:tcPr>
          <w:p w:rsidR="003F6919" w:rsidRDefault="003F6919" w:rsidP="00A01998">
            <w:pPr>
              <w:pStyle w:val="BodyText"/>
              <w:rPr>
                <w:b/>
              </w:rPr>
            </w:pPr>
            <w:r>
              <w:rPr>
                <w:b/>
              </w:rPr>
              <w:t>Date</w:t>
            </w:r>
          </w:p>
        </w:tc>
      </w:tr>
      <w:tr w:rsidR="00044283" w:rsidTr="002224F4">
        <w:tc>
          <w:tcPr>
            <w:tcW w:w="1465" w:type="dxa"/>
          </w:tcPr>
          <w:p w:rsidR="00044283" w:rsidRDefault="00A13817" w:rsidP="00044283">
            <w:pPr>
              <w:pStyle w:val="BodyText"/>
            </w:pPr>
            <w:r>
              <w:t>REF-21-01</w:t>
            </w:r>
          </w:p>
        </w:tc>
        <w:tc>
          <w:tcPr>
            <w:tcW w:w="1980" w:type="dxa"/>
          </w:tcPr>
          <w:p w:rsidR="00044283" w:rsidRDefault="00044283" w:rsidP="00044283">
            <w:pPr>
              <w:pStyle w:val="BodyText"/>
            </w:pPr>
            <w:r>
              <w:t>DI-IPSC-81435</w:t>
            </w:r>
            <w:r w:rsidRPr="00336780">
              <w:t>A</w:t>
            </w:r>
          </w:p>
        </w:tc>
        <w:tc>
          <w:tcPr>
            <w:tcW w:w="4410" w:type="dxa"/>
          </w:tcPr>
          <w:p w:rsidR="00044283" w:rsidRDefault="00044283" w:rsidP="00044283">
            <w:pPr>
              <w:pStyle w:val="BodyText"/>
            </w:pPr>
            <w:r>
              <w:t>Software Design Description (SDD)</w:t>
            </w:r>
          </w:p>
        </w:tc>
        <w:tc>
          <w:tcPr>
            <w:tcW w:w="1735" w:type="dxa"/>
          </w:tcPr>
          <w:p w:rsidR="00044283" w:rsidRPr="00B96476" w:rsidRDefault="00044283" w:rsidP="002224F4">
            <w:pPr>
              <w:pStyle w:val="BodyText"/>
            </w:pPr>
            <w:r w:rsidRPr="00B96476">
              <w:rPr>
                <w:color w:val="000000"/>
              </w:rPr>
              <w:t>15 Dec 1999</w:t>
            </w:r>
          </w:p>
        </w:tc>
      </w:tr>
      <w:tr w:rsidR="003F6919" w:rsidTr="002224F4">
        <w:tc>
          <w:tcPr>
            <w:tcW w:w="1465" w:type="dxa"/>
          </w:tcPr>
          <w:p w:rsidR="003F6919" w:rsidRDefault="003F6919" w:rsidP="00A01998">
            <w:pPr>
              <w:pStyle w:val="BodyText"/>
            </w:pPr>
          </w:p>
        </w:tc>
        <w:tc>
          <w:tcPr>
            <w:tcW w:w="1980" w:type="dxa"/>
          </w:tcPr>
          <w:p w:rsidR="003F6919" w:rsidRDefault="003F6919" w:rsidP="00A01998">
            <w:pPr>
              <w:pStyle w:val="BodyText"/>
            </w:pPr>
          </w:p>
        </w:tc>
        <w:tc>
          <w:tcPr>
            <w:tcW w:w="4410" w:type="dxa"/>
          </w:tcPr>
          <w:p w:rsidR="003F6919" w:rsidRDefault="003F6919" w:rsidP="00A01998">
            <w:pPr>
              <w:pStyle w:val="BodyText"/>
            </w:pPr>
          </w:p>
        </w:tc>
        <w:tc>
          <w:tcPr>
            <w:tcW w:w="1735" w:type="dxa"/>
          </w:tcPr>
          <w:p w:rsidR="003F6919" w:rsidRDefault="003F6919" w:rsidP="00A01998">
            <w:pPr>
              <w:pStyle w:val="BodyText"/>
            </w:pPr>
          </w:p>
        </w:tc>
      </w:tr>
    </w:tbl>
    <w:p w:rsidR="00126BF3" w:rsidRPr="00171F00" w:rsidRDefault="00126BF3" w:rsidP="00126BF3">
      <w:pPr>
        <w:pStyle w:val="Heading2"/>
        <w:widowControl/>
        <w:tabs>
          <w:tab w:val="clear" w:pos="720"/>
          <w:tab w:val="clear" w:pos="1080"/>
          <w:tab w:val="num" w:pos="0"/>
        </w:tabs>
        <w:spacing w:after="60"/>
        <w:ind w:left="0" w:firstLine="0"/>
        <w:rPr>
          <w:lang w:val="fr-FR"/>
        </w:rPr>
      </w:pPr>
      <w:r w:rsidRPr="00AC7CCE">
        <w:t xml:space="preserve"> </w:t>
      </w:r>
      <w:bookmarkStart w:id="75" w:name="_Toc125202062"/>
      <w:r w:rsidRPr="00171F00">
        <w:rPr>
          <w:lang w:val="fr-FR"/>
        </w:rPr>
        <w:t xml:space="preserve"> </w:t>
      </w:r>
      <w:bookmarkStart w:id="76" w:name="_Ref416609858"/>
      <w:bookmarkStart w:id="77" w:name="_Ref416609878"/>
      <w:bookmarkStart w:id="78" w:name="_Toc444246710"/>
      <w:r w:rsidRPr="00171F00">
        <w:rPr>
          <w:lang w:val="fr-FR"/>
        </w:rPr>
        <w:t>Commercial Standards</w:t>
      </w:r>
      <w:bookmarkEnd w:id="75"/>
      <w:bookmarkEnd w:id="76"/>
      <w:bookmarkEnd w:id="77"/>
      <w:bookmarkEnd w:id="78"/>
    </w:p>
    <w:p w:rsidR="009309B6" w:rsidRDefault="009309B6" w:rsidP="009309B6">
      <w:pPr>
        <w:pStyle w:val="Body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020" w:firstRow="1" w:lastRow="0" w:firstColumn="0" w:lastColumn="0" w:noHBand="0" w:noVBand="0"/>
      </w:tblPr>
      <w:tblGrid>
        <w:gridCol w:w="1465"/>
        <w:gridCol w:w="1980"/>
        <w:gridCol w:w="4410"/>
        <w:gridCol w:w="1735"/>
      </w:tblGrid>
      <w:tr w:rsidR="003F6919" w:rsidTr="002224F4">
        <w:tc>
          <w:tcPr>
            <w:tcW w:w="1465" w:type="dxa"/>
            <w:shd w:val="pct30" w:color="CCFFCC" w:fill="CCFFCC"/>
          </w:tcPr>
          <w:p w:rsidR="003F6919" w:rsidRDefault="003F6919" w:rsidP="00A01998">
            <w:pPr>
              <w:pStyle w:val="BodyText"/>
              <w:rPr>
                <w:b/>
              </w:rPr>
            </w:pPr>
            <w:r>
              <w:rPr>
                <w:b/>
              </w:rPr>
              <w:t>Identifier</w:t>
            </w:r>
          </w:p>
          <w:p w:rsidR="003F6919" w:rsidRDefault="003F6919" w:rsidP="00A01998">
            <w:pPr>
              <w:pStyle w:val="BodyText"/>
              <w:rPr>
                <w:b/>
              </w:rPr>
            </w:pPr>
            <w:r w:rsidRPr="003F6919">
              <w:rPr>
                <w:b/>
                <w:sz w:val="18"/>
                <w:szCs w:val="18"/>
              </w:rPr>
              <w:t>(number or short mnemonic)</w:t>
            </w:r>
          </w:p>
        </w:tc>
        <w:tc>
          <w:tcPr>
            <w:tcW w:w="1980" w:type="dxa"/>
            <w:shd w:val="pct30" w:color="CCFFCC" w:fill="CCFFCC"/>
          </w:tcPr>
          <w:p w:rsidR="003F6919" w:rsidRPr="00517BE2" w:rsidRDefault="003F6919" w:rsidP="00A01998">
            <w:pPr>
              <w:pStyle w:val="BodyText"/>
              <w:rPr>
                <w:b/>
              </w:rPr>
            </w:pPr>
            <w:r>
              <w:rPr>
                <w:b/>
              </w:rPr>
              <w:t>Document Number</w:t>
            </w:r>
          </w:p>
        </w:tc>
        <w:tc>
          <w:tcPr>
            <w:tcW w:w="4410" w:type="dxa"/>
            <w:shd w:val="pct30" w:color="CCFFCC" w:fill="CCFFCC"/>
          </w:tcPr>
          <w:p w:rsidR="003F6919" w:rsidRPr="00517BE2" w:rsidRDefault="003F6919" w:rsidP="00A01998">
            <w:pPr>
              <w:pStyle w:val="BodyText"/>
              <w:rPr>
                <w:b/>
              </w:rPr>
            </w:pPr>
            <w:r>
              <w:rPr>
                <w:b/>
              </w:rPr>
              <w:t>Document Title</w:t>
            </w:r>
          </w:p>
        </w:tc>
        <w:tc>
          <w:tcPr>
            <w:tcW w:w="1735" w:type="dxa"/>
            <w:shd w:val="pct30" w:color="CCFFCC" w:fill="CCFFCC"/>
          </w:tcPr>
          <w:p w:rsidR="003F6919" w:rsidRDefault="003F6919" w:rsidP="00A01998">
            <w:pPr>
              <w:pStyle w:val="BodyText"/>
              <w:rPr>
                <w:b/>
              </w:rPr>
            </w:pPr>
            <w:r>
              <w:rPr>
                <w:b/>
              </w:rPr>
              <w:t>Date</w:t>
            </w:r>
          </w:p>
        </w:tc>
      </w:tr>
      <w:tr w:rsidR="003F6919" w:rsidTr="002224F4">
        <w:tc>
          <w:tcPr>
            <w:tcW w:w="1465" w:type="dxa"/>
          </w:tcPr>
          <w:p w:rsidR="003F6919" w:rsidRDefault="00F151F7" w:rsidP="00A01998">
            <w:pPr>
              <w:pStyle w:val="BodyText"/>
            </w:pPr>
            <w:r>
              <w:t>REF-22-01</w:t>
            </w:r>
          </w:p>
        </w:tc>
        <w:tc>
          <w:tcPr>
            <w:tcW w:w="1980" w:type="dxa"/>
          </w:tcPr>
          <w:p w:rsidR="003F6919" w:rsidRDefault="003F6919" w:rsidP="00A01998">
            <w:pPr>
              <w:pStyle w:val="BodyText"/>
            </w:pPr>
          </w:p>
        </w:tc>
        <w:tc>
          <w:tcPr>
            <w:tcW w:w="4410" w:type="dxa"/>
          </w:tcPr>
          <w:p w:rsidR="003F6919" w:rsidRDefault="00013FF1" w:rsidP="00A01998">
            <w:pPr>
              <w:pStyle w:val="BodyText"/>
            </w:pPr>
            <w:hyperlink r:id="rId14" w:history="1">
              <w:r w:rsidRPr="00601375">
                <w:rPr>
                  <w:rStyle w:val="Hyperlink"/>
                </w:rPr>
                <w:t>https://dev.mysql.com/doc/refman/5.7/en/linux-installation-rpm.html</w:t>
              </w:r>
            </w:hyperlink>
          </w:p>
        </w:tc>
        <w:tc>
          <w:tcPr>
            <w:tcW w:w="1735" w:type="dxa"/>
          </w:tcPr>
          <w:p w:rsidR="003F6919" w:rsidRDefault="003F6919" w:rsidP="00A01998">
            <w:pPr>
              <w:pStyle w:val="BodyText"/>
            </w:pPr>
          </w:p>
        </w:tc>
      </w:tr>
      <w:tr w:rsidR="003F6919" w:rsidTr="002224F4">
        <w:tc>
          <w:tcPr>
            <w:tcW w:w="1465" w:type="dxa"/>
          </w:tcPr>
          <w:p w:rsidR="003F6919" w:rsidRDefault="003F6919" w:rsidP="00A01998">
            <w:pPr>
              <w:pStyle w:val="BodyText"/>
            </w:pPr>
          </w:p>
        </w:tc>
        <w:tc>
          <w:tcPr>
            <w:tcW w:w="1980" w:type="dxa"/>
          </w:tcPr>
          <w:p w:rsidR="003F6919" w:rsidRDefault="003F6919" w:rsidP="00A01998">
            <w:pPr>
              <w:pStyle w:val="BodyText"/>
            </w:pPr>
          </w:p>
        </w:tc>
        <w:tc>
          <w:tcPr>
            <w:tcW w:w="4410" w:type="dxa"/>
          </w:tcPr>
          <w:p w:rsidR="003F6919" w:rsidRDefault="003F6919" w:rsidP="00A01998">
            <w:pPr>
              <w:pStyle w:val="BodyText"/>
            </w:pPr>
          </w:p>
        </w:tc>
        <w:tc>
          <w:tcPr>
            <w:tcW w:w="1735" w:type="dxa"/>
          </w:tcPr>
          <w:p w:rsidR="003F6919" w:rsidRDefault="003F6919" w:rsidP="00A01998">
            <w:pPr>
              <w:pStyle w:val="BodyText"/>
            </w:pPr>
          </w:p>
        </w:tc>
      </w:tr>
    </w:tbl>
    <w:p w:rsidR="00126BF3" w:rsidRPr="00171F00" w:rsidRDefault="00126BF3" w:rsidP="00126BF3">
      <w:pPr>
        <w:pStyle w:val="Heading2"/>
        <w:widowControl/>
        <w:tabs>
          <w:tab w:val="clear" w:pos="720"/>
          <w:tab w:val="clear" w:pos="1080"/>
          <w:tab w:val="num" w:pos="0"/>
        </w:tabs>
        <w:spacing w:after="60"/>
        <w:ind w:left="0" w:firstLine="0"/>
        <w:rPr>
          <w:lang w:val="fr-FR"/>
        </w:rPr>
      </w:pPr>
      <w:r w:rsidRPr="00171F00">
        <w:rPr>
          <w:lang w:val="fr-FR"/>
        </w:rPr>
        <w:t xml:space="preserve"> </w:t>
      </w:r>
      <w:bookmarkStart w:id="79" w:name="_Toc125202063"/>
      <w:r w:rsidRPr="00171F00">
        <w:rPr>
          <w:lang w:val="fr-FR"/>
        </w:rPr>
        <w:t xml:space="preserve"> </w:t>
      </w:r>
      <w:bookmarkStart w:id="80" w:name="_Toc444246711"/>
      <w:r w:rsidRPr="00171F00">
        <w:rPr>
          <w:lang w:val="fr-FR"/>
        </w:rPr>
        <w:t>Contractor Documents</w:t>
      </w:r>
      <w:bookmarkEnd w:id="79"/>
      <w:bookmarkEnd w:id="80"/>
    </w:p>
    <w:p w:rsidR="00FE7160" w:rsidRDefault="00FE7160" w:rsidP="00FE7160">
      <w:pPr>
        <w:pStyle w:val="StyleCaptionCentered"/>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20" w:firstRow="1" w:lastRow="0" w:firstColumn="0" w:lastColumn="0" w:noHBand="0" w:noVBand="0"/>
      </w:tblPr>
      <w:tblGrid>
        <w:gridCol w:w="1390"/>
        <w:gridCol w:w="1822"/>
        <w:gridCol w:w="4876"/>
        <w:gridCol w:w="1502"/>
      </w:tblGrid>
      <w:tr w:rsidR="003F6919" w:rsidTr="00B96476">
        <w:tc>
          <w:tcPr>
            <w:tcW w:w="1465" w:type="dxa"/>
            <w:shd w:val="pct30" w:color="CCFFCC" w:fill="CCFFCC"/>
          </w:tcPr>
          <w:p w:rsidR="003F6919" w:rsidRDefault="003F6919" w:rsidP="00B32A95">
            <w:pPr>
              <w:pStyle w:val="BodyText"/>
              <w:rPr>
                <w:b/>
              </w:rPr>
            </w:pPr>
            <w:r>
              <w:rPr>
                <w:b/>
              </w:rPr>
              <w:t>Identifer</w:t>
            </w:r>
          </w:p>
          <w:p w:rsidR="003F6919" w:rsidRDefault="003F6919" w:rsidP="00B32A95">
            <w:pPr>
              <w:pStyle w:val="BodyText"/>
              <w:rPr>
                <w:b/>
              </w:rPr>
            </w:pPr>
            <w:r w:rsidRPr="003F6919">
              <w:rPr>
                <w:b/>
                <w:sz w:val="18"/>
                <w:szCs w:val="18"/>
              </w:rPr>
              <w:t>(number or short mnemonic)</w:t>
            </w:r>
          </w:p>
        </w:tc>
        <w:tc>
          <w:tcPr>
            <w:tcW w:w="1980" w:type="dxa"/>
            <w:shd w:val="pct30" w:color="CCFFCC" w:fill="CCFFCC"/>
          </w:tcPr>
          <w:p w:rsidR="003F6919" w:rsidRPr="00517BE2" w:rsidRDefault="003F6919" w:rsidP="00B32A95">
            <w:pPr>
              <w:pStyle w:val="BodyText"/>
              <w:rPr>
                <w:b/>
              </w:rPr>
            </w:pPr>
            <w:r>
              <w:rPr>
                <w:b/>
              </w:rPr>
              <w:t>Document Number</w:t>
            </w:r>
          </w:p>
        </w:tc>
        <w:tc>
          <w:tcPr>
            <w:tcW w:w="4410" w:type="dxa"/>
            <w:shd w:val="pct30" w:color="CCFFCC" w:fill="CCFFCC"/>
          </w:tcPr>
          <w:p w:rsidR="003F6919" w:rsidRPr="00517BE2" w:rsidRDefault="003F6919" w:rsidP="00B32A95">
            <w:pPr>
              <w:pStyle w:val="BodyText"/>
              <w:rPr>
                <w:b/>
              </w:rPr>
            </w:pPr>
            <w:r>
              <w:rPr>
                <w:b/>
              </w:rPr>
              <w:t>Document Title</w:t>
            </w:r>
          </w:p>
        </w:tc>
        <w:tc>
          <w:tcPr>
            <w:tcW w:w="1735" w:type="dxa"/>
            <w:shd w:val="pct30" w:color="CCFFCC" w:fill="CCFFCC"/>
          </w:tcPr>
          <w:p w:rsidR="003F6919" w:rsidRDefault="003F6919" w:rsidP="00B32A95">
            <w:pPr>
              <w:pStyle w:val="BodyText"/>
              <w:rPr>
                <w:b/>
              </w:rPr>
            </w:pPr>
            <w:r>
              <w:rPr>
                <w:b/>
              </w:rPr>
              <w:t>Date</w:t>
            </w:r>
          </w:p>
        </w:tc>
      </w:tr>
      <w:tr w:rsidR="003F6919" w:rsidTr="00B96476">
        <w:tc>
          <w:tcPr>
            <w:tcW w:w="1465" w:type="dxa"/>
          </w:tcPr>
          <w:p w:rsidR="003F6919" w:rsidRDefault="001879E4" w:rsidP="00B32A95">
            <w:pPr>
              <w:pStyle w:val="BodyText"/>
            </w:pPr>
            <w:r>
              <w:t>REF-23-01</w:t>
            </w:r>
          </w:p>
        </w:tc>
        <w:tc>
          <w:tcPr>
            <w:tcW w:w="1980" w:type="dxa"/>
          </w:tcPr>
          <w:p w:rsidR="003F6919" w:rsidRDefault="003F6919" w:rsidP="00B32A95">
            <w:pPr>
              <w:pStyle w:val="BodyText"/>
            </w:pPr>
          </w:p>
        </w:tc>
        <w:tc>
          <w:tcPr>
            <w:tcW w:w="4410" w:type="dxa"/>
          </w:tcPr>
          <w:p w:rsidR="003F6919" w:rsidRDefault="001879E4" w:rsidP="00B32A95">
            <w:pPr>
              <w:pStyle w:val="BodyText"/>
            </w:pPr>
            <w:r w:rsidRPr="001879E4">
              <w:t>//Arclight/ArcLight/AcceptanceTest/</w:t>
            </w:r>
            <w:r>
              <w:t xml:space="preserve"> </w:t>
            </w:r>
            <w:r w:rsidRPr="001879E4">
              <w:t>Automation/</w:t>
            </w:r>
            <w:r>
              <w:t xml:space="preserve"> </w:t>
            </w:r>
            <w:r w:rsidRPr="001879E4">
              <w:t>MapTesting/</w:t>
            </w:r>
            <w:r>
              <w:t xml:space="preserve"> </w:t>
            </w:r>
            <w:r w:rsidRPr="001879E4">
              <w:t>AL_Automation_SSDD.pptx</w:t>
            </w:r>
          </w:p>
        </w:tc>
        <w:tc>
          <w:tcPr>
            <w:tcW w:w="1735" w:type="dxa"/>
          </w:tcPr>
          <w:p w:rsidR="003F6919" w:rsidRDefault="003F6919" w:rsidP="00B32A95">
            <w:pPr>
              <w:pStyle w:val="BodyText"/>
            </w:pPr>
          </w:p>
        </w:tc>
      </w:tr>
      <w:tr w:rsidR="003F6919" w:rsidTr="00B96476">
        <w:tc>
          <w:tcPr>
            <w:tcW w:w="1465" w:type="dxa"/>
          </w:tcPr>
          <w:p w:rsidR="003F6919" w:rsidRDefault="00FF212E" w:rsidP="00B32A95">
            <w:pPr>
              <w:pStyle w:val="BodyText"/>
            </w:pPr>
            <w:r>
              <w:t>REF-23-02</w:t>
            </w:r>
          </w:p>
        </w:tc>
        <w:tc>
          <w:tcPr>
            <w:tcW w:w="1980" w:type="dxa"/>
          </w:tcPr>
          <w:p w:rsidR="003F6919" w:rsidRDefault="003F6919" w:rsidP="00B32A95">
            <w:pPr>
              <w:pStyle w:val="BodyText"/>
            </w:pPr>
          </w:p>
        </w:tc>
        <w:tc>
          <w:tcPr>
            <w:tcW w:w="4410" w:type="dxa"/>
          </w:tcPr>
          <w:p w:rsidR="003F6919" w:rsidRDefault="00FF212E" w:rsidP="00B32A95">
            <w:pPr>
              <w:pStyle w:val="BodyText"/>
            </w:pPr>
            <w:r w:rsidRPr="00FF212E">
              <w:t>//Arclight/ArcLight/AcceptanceTest/</w:t>
            </w:r>
            <w:r>
              <w:t xml:space="preserve"> </w:t>
            </w:r>
            <w:r w:rsidRPr="00FF212E">
              <w:t>Test_Procedures/</w:t>
            </w:r>
            <w:r>
              <w:t xml:space="preserve"> </w:t>
            </w:r>
            <w:r w:rsidRPr="00FF212E">
              <w:t>AL1_Mapbundles_TestProcedure.docx</w:t>
            </w:r>
          </w:p>
        </w:tc>
        <w:tc>
          <w:tcPr>
            <w:tcW w:w="1735" w:type="dxa"/>
          </w:tcPr>
          <w:p w:rsidR="003F6919" w:rsidRDefault="003F6919" w:rsidP="00B32A95">
            <w:pPr>
              <w:pStyle w:val="BodyText"/>
            </w:pPr>
          </w:p>
        </w:tc>
      </w:tr>
      <w:tr w:rsidR="00595340" w:rsidTr="00B96476">
        <w:tc>
          <w:tcPr>
            <w:tcW w:w="1465" w:type="dxa"/>
          </w:tcPr>
          <w:p w:rsidR="00595340" w:rsidRDefault="00595340" w:rsidP="00B32A95">
            <w:pPr>
              <w:pStyle w:val="BodyText"/>
            </w:pPr>
            <w:r>
              <w:t>REF-23-03</w:t>
            </w:r>
          </w:p>
        </w:tc>
        <w:tc>
          <w:tcPr>
            <w:tcW w:w="1980" w:type="dxa"/>
          </w:tcPr>
          <w:p w:rsidR="00595340" w:rsidRDefault="00595340" w:rsidP="00B32A95">
            <w:pPr>
              <w:pStyle w:val="BodyText"/>
            </w:pPr>
          </w:p>
        </w:tc>
        <w:tc>
          <w:tcPr>
            <w:tcW w:w="4410" w:type="dxa"/>
          </w:tcPr>
          <w:p w:rsidR="00595340" w:rsidRPr="00FF212E" w:rsidRDefault="00595340" w:rsidP="00B32A95">
            <w:pPr>
              <w:pStyle w:val="BodyText"/>
            </w:pPr>
            <w:r w:rsidRPr="00595340">
              <w:t>//Arclight/ArcLight/AcceptanceTest/</w:t>
            </w:r>
            <w:r>
              <w:t xml:space="preserve"> </w:t>
            </w:r>
            <w:r w:rsidRPr="00595340">
              <w:t>Automation/MapTesting/</w:t>
            </w:r>
            <w:r>
              <w:t xml:space="preserve"> </w:t>
            </w:r>
            <w:r w:rsidRPr="00595340">
              <w:t>Docs/AL_Automation_Sched.mpp</w:t>
            </w:r>
          </w:p>
        </w:tc>
        <w:tc>
          <w:tcPr>
            <w:tcW w:w="1735" w:type="dxa"/>
          </w:tcPr>
          <w:p w:rsidR="00595340" w:rsidRDefault="00595340" w:rsidP="00B32A95">
            <w:pPr>
              <w:pStyle w:val="BodyText"/>
            </w:pPr>
          </w:p>
        </w:tc>
      </w:tr>
      <w:tr w:rsidR="00595340" w:rsidTr="00B96476">
        <w:tc>
          <w:tcPr>
            <w:tcW w:w="1465" w:type="dxa"/>
          </w:tcPr>
          <w:p w:rsidR="00595340" w:rsidRDefault="00595340" w:rsidP="00B32A95">
            <w:pPr>
              <w:pStyle w:val="BodyText"/>
            </w:pPr>
            <w:r>
              <w:t>REF-23-04</w:t>
            </w:r>
          </w:p>
        </w:tc>
        <w:tc>
          <w:tcPr>
            <w:tcW w:w="1980" w:type="dxa"/>
          </w:tcPr>
          <w:p w:rsidR="00595340" w:rsidRDefault="00595340" w:rsidP="00B32A95">
            <w:pPr>
              <w:pStyle w:val="BodyText"/>
            </w:pPr>
          </w:p>
        </w:tc>
        <w:tc>
          <w:tcPr>
            <w:tcW w:w="4410" w:type="dxa"/>
          </w:tcPr>
          <w:p w:rsidR="00595340" w:rsidRPr="00FF212E" w:rsidRDefault="00595340" w:rsidP="00B32A95">
            <w:pPr>
              <w:pStyle w:val="BodyText"/>
            </w:pPr>
            <w:r w:rsidRPr="00595340">
              <w:t>//Arclight/ArcLight/AcceptanceTest/</w:t>
            </w:r>
            <w:r>
              <w:t xml:space="preserve"> </w:t>
            </w:r>
            <w:r w:rsidRPr="00595340">
              <w:t>Automation/MapTesting/Docs/</w:t>
            </w:r>
            <w:r>
              <w:t xml:space="preserve"> </w:t>
            </w:r>
            <w:r w:rsidRPr="00595340">
              <w:t>AL_Automation_Bugs.xlsx</w:t>
            </w:r>
          </w:p>
        </w:tc>
        <w:tc>
          <w:tcPr>
            <w:tcW w:w="1735" w:type="dxa"/>
          </w:tcPr>
          <w:p w:rsidR="00595340" w:rsidRDefault="00595340" w:rsidP="00B32A95">
            <w:pPr>
              <w:pStyle w:val="BodyText"/>
            </w:pPr>
          </w:p>
        </w:tc>
      </w:tr>
      <w:tr w:rsidR="00715D39" w:rsidTr="00B96476">
        <w:tc>
          <w:tcPr>
            <w:tcW w:w="1465" w:type="dxa"/>
          </w:tcPr>
          <w:p w:rsidR="00715D39" w:rsidRDefault="00715D39" w:rsidP="00B32A95">
            <w:pPr>
              <w:pStyle w:val="BodyText"/>
            </w:pPr>
            <w:r>
              <w:t>REF-23-05</w:t>
            </w:r>
          </w:p>
        </w:tc>
        <w:tc>
          <w:tcPr>
            <w:tcW w:w="1980" w:type="dxa"/>
          </w:tcPr>
          <w:p w:rsidR="00715D39" w:rsidRDefault="00715D39" w:rsidP="00B32A95">
            <w:pPr>
              <w:pStyle w:val="BodyText"/>
            </w:pPr>
          </w:p>
        </w:tc>
        <w:tc>
          <w:tcPr>
            <w:tcW w:w="4410" w:type="dxa"/>
          </w:tcPr>
          <w:p w:rsidR="00715D39" w:rsidRPr="00595340" w:rsidRDefault="00715D39" w:rsidP="00B32A95">
            <w:pPr>
              <w:pStyle w:val="BodyText"/>
            </w:pPr>
            <w:r w:rsidRPr="00715D39">
              <w:t>//Arclight/ArcLight/AcceptanceTest/</w:t>
            </w:r>
            <w:r>
              <w:t xml:space="preserve"> </w:t>
            </w:r>
            <w:r w:rsidRPr="00715D39">
              <w:t>Automation/MapTesting/Docs/</w:t>
            </w:r>
            <w:r>
              <w:t xml:space="preserve"> </w:t>
            </w:r>
            <w:r w:rsidRPr="00715D39">
              <w:t>AL_Automation_Integration_Test_Reports.pptx</w:t>
            </w:r>
          </w:p>
        </w:tc>
        <w:tc>
          <w:tcPr>
            <w:tcW w:w="1735" w:type="dxa"/>
          </w:tcPr>
          <w:p w:rsidR="00715D39" w:rsidRDefault="00715D39" w:rsidP="00B32A95">
            <w:pPr>
              <w:pStyle w:val="BodyText"/>
            </w:pPr>
          </w:p>
        </w:tc>
      </w:tr>
      <w:tr w:rsidR="00715D39" w:rsidTr="00B96476">
        <w:tc>
          <w:tcPr>
            <w:tcW w:w="1465" w:type="dxa"/>
          </w:tcPr>
          <w:p w:rsidR="00715D39" w:rsidRDefault="00715D39" w:rsidP="00B32A95">
            <w:pPr>
              <w:pStyle w:val="BodyText"/>
            </w:pPr>
            <w:r>
              <w:lastRenderedPageBreak/>
              <w:t>REF-23-06</w:t>
            </w:r>
          </w:p>
        </w:tc>
        <w:tc>
          <w:tcPr>
            <w:tcW w:w="1980" w:type="dxa"/>
          </w:tcPr>
          <w:p w:rsidR="00715D39" w:rsidRDefault="00715D39" w:rsidP="00B32A95">
            <w:pPr>
              <w:pStyle w:val="BodyText"/>
            </w:pPr>
          </w:p>
        </w:tc>
        <w:tc>
          <w:tcPr>
            <w:tcW w:w="4410" w:type="dxa"/>
          </w:tcPr>
          <w:p w:rsidR="00715D39" w:rsidRPr="00595340" w:rsidRDefault="00715D39" w:rsidP="00B32A95">
            <w:pPr>
              <w:pStyle w:val="BodyText"/>
            </w:pPr>
            <w:r w:rsidRPr="00715D39">
              <w:t>//Arclight/ArcLight/</w:t>
            </w:r>
            <w:r>
              <w:t xml:space="preserve"> </w:t>
            </w:r>
            <w:r w:rsidRPr="00715D39">
              <w:t>AcceptanceTest/</w:t>
            </w:r>
            <w:r>
              <w:t xml:space="preserve"> </w:t>
            </w:r>
            <w:r w:rsidRPr="00715D39">
              <w:t>Test_Plans/</w:t>
            </w:r>
            <w:r>
              <w:t xml:space="preserve"> </w:t>
            </w:r>
            <w:r w:rsidRPr="00715D39">
              <w:t>AL1_NLG_NetworkLogin_TestPlan.docx</w:t>
            </w:r>
          </w:p>
        </w:tc>
        <w:tc>
          <w:tcPr>
            <w:tcW w:w="1735" w:type="dxa"/>
          </w:tcPr>
          <w:p w:rsidR="00715D39" w:rsidRDefault="00715D39" w:rsidP="00B32A95">
            <w:pPr>
              <w:pStyle w:val="BodyText"/>
            </w:pPr>
          </w:p>
        </w:tc>
      </w:tr>
      <w:tr w:rsidR="00013FF1" w:rsidTr="00B96476">
        <w:tc>
          <w:tcPr>
            <w:tcW w:w="1465" w:type="dxa"/>
          </w:tcPr>
          <w:p w:rsidR="00013FF1" w:rsidRDefault="00013FF1" w:rsidP="00B32A95">
            <w:pPr>
              <w:pStyle w:val="BodyText"/>
            </w:pPr>
            <w:r>
              <w:t>REF-23-07</w:t>
            </w:r>
          </w:p>
        </w:tc>
        <w:tc>
          <w:tcPr>
            <w:tcW w:w="1980" w:type="dxa"/>
          </w:tcPr>
          <w:p w:rsidR="00013FF1" w:rsidRDefault="00013FF1" w:rsidP="00B32A95">
            <w:pPr>
              <w:pStyle w:val="BodyText"/>
            </w:pPr>
          </w:p>
        </w:tc>
        <w:tc>
          <w:tcPr>
            <w:tcW w:w="4410" w:type="dxa"/>
          </w:tcPr>
          <w:p w:rsidR="00013FF1" w:rsidRPr="00715D39" w:rsidRDefault="00013FF1" w:rsidP="00B32A95">
            <w:pPr>
              <w:pStyle w:val="BodyText"/>
            </w:pPr>
            <w:r w:rsidRPr="00013FF1">
              <w:t>//Arclight/ArcLight/AcceptanceTest/</w:t>
            </w:r>
            <w:r>
              <w:t xml:space="preserve"> </w:t>
            </w:r>
            <w:r w:rsidRPr="00013FF1">
              <w:t>Automation/MapTesting/Docs/</w:t>
            </w:r>
            <w:r>
              <w:t xml:space="preserve"> </w:t>
            </w:r>
            <w:r w:rsidRPr="00013FF1">
              <w:t>AL_Automation_User_Man.pptx</w:t>
            </w:r>
          </w:p>
        </w:tc>
        <w:tc>
          <w:tcPr>
            <w:tcW w:w="1735" w:type="dxa"/>
          </w:tcPr>
          <w:p w:rsidR="00013FF1" w:rsidRDefault="00013FF1" w:rsidP="00B32A95">
            <w:pPr>
              <w:pStyle w:val="BodyText"/>
            </w:pPr>
          </w:p>
        </w:tc>
      </w:tr>
    </w:tbl>
    <w:p w:rsidR="00684BA2" w:rsidRPr="0063645F" w:rsidRDefault="00684BA2" w:rsidP="00B32A95">
      <w:pPr>
        <w:pStyle w:val="BodyText"/>
      </w:pPr>
    </w:p>
    <w:p w:rsidR="00FE26FD" w:rsidRDefault="00FE26FD" w:rsidP="00FB19D9">
      <w:pPr>
        <w:pStyle w:val="Heading1"/>
      </w:pPr>
      <w:bookmarkStart w:id="81" w:name="_Toc176683113"/>
      <w:bookmarkStart w:id="82" w:name="_Toc177358554"/>
      <w:bookmarkStart w:id="83" w:name="_Toc177358778"/>
      <w:bookmarkStart w:id="84" w:name="_Toc177360026"/>
      <w:bookmarkStart w:id="85" w:name="_Toc177360831"/>
      <w:bookmarkStart w:id="86" w:name="_Toc177362768"/>
      <w:bookmarkStart w:id="87" w:name="_Toc444246712"/>
      <w:r>
        <w:lastRenderedPageBreak/>
        <w:t>CSCI-wide design decisions</w:t>
      </w:r>
      <w:bookmarkEnd w:id="81"/>
      <w:bookmarkEnd w:id="82"/>
      <w:bookmarkEnd w:id="83"/>
      <w:bookmarkEnd w:id="84"/>
      <w:bookmarkEnd w:id="85"/>
      <w:bookmarkEnd w:id="86"/>
      <w:bookmarkEnd w:id="87"/>
    </w:p>
    <w:p w:rsidR="00A01482" w:rsidRDefault="00A01482" w:rsidP="00A01482">
      <w:pPr>
        <w:pStyle w:val="BodyText"/>
      </w:pPr>
      <w:r>
        <w:t>The following design decisions guide the development and rollout of the CSCI’s:</w:t>
      </w:r>
    </w:p>
    <w:p w:rsidR="00A01482" w:rsidRPr="00A01482" w:rsidRDefault="00A01482" w:rsidP="00A01482">
      <w:pPr>
        <w:pStyle w:val="BodyText"/>
      </w:pPr>
    </w:p>
    <w:p w:rsidR="00B96476" w:rsidRDefault="00B96476" w:rsidP="00B96476">
      <w:pPr>
        <w:pStyle w:val="BodyText"/>
        <w:numPr>
          <w:ilvl w:val="0"/>
          <w:numId w:val="30"/>
        </w:numPr>
      </w:pPr>
      <w:r>
        <w:t>Implementation will be a phased approach with core functionalities rapidly developed and integrated according to the WBS</w:t>
      </w:r>
      <w:r w:rsidR="00595340">
        <w:t xml:space="preserve"> (REF-23-03)</w:t>
      </w:r>
      <w:r>
        <w:t>.</w:t>
      </w:r>
    </w:p>
    <w:p w:rsidR="00B96476" w:rsidRPr="009D1328" w:rsidRDefault="00B96476" w:rsidP="00B96476">
      <w:pPr>
        <w:pStyle w:val="BodyText"/>
        <w:numPr>
          <w:ilvl w:val="0"/>
          <w:numId w:val="30"/>
        </w:numPr>
      </w:pPr>
      <w:r>
        <w:t>Precedence processing will not be done as a group of N-maps all at once, but rather will be a group of N-results of individual precedence tests.</w:t>
      </w:r>
    </w:p>
    <w:p w:rsidR="006B2193" w:rsidRDefault="006B2193" w:rsidP="00A01482">
      <w:pPr>
        <w:pStyle w:val="BodyText"/>
        <w:numPr>
          <w:ilvl w:val="0"/>
          <w:numId w:val="30"/>
        </w:numPr>
      </w:pPr>
      <w:r>
        <w:t>Existing scripts for a ViaSat general purpose Selenium wrapper are available in python for use as-is</w:t>
      </w:r>
      <w:r w:rsidR="00A13817">
        <w:t>, and should be used as the base class for deriving any additional functionality, i.e., new member functions</w:t>
      </w:r>
      <w:r>
        <w:t>.</w:t>
      </w:r>
    </w:p>
    <w:p w:rsidR="00312C9E" w:rsidRDefault="005A6C93" w:rsidP="00A01482">
      <w:pPr>
        <w:pStyle w:val="BodyText"/>
        <w:numPr>
          <w:ilvl w:val="0"/>
          <w:numId w:val="30"/>
        </w:numPr>
      </w:pPr>
      <w:r>
        <w:t xml:space="preserve">Existing scripts for </w:t>
      </w:r>
      <w:r w:rsidR="006E3F68">
        <w:t>ReDa</w:t>
      </w:r>
      <w:r w:rsidR="00A13817">
        <w:t xml:space="preserve"> come</w:t>
      </w:r>
      <w:r w:rsidR="00312C9E">
        <w:t xml:space="preserve"> with many GUI based advantages such as </w:t>
      </w:r>
      <w:r w:rsidR="00A01482">
        <w:t xml:space="preserve">Results presentation and </w:t>
      </w:r>
      <w:r w:rsidR="00312C9E">
        <w:t>phpMyAdmin which make porting the exiting code a net advantage to the project</w:t>
      </w:r>
      <w:r w:rsidR="00A01482">
        <w:t xml:space="preserve">; see </w:t>
      </w:r>
      <w:r w:rsidR="00A01482">
        <w:fldChar w:fldCharType="begin"/>
      </w:r>
      <w:r w:rsidR="00A01482">
        <w:instrText xml:space="preserve"> REF _Ref419962506 \h </w:instrText>
      </w:r>
      <w:r w:rsidR="00A01482">
        <w:fldChar w:fldCharType="separate"/>
      </w:r>
      <w:r w:rsidR="003363C0">
        <w:t xml:space="preserve">Figure </w:t>
      </w:r>
      <w:r w:rsidR="003363C0">
        <w:rPr>
          <w:noProof/>
        </w:rPr>
        <w:t>2</w:t>
      </w:r>
      <w:r w:rsidR="00A01482">
        <w:fldChar w:fldCharType="end"/>
      </w:r>
      <w:r w:rsidR="00A01482">
        <w:t xml:space="preserve"> and </w:t>
      </w:r>
      <w:r w:rsidR="00A01482">
        <w:fldChar w:fldCharType="begin"/>
      </w:r>
      <w:r w:rsidR="00A01482">
        <w:instrText xml:space="preserve"> REF _Ref419962515 \h </w:instrText>
      </w:r>
      <w:r w:rsidR="00A01482">
        <w:fldChar w:fldCharType="separate"/>
      </w:r>
      <w:r w:rsidR="003363C0">
        <w:t xml:space="preserve">Figure </w:t>
      </w:r>
      <w:r w:rsidR="003363C0">
        <w:rPr>
          <w:noProof/>
        </w:rPr>
        <w:t>3</w:t>
      </w:r>
      <w:r w:rsidR="00A01482">
        <w:fldChar w:fldCharType="end"/>
      </w:r>
      <w:r w:rsidR="00312C9E">
        <w:t>. The updates are minor, but a slight re-work to the GUI entry-point, i.e. index.html, is needed to support both ReDa and the ArcLight Test GUI.</w:t>
      </w:r>
    </w:p>
    <w:p w:rsidR="00312C9E" w:rsidRDefault="00312C9E" w:rsidP="00A01482">
      <w:pPr>
        <w:pStyle w:val="BodyText"/>
        <w:numPr>
          <w:ilvl w:val="0"/>
          <w:numId w:val="30"/>
        </w:numPr>
      </w:pPr>
      <w:r>
        <w:t xml:space="preserve">Existing ReDa library API’s are available in other scripting languages which also include other unneeded project specific extras, </w:t>
      </w:r>
      <w:r w:rsidR="00A13817">
        <w:t>and</w:t>
      </w:r>
      <w:r>
        <w:t xml:space="preserve"> these models can be used </w:t>
      </w:r>
      <w:r w:rsidR="00A13817">
        <w:t xml:space="preserve">as a guide </w:t>
      </w:r>
      <w:r w:rsidR="00A658C8">
        <w:t>to adapt to ArcLight automation.</w:t>
      </w:r>
    </w:p>
    <w:p w:rsidR="00AA714F" w:rsidRDefault="00AA714F" w:rsidP="00AA714F">
      <w:pPr>
        <w:pStyle w:val="BodyText"/>
        <w:numPr>
          <w:ilvl w:val="0"/>
          <w:numId w:val="30"/>
        </w:numPr>
      </w:pPr>
      <w:r>
        <w:t>Generating map coordinates on the Linux based server. Use license server to develop/compile and use MCR library for non-license runtime</w:t>
      </w:r>
    </w:p>
    <w:p w:rsidR="00AA714F" w:rsidRDefault="00AA714F" w:rsidP="00AA714F">
      <w:pPr>
        <w:pStyle w:val="BodyText"/>
        <w:numPr>
          <w:ilvl w:val="0"/>
          <w:numId w:val="30"/>
        </w:numPr>
      </w:pPr>
      <w:r>
        <w:t xml:space="preserve">Generating kml file on the Linux based server; recompile for Linux </w:t>
      </w:r>
    </w:p>
    <w:p w:rsidR="00312C9E" w:rsidRDefault="00312C9E" w:rsidP="00312C9E">
      <w:pPr>
        <w:pStyle w:val="BodyText"/>
      </w:pPr>
    </w:p>
    <w:p w:rsidR="00312C9E" w:rsidRDefault="00312C9E" w:rsidP="00312C9E">
      <w:pPr>
        <w:pStyle w:val="BodyText"/>
      </w:pPr>
    </w:p>
    <w:p w:rsidR="005A6C93" w:rsidRDefault="008D3230" w:rsidP="005A6C93">
      <w:pPr>
        <w:pStyle w:val="BodyText"/>
        <w:jc w:val="center"/>
      </w:pPr>
      <w:r>
        <w:pict>
          <v:shape id="_x0000_i1028" type="#_x0000_t75" style="width:371.1pt;height:185.25pt">
            <v:imagedata r:id="rId15" o:title="Reda_results"/>
          </v:shape>
        </w:pict>
      </w:r>
    </w:p>
    <w:p w:rsidR="005A6C93" w:rsidRDefault="005A6C93" w:rsidP="005A6C93">
      <w:pPr>
        <w:pStyle w:val="Caption"/>
        <w:jc w:val="center"/>
      </w:pPr>
      <w:bookmarkStart w:id="88" w:name="_Ref419962506"/>
      <w:bookmarkStart w:id="89" w:name="_Toc444246751"/>
      <w:r>
        <w:t xml:space="preserve">Figure </w:t>
      </w:r>
      <w:fldSimple w:instr=" SEQ Figure \* ARABIC ">
        <w:r w:rsidR="003363C0">
          <w:rPr>
            <w:noProof/>
          </w:rPr>
          <w:t>2</w:t>
        </w:r>
      </w:fldSimple>
      <w:bookmarkEnd w:id="88"/>
      <w:r w:rsidR="006E3F68">
        <w:t xml:space="preserve"> - ReD</w:t>
      </w:r>
      <w:r>
        <w:t>a Results Example</w:t>
      </w:r>
      <w:bookmarkEnd w:id="89"/>
    </w:p>
    <w:p w:rsidR="005A6C93" w:rsidRDefault="005A6C93" w:rsidP="005A6C93">
      <w:pPr>
        <w:pStyle w:val="BodyText"/>
        <w:jc w:val="center"/>
      </w:pPr>
    </w:p>
    <w:p w:rsidR="005A6C93" w:rsidRDefault="008D3230" w:rsidP="005A6C93">
      <w:pPr>
        <w:pStyle w:val="BodyText"/>
        <w:jc w:val="center"/>
      </w:pPr>
      <w:r>
        <w:lastRenderedPageBreak/>
        <w:pict>
          <v:shape id="_x0000_i1029" type="#_x0000_t75" style="width:277.55pt;height:156.3pt">
            <v:imagedata r:id="rId16" o:title="Reda_phpMyAdmin"/>
          </v:shape>
        </w:pict>
      </w:r>
    </w:p>
    <w:p w:rsidR="005A6C93" w:rsidRDefault="005A6C93" w:rsidP="005A6C93">
      <w:pPr>
        <w:pStyle w:val="Caption"/>
        <w:jc w:val="center"/>
      </w:pPr>
      <w:bookmarkStart w:id="90" w:name="_Ref419962515"/>
      <w:bookmarkStart w:id="91" w:name="_Toc444246752"/>
      <w:r>
        <w:t xml:space="preserve">Figure </w:t>
      </w:r>
      <w:fldSimple w:instr=" SEQ Figure \* ARABIC ">
        <w:r w:rsidR="003363C0">
          <w:rPr>
            <w:noProof/>
          </w:rPr>
          <w:t>3</w:t>
        </w:r>
      </w:fldSimple>
      <w:bookmarkEnd w:id="90"/>
      <w:r>
        <w:t xml:space="preserve"> - phpMyAdmin Integrated with Re</w:t>
      </w:r>
      <w:r w:rsidR="006E3F68">
        <w:t>D</w:t>
      </w:r>
      <w:r>
        <w:t>a</w:t>
      </w:r>
      <w:bookmarkEnd w:id="91"/>
    </w:p>
    <w:p w:rsidR="005A6C93" w:rsidRDefault="005A6C93" w:rsidP="00312C9E">
      <w:pPr>
        <w:pStyle w:val="BodyText"/>
      </w:pPr>
    </w:p>
    <w:p w:rsidR="009D1328" w:rsidRDefault="009D1328" w:rsidP="009D1328">
      <w:pPr>
        <w:pStyle w:val="Heading2"/>
      </w:pPr>
      <w:bookmarkStart w:id="92" w:name="_Toc444246713"/>
      <w:r>
        <w:t>Unresolved Design Decisions</w:t>
      </w:r>
      <w:bookmarkEnd w:id="92"/>
    </w:p>
    <w:p w:rsidR="009D1328" w:rsidRDefault="009D1328" w:rsidP="009D1328">
      <w:pPr>
        <w:pStyle w:val="BodyText"/>
      </w:pPr>
      <w:r>
        <w:t>The following design decisions need further investigation and resolution to complete the design</w:t>
      </w:r>
      <w:r w:rsidR="00174182">
        <w:t xml:space="preserve"> (and/or implementation)</w:t>
      </w:r>
      <w:r>
        <w:t>,</w:t>
      </w:r>
    </w:p>
    <w:p w:rsidR="00EE3E3C" w:rsidRDefault="00EE3E3C" w:rsidP="00EE3E3C">
      <w:pPr>
        <w:pStyle w:val="BodyText"/>
        <w:numPr>
          <w:ilvl w:val="0"/>
          <w:numId w:val="24"/>
        </w:numPr>
      </w:pPr>
      <w:r>
        <w:t>Satellite (Beam) name may need to be a list of beams that have changed for the map</w:t>
      </w:r>
      <w:r w:rsidR="00AA714F">
        <w:t>; currently one beam per group</w:t>
      </w:r>
      <w:r w:rsidR="00EC30E5">
        <w:t xml:space="preserve">. Can be tested in bulk by using group </w:t>
      </w:r>
      <w:r w:rsidR="001867DA">
        <w:t xml:space="preserve">id </w:t>
      </w:r>
      <w:r w:rsidR="00EC30E5">
        <w:t>range, e.g. 1-3,12,15,17-22</w:t>
      </w:r>
      <w:r w:rsidR="00AA714F">
        <w:t>.</w:t>
      </w:r>
      <w:r>
        <w:t xml:space="preserve"> </w:t>
      </w:r>
    </w:p>
    <w:p w:rsidR="00174182" w:rsidRDefault="00174182" w:rsidP="00EE3E3C">
      <w:pPr>
        <w:pStyle w:val="BodyText"/>
        <w:numPr>
          <w:ilvl w:val="0"/>
          <w:numId w:val="24"/>
        </w:numPr>
      </w:pPr>
      <w:r>
        <w:t>For ease in Apache implementation,  currently the results are placed in /var/www/html/results/… and the code is located at /var/www/cgi-bin</w:t>
      </w:r>
    </w:p>
    <w:p w:rsidR="001867DA" w:rsidRDefault="00595340" w:rsidP="00EE3E3C">
      <w:pPr>
        <w:pStyle w:val="BodyText"/>
        <w:numPr>
          <w:ilvl w:val="0"/>
          <w:numId w:val="24"/>
        </w:numPr>
      </w:pPr>
      <w:r>
        <w:t xml:space="preserve">Merging SSH and Console packages for Terminal Commands (termcfg). </w:t>
      </w:r>
      <w:r w:rsidR="001867DA">
        <w:t xml:space="preserve">The Terminal SSH interface is mandatory since the terminal console server is not a shared resource and was implemented in </w:t>
      </w:r>
      <w:r w:rsidR="001867DA" w:rsidRPr="00205BBF">
        <w:t>//Arclight/ArcLight/AcceptanceTest</w:t>
      </w:r>
      <w:r w:rsidR="001867DA">
        <w:t xml:space="preserve"> </w:t>
      </w:r>
      <w:r w:rsidR="001867DA" w:rsidRPr="00205BBF">
        <w:t>/Automation/MapTesting/</w:t>
      </w:r>
      <w:r w:rsidR="001867DA">
        <w:t xml:space="preserve"> </w:t>
      </w:r>
      <w:r w:rsidR="001867DA" w:rsidRPr="00205BBF">
        <w:t>src/vsel/termLinkSSH.py</w:t>
      </w:r>
      <w:r w:rsidR="001867DA">
        <w:t xml:space="preserve"> which duplicates some code in </w:t>
      </w:r>
      <w:r w:rsidR="001867DA" w:rsidRPr="00B55DE0">
        <w:t>//Arclight/ArcLight/AcceptanceTest</w:t>
      </w:r>
      <w:r w:rsidR="001867DA">
        <w:t xml:space="preserve"> </w:t>
      </w:r>
      <w:r w:rsidR="001867DA" w:rsidRPr="00B55DE0">
        <w:t>/Automation/GTAF_TIDE/</w:t>
      </w:r>
      <w:r w:rsidR="001867DA">
        <w:t xml:space="preserve"> </w:t>
      </w:r>
      <w:r w:rsidR="001867DA" w:rsidRPr="00B55DE0">
        <w:t>Scripts/utils/TermSerialCom.py</w:t>
      </w:r>
    </w:p>
    <w:p w:rsidR="005A6C93" w:rsidRDefault="005A6C93" w:rsidP="00312C9E">
      <w:pPr>
        <w:pStyle w:val="BodyText"/>
      </w:pPr>
    </w:p>
    <w:p w:rsidR="00FE26FD" w:rsidRDefault="00B924A3" w:rsidP="00FB19D9">
      <w:pPr>
        <w:pStyle w:val="Heading1"/>
      </w:pPr>
      <w:bookmarkStart w:id="93" w:name="_Toc176683114"/>
      <w:bookmarkStart w:id="94" w:name="_Toc177358555"/>
      <w:bookmarkStart w:id="95" w:name="_Toc177358779"/>
      <w:bookmarkStart w:id="96" w:name="_Toc177360027"/>
      <w:bookmarkStart w:id="97" w:name="_Toc177360832"/>
      <w:bookmarkStart w:id="98" w:name="_Toc177362769"/>
      <w:bookmarkStart w:id="99" w:name="_Toc444246714"/>
      <w:r>
        <w:lastRenderedPageBreak/>
        <w:t xml:space="preserve">CSCI architectural </w:t>
      </w:r>
      <w:r w:rsidR="00FE26FD">
        <w:t>design</w:t>
      </w:r>
      <w:bookmarkEnd w:id="93"/>
      <w:bookmarkEnd w:id="94"/>
      <w:bookmarkEnd w:id="95"/>
      <w:bookmarkEnd w:id="96"/>
      <w:bookmarkEnd w:id="97"/>
      <w:bookmarkEnd w:id="98"/>
      <w:bookmarkEnd w:id="99"/>
    </w:p>
    <w:p w:rsidR="00C05BC9" w:rsidRDefault="00C05BC9" w:rsidP="000E329F">
      <w:pPr>
        <w:pStyle w:val="BodyText"/>
      </w:pPr>
      <w:r w:rsidRPr="00C05BC9">
        <w:t>This section defines the software architecture at the component level and focuses on the inter-component interactions</w:t>
      </w:r>
      <w:r>
        <w:t>, i.e. the software high-level design</w:t>
      </w:r>
      <w:r w:rsidRPr="00C05BC9">
        <w:t xml:space="preserve">. </w:t>
      </w:r>
    </w:p>
    <w:p w:rsidR="00C05BC9" w:rsidRDefault="00C05BC9" w:rsidP="000E329F">
      <w:pPr>
        <w:pStyle w:val="BodyText"/>
      </w:pPr>
    </w:p>
    <w:p w:rsidR="00907601" w:rsidRDefault="00237FDA" w:rsidP="000E329F">
      <w:pPr>
        <w:pStyle w:val="BodyText"/>
      </w:pPr>
      <w:r>
        <w:t xml:space="preserve">Expanded from the system overview described in Section </w:t>
      </w:r>
      <w:r>
        <w:fldChar w:fldCharType="begin"/>
      </w:r>
      <w:r>
        <w:instrText xml:space="preserve"> REF _Ref419964328 \r \h </w:instrText>
      </w:r>
      <w:r>
        <w:fldChar w:fldCharType="separate"/>
      </w:r>
      <w:r w:rsidR="003363C0">
        <w:t>1.2</w:t>
      </w:r>
      <w:r>
        <w:fldChar w:fldCharType="end"/>
      </w:r>
      <w:r>
        <w:t xml:space="preserve"> , </w:t>
      </w:r>
      <w:r w:rsidR="00013938">
        <w:fldChar w:fldCharType="begin"/>
      </w:r>
      <w:r w:rsidR="00013938">
        <w:instrText xml:space="preserve"> REF _Ref419963053 \h </w:instrText>
      </w:r>
      <w:r w:rsidR="00013938">
        <w:fldChar w:fldCharType="separate"/>
      </w:r>
      <w:r w:rsidR="003363C0">
        <w:t xml:space="preserve">Figure </w:t>
      </w:r>
      <w:r w:rsidR="003363C0">
        <w:rPr>
          <w:noProof/>
        </w:rPr>
        <w:t>4</w:t>
      </w:r>
      <w:r w:rsidR="00013938">
        <w:fldChar w:fldCharType="end"/>
      </w:r>
      <w:r w:rsidR="00013938">
        <w:t xml:space="preserve"> below shows </w:t>
      </w:r>
      <w:r>
        <w:t xml:space="preserve">a more in-depth </w:t>
      </w:r>
      <w:r w:rsidR="00013938">
        <w:t>system architecture containing COTS products from which the software architecture is derived</w:t>
      </w:r>
      <w:r>
        <w:t xml:space="preserve">.  The Apache, MySQL, and Python/PHP </w:t>
      </w:r>
      <w:r w:rsidR="00B909B1">
        <w:t xml:space="preserve">elements, all </w:t>
      </w:r>
      <w:r>
        <w:t>running on Linux</w:t>
      </w:r>
      <w:r w:rsidR="00B909B1">
        <w:t>,</w:t>
      </w:r>
      <w:r>
        <w:t xml:space="preserve"> provide the framework for </w:t>
      </w:r>
      <w:r w:rsidR="00B909B1">
        <w:t xml:space="preserve">external browser based command and control of the test system. The Python/PHP, Matlab [TBR], Selenium, Browser, Tcl/Expect elements provide the framework for control of the ArcLight system (unit under test).  </w:t>
      </w:r>
    </w:p>
    <w:p w:rsidR="00FD4277" w:rsidRDefault="00FD4277" w:rsidP="000E329F">
      <w:pPr>
        <w:pStyle w:val="BodyText"/>
      </w:pPr>
    </w:p>
    <w:p w:rsidR="000E329F" w:rsidRDefault="000E329F" w:rsidP="000E329F">
      <w:pPr>
        <w:pStyle w:val="BodyText"/>
      </w:pPr>
    </w:p>
    <w:p w:rsidR="000E329F" w:rsidRDefault="008D3230" w:rsidP="00DF7FA4">
      <w:pPr>
        <w:pStyle w:val="BodyText"/>
        <w:jc w:val="center"/>
      </w:pPr>
      <w:r>
        <w:pict w14:anchorId="16AC93B9">
          <v:shape id="_x0000_i1030" type="#_x0000_t75" style="width:361.25pt;height:228.3pt;mso-left-percent:-10001;mso-top-percent:-10001;mso-position-horizontal:absolute;mso-position-horizontal-relative:char;mso-position-vertical:absolute;mso-position-vertical-relative:line;mso-left-percent:-10001;mso-top-percent:-10001">
            <v:imagedata r:id="rId17" o:title=""/>
          </v:shape>
        </w:pict>
      </w:r>
    </w:p>
    <w:p w:rsidR="00DF7FA4" w:rsidRDefault="00DF7FA4" w:rsidP="00FD4277">
      <w:pPr>
        <w:pStyle w:val="Caption"/>
        <w:spacing w:before="120"/>
        <w:jc w:val="center"/>
      </w:pPr>
      <w:bookmarkStart w:id="100" w:name="_Ref419963053"/>
      <w:bookmarkStart w:id="101" w:name="_Toc444246753"/>
      <w:r>
        <w:t xml:space="preserve">Figure </w:t>
      </w:r>
      <w:fldSimple w:instr=" SEQ Figure \* ARABIC ">
        <w:r w:rsidR="003363C0">
          <w:rPr>
            <w:noProof/>
          </w:rPr>
          <w:t>4</w:t>
        </w:r>
      </w:fldSimple>
      <w:bookmarkEnd w:id="100"/>
      <w:r>
        <w:t xml:space="preserve"> - </w:t>
      </w:r>
      <w:r w:rsidRPr="00DF7FA4">
        <w:t xml:space="preserve">ArcLight Automation for Map Bundles </w:t>
      </w:r>
      <w:r w:rsidR="00915E84">
        <w:t>System Architecture</w:t>
      </w:r>
      <w:r w:rsidRPr="00DF7FA4">
        <w:t xml:space="preserve"> </w:t>
      </w:r>
      <w:r w:rsidR="00915E84">
        <w:t>Overview</w:t>
      </w:r>
      <w:bookmarkEnd w:id="101"/>
    </w:p>
    <w:p w:rsidR="000E329F" w:rsidRDefault="000E329F" w:rsidP="000E329F">
      <w:pPr>
        <w:pStyle w:val="BodyText"/>
      </w:pPr>
    </w:p>
    <w:p w:rsidR="00FE26FD" w:rsidRDefault="00FE26FD" w:rsidP="00EC1BC5">
      <w:pPr>
        <w:pStyle w:val="Heading2"/>
      </w:pPr>
      <w:bookmarkStart w:id="102" w:name="_Toc176683115"/>
      <w:bookmarkStart w:id="103" w:name="_Toc177358556"/>
      <w:bookmarkStart w:id="104" w:name="_Toc177358780"/>
      <w:bookmarkStart w:id="105" w:name="_Toc177360028"/>
      <w:bookmarkStart w:id="106" w:name="_Toc177360833"/>
      <w:bookmarkStart w:id="107" w:name="_Toc177362770"/>
      <w:bookmarkStart w:id="108" w:name="_Toc444246715"/>
      <w:r>
        <w:t xml:space="preserve">CSCI </w:t>
      </w:r>
      <w:r w:rsidR="0045788D">
        <w:t>C</w:t>
      </w:r>
      <w:r>
        <w:t>omponents</w:t>
      </w:r>
      <w:bookmarkEnd w:id="102"/>
      <w:bookmarkEnd w:id="103"/>
      <w:bookmarkEnd w:id="104"/>
      <w:bookmarkEnd w:id="105"/>
      <w:bookmarkEnd w:id="106"/>
      <w:bookmarkEnd w:id="107"/>
      <w:bookmarkEnd w:id="108"/>
    </w:p>
    <w:p w:rsidR="003363C0" w:rsidRDefault="007860FB" w:rsidP="003363C0">
      <w:r>
        <w:t>The CSCI components defined in the AL Automation SSDD (</w:t>
      </w:r>
      <w:r w:rsidR="001879E4">
        <w:t xml:space="preserve">REF-23-01) and shown in </w:t>
      </w:r>
      <w:r w:rsidR="001879E4">
        <w:fldChar w:fldCharType="begin"/>
      </w:r>
      <w:r w:rsidR="001879E4">
        <w:instrText xml:space="preserve"> REF _Ref417571882 \h </w:instrText>
      </w:r>
      <w:r w:rsidR="00683459">
        <w:instrText xml:space="preserve"> \* MERGEFORMAT </w:instrText>
      </w:r>
      <w:r w:rsidR="001879E4">
        <w:fldChar w:fldCharType="separate"/>
      </w:r>
    </w:p>
    <w:p w:rsidR="003363C0" w:rsidRPr="00DA289F" w:rsidRDefault="003363C0" w:rsidP="004B51FB"/>
    <w:p w:rsidR="000E329F" w:rsidRDefault="003363C0" w:rsidP="00683459">
      <w:r>
        <w:t>Figure</w:t>
      </w:r>
      <w:r>
        <w:rPr>
          <w:noProof/>
        </w:rPr>
        <w:t xml:space="preserve"> </w:t>
      </w:r>
      <w:r>
        <w:t xml:space="preserve">5 - </w:t>
      </w:r>
      <w:r w:rsidRPr="00DF7FA4">
        <w:t xml:space="preserve">ArcLight CSCI Components </w:t>
      </w:r>
      <w:r>
        <w:t>Interaction</w:t>
      </w:r>
      <w:r w:rsidR="001879E4">
        <w:fldChar w:fldCharType="end"/>
      </w:r>
      <w:r w:rsidR="001879E4">
        <w:t xml:space="preserve"> are summarized as follows</w:t>
      </w:r>
    </w:p>
    <w:p w:rsidR="00C703EF" w:rsidRDefault="007860FB" w:rsidP="00BE7107">
      <w:pPr>
        <w:pStyle w:val="BodyText"/>
        <w:numPr>
          <w:ilvl w:val="0"/>
          <w:numId w:val="20"/>
        </w:numPr>
      </w:pPr>
      <w:r w:rsidRPr="007860FB">
        <w:t>ArcLight Test GUI</w:t>
      </w:r>
      <w:r w:rsidR="00BE7107">
        <w:t xml:space="preserve"> m</w:t>
      </w:r>
      <w:r w:rsidRPr="007860FB">
        <w:t>anages simple set of html webpages for launching tests and getting results</w:t>
      </w:r>
    </w:p>
    <w:p w:rsidR="00BE7107" w:rsidRDefault="00BE7107" w:rsidP="001879E4">
      <w:pPr>
        <w:pStyle w:val="BodyText"/>
        <w:numPr>
          <w:ilvl w:val="0"/>
          <w:numId w:val="20"/>
        </w:numPr>
      </w:pPr>
      <w:r>
        <w:t>ArcLight Test Cases is a conceptual CSCI that contains:</w:t>
      </w:r>
    </w:p>
    <w:p w:rsidR="00C703EF" w:rsidRDefault="00BE7107" w:rsidP="006E2769">
      <w:pPr>
        <w:pStyle w:val="BodyText"/>
        <w:numPr>
          <w:ilvl w:val="1"/>
          <w:numId w:val="20"/>
        </w:numPr>
      </w:pPr>
      <w:r>
        <w:t>ArcLight Automation Manager</w:t>
      </w:r>
      <w:r w:rsidR="006E2769">
        <w:t xml:space="preserve">, which </w:t>
      </w:r>
      <w:r>
        <w:t>manages and controls test case execution</w:t>
      </w:r>
      <w:r w:rsidR="00785FDE">
        <w:t xml:space="preserve"> that can be launched from </w:t>
      </w:r>
      <w:r w:rsidR="007860FB" w:rsidRPr="007860FB">
        <w:t>AL Test GUI or Linux shell</w:t>
      </w:r>
      <w:r w:rsidR="00785FDE">
        <w:t xml:space="preserve">. </w:t>
      </w:r>
    </w:p>
    <w:p w:rsidR="00BE7107" w:rsidRDefault="007860FB" w:rsidP="006E2769">
      <w:pPr>
        <w:pStyle w:val="BodyText"/>
        <w:numPr>
          <w:ilvl w:val="2"/>
          <w:numId w:val="20"/>
        </w:numPr>
      </w:pPr>
      <w:r w:rsidRPr="007860FB">
        <w:t xml:space="preserve">Common configuration of test database and files </w:t>
      </w:r>
    </w:p>
    <w:p w:rsidR="00C703EF" w:rsidRDefault="007860FB" w:rsidP="006E2769">
      <w:pPr>
        <w:pStyle w:val="BodyText"/>
        <w:numPr>
          <w:ilvl w:val="2"/>
          <w:numId w:val="20"/>
        </w:numPr>
      </w:pPr>
      <w:r w:rsidRPr="007860FB">
        <w:t>Utilize API layers to manage devices during execution of test procedures</w:t>
      </w:r>
    </w:p>
    <w:p w:rsidR="00BE7107" w:rsidRDefault="007860FB" w:rsidP="006E2769">
      <w:pPr>
        <w:pStyle w:val="BodyText"/>
        <w:numPr>
          <w:ilvl w:val="2"/>
          <w:numId w:val="20"/>
        </w:numPr>
      </w:pPr>
      <w:r w:rsidRPr="007860FB">
        <w:lastRenderedPageBreak/>
        <w:t>Extensible for additional test cases</w:t>
      </w:r>
    </w:p>
    <w:p w:rsidR="00BE7107" w:rsidRDefault="007860FB" w:rsidP="006E2769">
      <w:pPr>
        <w:pStyle w:val="BodyText"/>
        <w:numPr>
          <w:ilvl w:val="2"/>
          <w:numId w:val="20"/>
        </w:numPr>
      </w:pPr>
      <w:r w:rsidRPr="007860FB">
        <w:t>Follow</w:t>
      </w:r>
      <w:r w:rsidR="00785FDE">
        <w:t>s</w:t>
      </w:r>
      <w:r w:rsidRPr="007860FB">
        <w:t xml:space="preserve"> standardized results logging</w:t>
      </w:r>
      <w:r w:rsidR="00BE7107">
        <w:t xml:space="preserve"> </w:t>
      </w:r>
      <w:r w:rsidRPr="007860FB">
        <w:t xml:space="preserve">API  (or </w:t>
      </w:r>
      <w:r w:rsidR="006E3F68">
        <w:t>ReDa</w:t>
      </w:r>
      <w:r w:rsidRPr="007860FB">
        <w:t>)</w:t>
      </w:r>
    </w:p>
    <w:p w:rsidR="00BE7107" w:rsidRDefault="006E2769" w:rsidP="006E2769">
      <w:pPr>
        <w:pStyle w:val="BodyText"/>
        <w:numPr>
          <w:ilvl w:val="1"/>
          <w:numId w:val="20"/>
        </w:numPr>
      </w:pPr>
      <w:r>
        <w:t>Map Bundles Test Cases, which</w:t>
      </w:r>
      <w:r w:rsidR="00785FDE">
        <w:t xml:space="preserve"> is a collection of scripts/objects for executing the map bundles test suite</w:t>
      </w:r>
    </w:p>
    <w:p w:rsidR="00BE7107" w:rsidRDefault="007860FB" w:rsidP="006E2769">
      <w:pPr>
        <w:pStyle w:val="BodyText"/>
        <w:numPr>
          <w:ilvl w:val="2"/>
          <w:numId w:val="20"/>
        </w:numPr>
      </w:pPr>
      <w:r w:rsidRPr="007860FB">
        <w:t>mapBun Trickle</w:t>
      </w:r>
    </w:p>
    <w:p w:rsidR="00BE7107" w:rsidRDefault="007860FB" w:rsidP="006E2769">
      <w:pPr>
        <w:pStyle w:val="BodyText"/>
        <w:numPr>
          <w:ilvl w:val="2"/>
          <w:numId w:val="20"/>
        </w:numPr>
      </w:pPr>
      <w:r w:rsidRPr="007860FB">
        <w:t>mapBun Terminal Upload</w:t>
      </w:r>
    </w:p>
    <w:p w:rsidR="00BE7107" w:rsidRDefault="007860FB" w:rsidP="006E2769">
      <w:pPr>
        <w:pStyle w:val="BodyText"/>
        <w:numPr>
          <w:ilvl w:val="2"/>
          <w:numId w:val="20"/>
        </w:numPr>
      </w:pPr>
      <w:r w:rsidRPr="007860FB">
        <w:t>mapBun Precedence</w:t>
      </w:r>
    </w:p>
    <w:p w:rsidR="00BE7107" w:rsidRDefault="007860FB" w:rsidP="006E2769">
      <w:pPr>
        <w:pStyle w:val="BodyText"/>
        <w:numPr>
          <w:ilvl w:val="2"/>
          <w:numId w:val="20"/>
        </w:numPr>
      </w:pPr>
      <w:r w:rsidRPr="007860FB">
        <w:t>mapBun FL Lock</w:t>
      </w:r>
    </w:p>
    <w:p w:rsidR="00893D6B" w:rsidRDefault="00893D6B" w:rsidP="006E2769">
      <w:pPr>
        <w:pStyle w:val="BodyText"/>
        <w:numPr>
          <w:ilvl w:val="1"/>
          <w:numId w:val="20"/>
        </w:numPr>
      </w:pPr>
      <w:r>
        <w:t>Network Login</w:t>
      </w:r>
      <w:r w:rsidR="00B3066B">
        <w:t>/Terminal Status</w:t>
      </w:r>
      <w:r>
        <w:t xml:space="preserve"> (NLG) Test cases</w:t>
      </w:r>
    </w:p>
    <w:p w:rsidR="00013FF1" w:rsidRDefault="00013FF1" w:rsidP="004B51FB">
      <w:pPr>
        <w:pStyle w:val="BodyText"/>
        <w:numPr>
          <w:ilvl w:val="2"/>
          <w:numId w:val="20"/>
        </w:numPr>
      </w:pPr>
      <w:r>
        <w:t>NMSPM VMT and Terminal Monitoring</w:t>
      </w:r>
    </w:p>
    <w:p w:rsidR="00013FF1" w:rsidRDefault="00013FF1" w:rsidP="004B51FB">
      <w:pPr>
        <w:pStyle w:val="BodyText"/>
        <w:numPr>
          <w:ilvl w:val="2"/>
          <w:numId w:val="20"/>
        </w:numPr>
      </w:pPr>
      <w:r>
        <w:t>NMS VMT Commands</w:t>
      </w:r>
    </w:p>
    <w:p w:rsidR="005405DA" w:rsidRDefault="005405DA" w:rsidP="004B51FB">
      <w:pPr>
        <w:pStyle w:val="BodyText"/>
        <w:numPr>
          <w:ilvl w:val="2"/>
          <w:numId w:val="20"/>
        </w:numPr>
      </w:pPr>
      <w:r>
        <w:t>Terminal and RTNMS syslog collection and post processing</w:t>
      </w:r>
    </w:p>
    <w:p w:rsidR="006E2769" w:rsidRDefault="006E2769" w:rsidP="006E2769">
      <w:pPr>
        <w:pStyle w:val="BodyText"/>
        <w:numPr>
          <w:ilvl w:val="1"/>
          <w:numId w:val="20"/>
        </w:numPr>
      </w:pPr>
      <w:r>
        <w:t>Any other added Test Cases</w:t>
      </w:r>
    </w:p>
    <w:p w:rsidR="00BE7107" w:rsidRDefault="007860FB" w:rsidP="00BE7107">
      <w:pPr>
        <w:pStyle w:val="BodyText"/>
        <w:numPr>
          <w:ilvl w:val="0"/>
          <w:numId w:val="20"/>
        </w:numPr>
      </w:pPr>
      <w:r w:rsidRPr="007860FB">
        <w:t>ArcLight GUI</w:t>
      </w:r>
      <w:r w:rsidR="00785FDE">
        <w:t xml:space="preserve"> is a collection of scripts/objects for automating ArcLight NMS/EMS and Terminal GUI actions through the ViaSat Selenium CSCI or the Selenium Library.</w:t>
      </w:r>
    </w:p>
    <w:p w:rsidR="00BE7107" w:rsidRDefault="00BE7107" w:rsidP="00BE7107">
      <w:pPr>
        <w:pStyle w:val="BodyText"/>
        <w:numPr>
          <w:ilvl w:val="0"/>
          <w:numId w:val="20"/>
        </w:numPr>
      </w:pPr>
      <w:r>
        <w:t>ViaSat Selenium</w:t>
      </w:r>
      <w:r w:rsidR="00785FDE">
        <w:t xml:space="preserve"> is an existing collection of common scripts/objects for automating ViaSat browser based GUI actions.</w:t>
      </w:r>
    </w:p>
    <w:p w:rsidR="00BE7107" w:rsidRDefault="00BE7107" w:rsidP="00BE7107">
      <w:pPr>
        <w:pStyle w:val="BodyText"/>
        <w:numPr>
          <w:ilvl w:val="0"/>
          <w:numId w:val="20"/>
        </w:numPr>
      </w:pPr>
      <w:r>
        <w:t>ArcLight</w:t>
      </w:r>
      <w:r w:rsidR="007860FB" w:rsidRPr="007860FB">
        <w:t xml:space="preserve"> Devices</w:t>
      </w:r>
      <w:r w:rsidR="00785FDE">
        <w:t xml:space="preserve"> is a collection of scripts/objects for automating ArcLight devices through console interfaces, i.e. serial or ssh based CLI.</w:t>
      </w:r>
    </w:p>
    <w:p w:rsidR="00BE7107" w:rsidRDefault="00BE7107" w:rsidP="00BE7107">
      <w:pPr>
        <w:pStyle w:val="BodyText"/>
        <w:numPr>
          <w:ilvl w:val="0"/>
          <w:numId w:val="20"/>
        </w:numPr>
      </w:pPr>
      <w:r>
        <w:t>GTAF Devices</w:t>
      </w:r>
      <w:r w:rsidR="007860FB" w:rsidRPr="007860FB">
        <w:t xml:space="preserve"> </w:t>
      </w:r>
      <w:r w:rsidR="00785FDE">
        <w:t>is a collection of scripts/objects for automating test equipment and providing a layer of common drivers for serial or ssh communications.</w:t>
      </w:r>
    </w:p>
    <w:p w:rsidR="00C703EF" w:rsidRDefault="00BE7107" w:rsidP="00BE7107">
      <w:pPr>
        <w:pStyle w:val="BodyText"/>
        <w:numPr>
          <w:ilvl w:val="0"/>
          <w:numId w:val="20"/>
        </w:numPr>
      </w:pPr>
      <w:r>
        <w:t>A</w:t>
      </w:r>
      <w:r w:rsidR="00964FCF">
        <w:t>rcLight</w:t>
      </w:r>
      <w:r>
        <w:t xml:space="preserve"> </w:t>
      </w:r>
      <w:r w:rsidR="007860FB" w:rsidRPr="007860FB">
        <w:t xml:space="preserve">Database </w:t>
      </w:r>
      <w:r w:rsidR="00964FCF">
        <w:t xml:space="preserve">is a collection of scripts </w:t>
      </w:r>
      <w:r w:rsidR="007860FB" w:rsidRPr="007860FB">
        <w:t xml:space="preserve"> </w:t>
      </w:r>
    </w:p>
    <w:p w:rsidR="00BE7107" w:rsidRDefault="00BE7107" w:rsidP="00BE7107">
      <w:pPr>
        <w:pStyle w:val="BodyText"/>
        <w:numPr>
          <w:ilvl w:val="0"/>
          <w:numId w:val="20"/>
        </w:numPr>
        <w:rPr>
          <w:ins w:id="109" w:author="Wolff, Michael" w:date="2016-02-26T10:16:00Z"/>
        </w:rPr>
      </w:pPr>
      <w:r>
        <w:t>MySQL</w:t>
      </w:r>
      <w:r w:rsidR="009D0C2C">
        <w:t xml:space="preserve"> is the customization scripts for the COTS component.</w:t>
      </w:r>
    </w:p>
    <w:p w:rsidR="008D3230" w:rsidRPr="007860FB" w:rsidRDefault="008D3230" w:rsidP="00BE7107">
      <w:pPr>
        <w:pStyle w:val="BodyText"/>
        <w:numPr>
          <w:ilvl w:val="0"/>
          <w:numId w:val="20"/>
        </w:numPr>
      </w:pPr>
      <w:ins w:id="110" w:author="Wolff, Michael" w:date="2016-02-26T10:16:00Z">
        <w:r>
          <w:t>Results API (ReDa) is the Reda webpages which connect the operator interface with test results in the MySQL database and file artifacts.</w:t>
        </w:r>
      </w:ins>
    </w:p>
    <w:p w:rsidR="00DF7FA4" w:rsidRDefault="00DF7FA4" w:rsidP="00BE7107">
      <w:pPr>
        <w:pStyle w:val="BodyText"/>
      </w:pPr>
    </w:p>
    <w:p w:rsidR="007860FB" w:rsidDel="00DA289F" w:rsidRDefault="00A67258" w:rsidP="009260E9">
      <w:pPr>
        <w:pStyle w:val="BlueText"/>
        <w:rPr>
          <w:del w:id="111" w:author="Wolff, Michael" w:date="2016-01-07T10:30:00Z"/>
        </w:rPr>
      </w:pPr>
      <w:del w:id="112" w:author="Wolff, Michael" w:date="2016-01-07T10:30:00Z">
        <w:r w:rsidDel="00DA289F">
          <w:rPr>
            <w:i w:val="0"/>
            <w:color w:val="000000"/>
            <w:lang w:val="fr-FR"/>
          </w:rPr>
          <w:delText xml:space="preserve">            </w:delText>
        </w:r>
        <w:bookmarkStart w:id="113" w:name="_Ref176682451"/>
        <w:bookmarkStart w:id="114" w:name="_Toc176683117"/>
        <w:bookmarkStart w:id="115" w:name="_Toc177358558"/>
        <w:bookmarkStart w:id="116" w:name="_Toc177358782"/>
        <w:bookmarkStart w:id="117" w:name="_Toc177360030"/>
        <w:bookmarkStart w:id="118" w:name="_Toc177360835"/>
        <w:bookmarkStart w:id="119" w:name="_Toc177362772"/>
      </w:del>
    </w:p>
    <w:p w:rsidR="007860FB" w:rsidRDefault="008D3230" w:rsidP="007860FB">
      <w:pPr>
        <w:jc w:val="center"/>
      </w:pPr>
      <w:r>
        <w:pict w14:anchorId="3319506C">
          <v:shape id="_x0000_i1031" type="#_x0000_t75" style="width:275.1pt;height:168.6pt;mso-left-percent:-10001;mso-top-percent:-10001;mso-position-horizontal:absolute;mso-position-horizontal-relative:char;mso-position-vertical:absolute;mso-position-vertical-relative:line;mso-left-percent:-10001;mso-top-percent:-10001">
            <v:imagedata r:id="rId18" o:title=""/>
          </v:shape>
        </w:pict>
      </w:r>
    </w:p>
    <w:p w:rsidR="00757183" w:rsidRDefault="00757183" w:rsidP="007860FB">
      <w:pPr>
        <w:pStyle w:val="Caption"/>
        <w:jc w:val="center"/>
        <w:rPr>
          <w:ins w:id="120" w:author="Wolff, Michael" w:date="2016-01-07T10:31:00Z"/>
        </w:rPr>
      </w:pPr>
      <w:bookmarkStart w:id="121" w:name="_Ref420056708"/>
      <w:bookmarkStart w:id="122" w:name="_Ref417571882"/>
    </w:p>
    <w:p w:rsidR="00DA289F" w:rsidRPr="00DA289F" w:rsidRDefault="00DA289F" w:rsidP="004B51FB">
      <w:pPr>
        <w:rPr>
          <w:ins w:id="123" w:author="Wolff, Michael" w:date="2016-01-06T17:46:00Z"/>
        </w:rPr>
      </w:pPr>
    </w:p>
    <w:p w:rsidR="007860FB" w:rsidRDefault="007860FB" w:rsidP="007860FB">
      <w:pPr>
        <w:pStyle w:val="Caption"/>
        <w:jc w:val="center"/>
      </w:pPr>
      <w:bookmarkStart w:id="124" w:name="_Toc444246754"/>
      <w:r>
        <w:t xml:space="preserve">Figure </w:t>
      </w:r>
      <w:fldSimple w:instr=" SEQ Figure \* ARABIC ">
        <w:r w:rsidR="003363C0">
          <w:rPr>
            <w:noProof/>
          </w:rPr>
          <w:t>5</w:t>
        </w:r>
      </w:fldSimple>
      <w:bookmarkEnd w:id="121"/>
      <w:r>
        <w:t xml:space="preserve"> - </w:t>
      </w:r>
      <w:r w:rsidRPr="00DF7FA4">
        <w:t xml:space="preserve">ArcLight CSCI Components </w:t>
      </w:r>
      <w:r>
        <w:t>Interaction</w:t>
      </w:r>
      <w:bookmarkEnd w:id="122"/>
      <w:bookmarkEnd w:id="124"/>
    </w:p>
    <w:p w:rsidR="007860FB" w:rsidRDefault="007860FB" w:rsidP="007860FB"/>
    <w:p w:rsidR="009260E9" w:rsidRDefault="009260E9" w:rsidP="009260E9">
      <w:pPr>
        <w:pStyle w:val="Heading2"/>
      </w:pPr>
      <w:bookmarkStart w:id="125" w:name="_Toc176683116"/>
      <w:bookmarkStart w:id="126" w:name="_Toc177358557"/>
      <w:bookmarkStart w:id="127" w:name="_Toc177358781"/>
      <w:bookmarkStart w:id="128" w:name="_Toc177360029"/>
      <w:bookmarkStart w:id="129" w:name="_Toc177360834"/>
      <w:bookmarkStart w:id="130" w:name="_Toc177362771"/>
      <w:bookmarkStart w:id="131" w:name="_Toc444246716"/>
      <w:r>
        <w:t>Concept of Execution</w:t>
      </w:r>
      <w:bookmarkEnd w:id="125"/>
      <w:bookmarkEnd w:id="126"/>
      <w:bookmarkEnd w:id="127"/>
      <w:bookmarkEnd w:id="128"/>
      <w:bookmarkEnd w:id="129"/>
      <w:bookmarkEnd w:id="130"/>
      <w:bookmarkEnd w:id="131"/>
    </w:p>
    <w:p w:rsidR="003363C0" w:rsidRDefault="009260E9" w:rsidP="007860FB">
      <w:pPr>
        <w:pStyle w:val="Caption"/>
        <w:jc w:val="center"/>
        <w:rPr>
          <w:ins w:id="132" w:author="Wolff, Michael" w:date="2016-02-26T16:43:00Z"/>
        </w:rPr>
      </w:pPr>
      <w:r>
        <w:fldChar w:fldCharType="begin"/>
      </w:r>
      <w:r>
        <w:instrText xml:space="preserve"> REF _Ref420056708 \h </w:instrText>
      </w:r>
      <w:r>
        <w:fldChar w:fldCharType="separate"/>
      </w:r>
    </w:p>
    <w:p w:rsidR="003363C0" w:rsidRPr="00DA289F" w:rsidRDefault="003363C0" w:rsidP="004B51FB">
      <w:pPr>
        <w:rPr>
          <w:ins w:id="133" w:author="Wolff, Michael" w:date="2016-02-26T16:43:00Z"/>
        </w:rPr>
      </w:pPr>
    </w:p>
    <w:p w:rsidR="00683459" w:rsidDel="007B2102" w:rsidRDefault="003363C0" w:rsidP="007860FB">
      <w:pPr>
        <w:pStyle w:val="Caption"/>
        <w:jc w:val="center"/>
        <w:rPr>
          <w:del w:id="134" w:author="Wolff, Michael" w:date="2016-02-26T10:43:00Z"/>
        </w:rPr>
      </w:pPr>
      <w:ins w:id="135" w:author="Wolff, Michael" w:date="2016-02-26T16:43:00Z">
        <w:r>
          <w:t xml:space="preserve">Figure </w:t>
        </w:r>
        <w:r>
          <w:rPr>
            <w:noProof/>
          </w:rPr>
          <w:t>5</w:t>
        </w:r>
      </w:ins>
    </w:p>
    <w:p w:rsidR="00683459" w:rsidRPr="00DA289F" w:rsidDel="007B2102" w:rsidRDefault="00683459" w:rsidP="004B51FB">
      <w:pPr>
        <w:rPr>
          <w:del w:id="136" w:author="Wolff, Michael" w:date="2016-02-26T10:43:00Z"/>
        </w:rPr>
      </w:pPr>
    </w:p>
    <w:p w:rsidR="008D6A38" w:rsidRDefault="00683459" w:rsidP="009260E9">
      <w:pPr>
        <w:pStyle w:val="BodyText"/>
      </w:pPr>
      <w:del w:id="137" w:author="Wolff, Michael" w:date="2016-02-26T10:43:00Z">
        <w:r w:rsidDel="007B2102">
          <w:delText xml:space="preserve">Figure </w:delText>
        </w:r>
        <w:r w:rsidDel="007B2102">
          <w:rPr>
            <w:noProof/>
          </w:rPr>
          <w:delText>5</w:delText>
        </w:r>
      </w:del>
      <w:r w:rsidR="009260E9">
        <w:fldChar w:fldCharType="end"/>
      </w:r>
      <w:r w:rsidR="00DB2DF2">
        <w:t xml:space="preserve">, shows the interaction </w:t>
      </w:r>
      <w:r w:rsidR="009260E9">
        <w:t>of the CSCI components</w:t>
      </w:r>
      <w:r w:rsidR="002C1850">
        <w:t xml:space="preserve"> and</w:t>
      </w:r>
      <w:r w:rsidR="001A19F5">
        <w:t xml:space="preserve"> the sequence diagram in</w:t>
      </w:r>
      <w:r w:rsidR="002C1850">
        <w:t xml:space="preserve"> </w:t>
      </w:r>
      <w:r w:rsidR="009260E9">
        <w:fldChar w:fldCharType="begin"/>
      </w:r>
      <w:r w:rsidR="009260E9">
        <w:instrText xml:space="preserve"> REF _Ref419997842 \h </w:instrText>
      </w:r>
      <w:r w:rsidR="009260E9">
        <w:fldChar w:fldCharType="separate"/>
      </w:r>
      <w:r w:rsidR="003363C0">
        <w:t xml:space="preserve">Figure </w:t>
      </w:r>
      <w:r w:rsidR="003363C0">
        <w:rPr>
          <w:noProof/>
        </w:rPr>
        <w:t>6</w:t>
      </w:r>
      <w:r w:rsidR="009260E9">
        <w:fldChar w:fldCharType="end"/>
      </w:r>
      <w:r w:rsidR="001A19F5">
        <w:t xml:space="preserve"> </w:t>
      </w:r>
      <w:r w:rsidR="009102A3">
        <w:t>show</w:t>
      </w:r>
      <w:r w:rsidR="00DB2DF2">
        <w:t>s</w:t>
      </w:r>
      <w:r w:rsidR="002C1850">
        <w:t xml:space="preserve"> the </w:t>
      </w:r>
      <w:r w:rsidR="009102A3">
        <w:t xml:space="preserve">interaction/flow for the </w:t>
      </w:r>
      <w:r w:rsidR="001A19F5">
        <w:t>Trickle Test Use C</w:t>
      </w:r>
      <w:r w:rsidR="009260E9">
        <w:t xml:space="preserve">ase. </w:t>
      </w:r>
    </w:p>
    <w:p w:rsidR="008D6A38" w:rsidRDefault="008D6A38" w:rsidP="009260E9">
      <w:pPr>
        <w:pStyle w:val="BodyText"/>
      </w:pPr>
    </w:p>
    <w:p w:rsidR="008D6A38" w:rsidRDefault="001A19F5" w:rsidP="009260E9">
      <w:pPr>
        <w:pStyle w:val="BodyText"/>
      </w:pPr>
      <w:r>
        <w:t>In the Trickle Test</w:t>
      </w:r>
      <w:r w:rsidR="008D6A38">
        <w:t xml:space="preserve"> case example, as in most cases</w:t>
      </w:r>
      <w:r>
        <w:t xml:space="preserve">, </w:t>
      </w:r>
    </w:p>
    <w:p w:rsidR="008D6A38" w:rsidRDefault="008D6A38" w:rsidP="008D6A38">
      <w:pPr>
        <w:pStyle w:val="BodyText"/>
        <w:numPr>
          <w:ilvl w:val="0"/>
          <w:numId w:val="32"/>
        </w:numPr>
      </w:pPr>
      <w:r>
        <w:t>T</w:t>
      </w:r>
      <w:r w:rsidR="001A19F5">
        <w:t xml:space="preserve">he user at external browser creates the initial action with an HTTP GET </w:t>
      </w:r>
      <w:r>
        <w:t xml:space="preserve">(http interface) </w:t>
      </w:r>
      <w:r w:rsidR="001A19F5">
        <w:t>seen at the Apache server</w:t>
      </w:r>
      <w:r>
        <w:t xml:space="preserve">, thereby triggering a processing thread (Python/PHP script call). </w:t>
      </w:r>
    </w:p>
    <w:p w:rsidR="009260E9" w:rsidRDefault="008D6A38" w:rsidP="008D6A38">
      <w:pPr>
        <w:pStyle w:val="BodyText"/>
        <w:numPr>
          <w:ilvl w:val="0"/>
          <w:numId w:val="32"/>
        </w:numPr>
      </w:pPr>
      <w:r>
        <w:t xml:space="preserve">After initial configuration is set and stored in MySQL (sql interface), the test case (trickle) is started. </w:t>
      </w:r>
    </w:p>
    <w:p w:rsidR="008D6A38" w:rsidRDefault="008D6A38" w:rsidP="008D6A38">
      <w:pPr>
        <w:pStyle w:val="BodyText"/>
        <w:numPr>
          <w:ilvl w:val="0"/>
          <w:numId w:val="32"/>
        </w:numPr>
      </w:pPr>
      <w:r>
        <w:t xml:space="preserve">The AL Test manager </w:t>
      </w:r>
    </w:p>
    <w:p w:rsidR="008D6A38" w:rsidRDefault="008D6A38" w:rsidP="008D6A38">
      <w:pPr>
        <w:pStyle w:val="BodyText"/>
        <w:numPr>
          <w:ilvl w:val="1"/>
          <w:numId w:val="32"/>
        </w:numPr>
      </w:pPr>
      <w:r>
        <w:t>invokes the mapbunConf API to configure the instance</w:t>
      </w:r>
    </w:p>
    <w:p w:rsidR="008D6A38" w:rsidRDefault="008D6A38" w:rsidP="008D6A38">
      <w:pPr>
        <w:pStyle w:val="BodyText"/>
        <w:numPr>
          <w:ilvl w:val="1"/>
          <w:numId w:val="32"/>
        </w:numPr>
      </w:pPr>
      <w:r>
        <w:t>invokes the mapbunTrickle API to execute the trickle of the bundle data associated with the instance</w:t>
      </w:r>
    </w:p>
    <w:p w:rsidR="005A1E29" w:rsidRDefault="005A1E29" w:rsidP="005A1E29">
      <w:pPr>
        <w:pStyle w:val="BodyText"/>
        <w:numPr>
          <w:ilvl w:val="0"/>
          <w:numId w:val="32"/>
        </w:numPr>
      </w:pPr>
      <w:r>
        <w:t>mapbunTrickle uses ALGUI API’s that drive Selenium to</w:t>
      </w:r>
    </w:p>
    <w:p w:rsidR="005A1E29" w:rsidRDefault="005A1E29" w:rsidP="005A1E29">
      <w:pPr>
        <w:pStyle w:val="BodyText"/>
        <w:numPr>
          <w:ilvl w:val="1"/>
          <w:numId w:val="32"/>
        </w:numPr>
      </w:pPr>
      <w:r>
        <w:t>Login to the NMS</w:t>
      </w:r>
    </w:p>
    <w:p w:rsidR="005A1E29" w:rsidRDefault="005A1E29" w:rsidP="005A1E29">
      <w:pPr>
        <w:pStyle w:val="BodyText"/>
        <w:numPr>
          <w:ilvl w:val="1"/>
          <w:numId w:val="32"/>
        </w:numPr>
      </w:pPr>
      <w:r>
        <w:t>Upload the Map to NMS</w:t>
      </w:r>
    </w:p>
    <w:p w:rsidR="005A1E29" w:rsidRDefault="005A1E29" w:rsidP="005A1E29">
      <w:pPr>
        <w:pStyle w:val="BodyText"/>
        <w:numPr>
          <w:ilvl w:val="1"/>
          <w:numId w:val="32"/>
        </w:numPr>
      </w:pPr>
      <w:r>
        <w:t>Configure the download on NMS</w:t>
      </w:r>
    </w:p>
    <w:p w:rsidR="005A1E29" w:rsidRDefault="005A1E29" w:rsidP="005A1E29">
      <w:pPr>
        <w:pStyle w:val="BodyText"/>
        <w:numPr>
          <w:ilvl w:val="2"/>
          <w:numId w:val="32"/>
        </w:numPr>
      </w:pPr>
      <w:r>
        <w:t>At that point the UUT will download the bundle to the VMBR</w:t>
      </w:r>
    </w:p>
    <w:p w:rsidR="005A1E29" w:rsidRDefault="005A1E29" w:rsidP="005A1E29">
      <w:pPr>
        <w:pStyle w:val="BodyText"/>
        <w:numPr>
          <w:ilvl w:val="1"/>
          <w:numId w:val="32"/>
        </w:numPr>
      </w:pPr>
      <w:r>
        <w:t>Login to the Terminal</w:t>
      </w:r>
    </w:p>
    <w:p w:rsidR="005A1E29" w:rsidRDefault="005A1E29" w:rsidP="005A1E29">
      <w:pPr>
        <w:pStyle w:val="BodyText"/>
        <w:numPr>
          <w:ilvl w:val="1"/>
          <w:numId w:val="32"/>
        </w:numPr>
      </w:pPr>
      <w:r>
        <w:t>Get bundle version Status from the Terminal</w:t>
      </w:r>
    </w:p>
    <w:p w:rsidR="005A1E29" w:rsidRDefault="005A1E29" w:rsidP="005A1E29">
      <w:pPr>
        <w:pStyle w:val="BodyText"/>
        <w:numPr>
          <w:ilvl w:val="2"/>
          <w:numId w:val="32"/>
        </w:numPr>
      </w:pPr>
      <w:r>
        <w:t>Verify that status for pass/fail of the trickle</w:t>
      </w:r>
    </w:p>
    <w:p w:rsidR="005A1E29" w:rsidRDefault="005A1E29" w:rsidP="005A1E29">
      <w:pPr>
        <w:pStyle w:val="BodyText"/>
        <w:numPr>
          <w:ilvl w:val="1"/>
          <w:numId w:val="32"/>
        </w:numPr>
      </w:pPr>
      <w:r>
        <w:t>Invoke ALDB APIs that Store the results in MySQL</w:t>
      </w:r>
    </w:p>
    <w:p w:rsidR="005A1E29" w:rsidRDefault="005A1E29" w:rsidP="005A1E29">
      <w:pPr>
        <w:pStyle w:val="BodyText"/>
        <w:numPr>
          <w:ilvl w:val="0"/>
          <w:numId w:val="32"/>
        </w:numPr>
      </w:pPr>
      <w:r>
        <w:t>The user views test results through the test results menus of the GUI</w:t>
      </w:r>
    </w:p>
    <w:p w:rsidR="009260E9" w:rsidRDefault="009260E9" w:rsidP="009260E9">
      <w:pPr>
        <w:pStyle w:val="BodyText"/>
      </w:pPr>
    </w:p>
    <w:p w:rsidR="009260E9" w:rsidRDefault="008D3230" w:rsidP="009260E9">
      <w:pPr>
        <w:pStyle w:val="BodyText"/>
        <w:jc w:val="center"/>
      </w:pPr>
      <w:r>
        <w:lastRenderedPageBreak/>
        <w:pict>
          <v:shape id="_x0000_i1032" type="#_x0000_t75" style="width:435.1pt;height:270.75pt">
            <v:imagedata r:id="rId19" o:title="Use_Case_1"/>
          </v:shape>
        </w:pict>
      </w:r>
    </w:p>
    <w:p w:rsidR="009260E9" w:rsidRDefault="009260E9" w:rsidP="006F4534">
      <w:pPr>
        <w:pStyle w:val="Caption"/>
        <w:spacing w:before="120"/>
        <w:jc w:val="center"/>
      </w:pPr>
      <w:bookmarkStart w:id="138" w:name="_Ref419997842"/>
      <w:bookmarkStart w:id="139" w:name="_Toc444246755"/>
      <w:r>
        <w:t xml:space="preserve">Figure </w:t>
      </w:r>
      <w:fldSimple w:instr=" SEQ Figure \* ARABIC ">
        <w:r w:rsidR="003363C0">
          <w:rPr>
            <w:noProof/>
          </w:rPr>
          <w:t>6</w:t>
        </w:r>
      </w:fldSimple>
      <w:bookmarkEnd w:id="138"/>
      <w:r>
        <w:t xml:space="preserve"> - </w:t>
      </w:r>
      <w:r w:rsidRPr="00DF7FA4">
        <w:t xml:space="preserve">ArcLight </w:t>
      </w:r>
      <w:r>
        <w:t>Automation Trickle Test Use Case</w:t>
      </w:r>
      <w:bookmarkEnd w:id="139"/>
    </w:p>
    <w:p w:rsidR="007860FB" w:rsidRDefault="007860FB" w:rsidP="007860FB"/>
    <w:p w:rsidR="00757183" w:rsidRDefault="00DA39E9" w:rsidP="00757183">
      <w:r>
        <w:t>The “Group Id” is a unique scalar identifier that associates a set Configuration Data and Test results.  Once a test is run the group is locked.</w:t>
      </w:r>
    </w:p>
    <w:p w:rsidR="00F51F49" w:rsidRDefault="00F51F49" w:rsidP="00757183"/>
    <w:p w:rsidR="00F51F49" w:rsidRDefault="00F51F49" w:rsidP="00F51F49">
      <w:pPr>
        <w:pStyle w:val="Heading3"/>
      </w:pPr>
      <w:bookmarkStart w:id="140" w:name="_Toc444246717"/>
      <w:r>
        <w:t>NLG Data Analysis</w:t>
      </w:r>
      <w:bookmarkEnd w:id="140"/>
    </w:p>
    <w:p w:rsidR="00F51F49" w:rsidRDefault="00F51F49" w:rsidP="00757183">
      <w:r>
        <w:t>A key feature of NLG Data Collection is the ability to analyze post processed data in Excel. Upon completion of NLG collection capture, terminal and RTNMS syslogs are post-processed into condensed .csv files.</w:t>
      </w:r>
      <w:r w:rsidR="009654FB">
        <w:t xml:space="preserve"> Screen “grabs” of NMSPM and Terminal status are exported to .csv files too.</w:t>
      </w:r>
    </w:p>
    <w:p w:rsidR="009654FB" w:rsidRDefault="009654FB" w:rsidP="00757183"/>
    <w:p w:rsidR="003A34E3" w:rsidRDefault="009654FB" w:rsidP="009654FB">
      <w:r>
        <w:fldChar w:fldCharType="begin"/>
      </w:r>
      <w:r>
        <w:instrText xml:space="preserve"> REF _Ref440359351 \h </w:instrText>
      </w:r>
      <w:r>
        <w:fldChar w:fldCharType="separate"/>
      </w:r>
      <w:r w:rsidR="003363C0">
        <w:t xml:space="preserve">Figure </w:t>
      </w:r>
      <w:r w:rsidR="003363C0">
        <w:rPr>
          <w:noProof/>
        </w:rPr>
        <w:t>7</w:t>
      </w:r>
      <w:r w:rsidR="003363C0">
        <w:t xml:space="preserve"> - Terminal Syslog Analysis</w:t>
      </w:r>
      <w:r>
        <w:fldChar w:fldCharType="end"/>
      </w:r>
      <w:r>
        <w:t xml:space="preserve"> </w:t>
      </w:r>
      <w:r w:rsidR="003A34E3">
        <w:t>shows a plot of the Terminal syslog .csv file g</w:t>
      </w:r>
      <w:r>
        <w:t>enerated by post-processor</w:t>
      </w:r>
      <w:r w:rsidR="003A34E3">
        <w:t>.  Each column represents a binary event, and by p</w:t>
      </w:r>
      <w:r>
        <w:t>lot</w:t>
      </w:r>
      <w:r w:rsidR="003A34E3">
        <w:t>ting</w:t>
      </w:r>
      <w:r>
        <w:t xml:space="preserve"> several columns over </w:t>
      </w:r>
      <w:r w:rsidR="003A34E3">
        <w:t xml:space="preserve">the </w:t>
      </w:r>
      <w:r>
        <w:t xml:space="preserve">same time period </w:t>
      </w:r>
      <w:r w:rsidR="003A34E3">
        <w:t>it is easy to interpret  event “triggers” - and in this case reveal a CRL bug taking 2 or 3 times to login.</w:t>
      </w:r>
    </w:p>
    <w:p w:rsidR="003A34E3" w:rsidRDefault="003A34E3" w:rsidP="009654FB"/>
    <w:p w:rsidR="009654FB" w:rsidRDefault="008D3230" w:rsidP="004B51FB">
      <w:pPr>
        <w:jc w:val="center"/>
      </w:pPr>
      <w:r>
        <w:lastRenderedPageBreak/>
        <w:pict w14:anchorId="246037A3">
          <v:shape id="_x0000_i1033" type="#_x0000_t75" style="width:311.4pt;height:187.1pt;mso-left-percent:-10001;mso-top-percent:-10001;mso-position-horizontal:absolute;mso-position-horizontal-relative:char;mso-position-vertical:absolute;mso-position-vertical-relative:line;mso-left-percent:-10001;mso-top-percent:-10001">
            <v:imagedata r:id="rId20" o:title=""/>
          </v:shape>
        </w:pict>
      </w:r>
    </w:p>
    <w:p w:rsidR="009654FB" w:rsidRDefault="009654FB" w:rsidP="009654FB">
      <w:pPr>
        <w:pStyle w:val="Caption"/>
        <w:spacing w:before="120"/>
        <w:jc w:val="center"/>
      </w:pPr>
      <w:bookmarkStart w:id="141" w:name="_Ref440359351"/>
      <w:bookmarkStart w:id="142" w:name="_Toc444246756"/>
      <w:r>
        <w:t xml:space="preserve">Figure </w:t>
      </w:r>
      <w:fldSimple w:instr=" SEQ Figure \* ARABIC ">
        <w:r w:rsidR="003363C0">
          <w:rPr>
            <w:noProof/>
          </w:rPr>
          <w:t>7</w:t>
        </w:r>
      </w:fldSimple>
      <w:r>
        <w:t xml:space="preserve"> - Terminal Syslog Analysis</w:t>
      </w:r>
      <w:bookmarkEnd w:id="141"/>
      <w:bookmarkEnd w:id="142"/>
    </w:p>
    <w:p w:rsidR="009654FB" w:rsidRDefault="009654FB" w:rsidP="009654FB"/>
    <w:p w:rsidR="00944DC3" w:rsidRDefault="009654FB" w:rsidP="009654FB">
      <w:r>
        <w:fldChar w:fldCharType="begin"/>
      </w:r>
      <w:r>
        <w:instrText xml:space="preserve"> REF _Ref440359372 \h </w:instrText>
      </w:r>
      <w:r>
        <w:fldChar w:fldCharType="separate"/>
      </w:r>
      <w:r w:rsidR="003363C0">
        <w:t xml:space="preserve">Figure </w:t>
      </w:r>
      <w:r w:rsidR="003363C0">
        <w:rPr>
          <w:noProof/>
        </w:rPr>
        <w:t>8</w:t>
      </w:r>
      <w:r w:rsidR="003363C0">
        <w:t xml:space="preserve"> - Terminal Status Analysis</w:t>
      </w:r>
      <w:r>
        <w:fldChar w:fldCharType="end"/>
      </w:r>
      <w:r>
        <w:t xml:space="preserve"> </w:t>
      </w:r>
      <w:r w:rsidR="003A34E3">
        <w:t xml:space="preserve">shows a plot of the </w:t>
      </w:r>
      <w:r w:rsidR="00944DC3">
        <w:t xml:space="preserve">RL DataRate displayed values in the </w:t>
      </w:r>
      <w:r w:rsidR="003A34E3">
        <w:t xml:space="preserve">Terminal </w:t>
      </w:r>
      <w:r>
        <w:t xml:space="preserve">Status </w:t>
      </w:r>
      <w:r w:rsidR="003A34E3">
        <w:t xml:space="preserve">.csv file exported from the collected status database. By </w:t>
      </w:r>
      <w:r w:rsidR="00944DC3">
        <w:t xml:space="preserve">corerelating that </w:t>
      </w:r>
      <w:r w:rsidR="003A34E3">
        <w:t>p</w:t>
      </w:r>
      <w:r>
        <w:t>lot</w:t>
      </w:r>
      <w:r w:rsidR="00944DC3">
        <w:t xml:space="preserve"> with the NMS RL Tx Bit Rate Chart captured result, it is simple to conclude that the the Terminal Display for RL Data Rate properly “trends” with the values reported to the NMSPM.</w:t>
      </w:r>
    </w:p>
    <w:p w:rsidR="009654FB" w:rsidRDefault="009654FB" w:rsidP="009654FB"/>
    <w:p w:rsidR="009654FB" w:rsidRDefault="009654FB" w:rsidP="009654FB"/>
    <w:p w:rsidR="009654FB" w:rsidRDefault="008D3230" w:rsidP="004B51FB">
      <w:pPr>
        <w:jc w:val="center"/>
      </w:pPr>
      <w:r>
        <w:pict w14:anchorId="79E2A3E9">
          <v:shape id="_x0000_i1034" type="#_x0000_t75" style="width:315.7pt;height:108.3pt;mso-left-percent:-10001;mso-top-percent:-10001;mso-position-horizontal:absolute;mso-position-horizontal-relative:char;mso-position-vertical:absolute;mso-position-vertical-relative:line;mso-left-percent:-10001;mso-top-percent:-10001">
            <v:imagedata r:id="rId21" o:title=""/>
          </v:shape>
        </w:pict>
      </w:r>
    </w:p>
    <w:p w:rsidR="009654FB" w:rsidRDefault="009654FB" w:rsidP="009654FB">
      <w:pPr>
        <w:pStyle w:val="Caption"/>
        <w:spacing w:before="120"/>
        <w:jc w:val="center"/>
      </w:pPr>
      <w:bookmarkStart w:id="143" w:name="_Ref440359372"/>
      <w:bookmarkStart w:id="144" w:name="_Toc444246757"/>
      <w:r>
        <w:t xml:space="preserve">Figure </w:t>
      </w:r>
      <w:fldSimple w:instr=" SEQ Figure \* ARABIC ">
        <w:r w:rsidR="003363C0">
          <w:rPr>
            <w:noProof/>
          </w:rPr>
          <w:t>8</w:t>
        </w:r>
      </w:fldSimple>
      <w:r>
        <w:t xml:space="preserve"> - Terminal Status Analysis</w:t>
      </w:r>
      <w:bookmarkEnd w:id="143"/>
      <w:bookmarkEnd w:id="144"/>
    </w:p>
    <w:p w:rsidR="009654FB" w:rsidRDefault="009654FB" w:rsidP="009654FB"/>
    <w:p w:rsidR="00FE26FD" w:rsidRDefault="00FE26FD" w:rsidP="005F0A62">
      <w:pPr>
        <w:pStyle w:val="Heading2"/>
      </w:pPr>
      <w:bookmarkStart w:id="145" w:name="_Toc444246718"/>
      <w:r>
        <w:t xml:space="preserve">Interface </w:t>
      </w:r>
      <w:r w:rsidR="0045788D">
        <w:t>D</w:t>
      </w:r>
      <w:r>
        <w:t>esign</w:t>
      </w:r>
      <w:bookmarkEnd w:id="113"/>
      <w:bookmarkEnd w:id="114"/>
      <w:bookmarkEnd w:id="115"/>
      <w:bookmarkEnd w:id="116"/>
      <w:bookmarkEnd w:id="117"/>
      <w:bookmarkEnd w:id="118"/>
      <w:bookmarkEnd w:id="119"/>
      <w:bookmarkEnd w:id="145"/>
    </w:p>
    <w:p w:rsidR="002E53B5" w:rsidRPr="002E53B5" w:rsidRDefault="002E53B5" w:rsidP="002E53B5">
      <w:pPr>
        <w:pStyle w:val="BodyText"/>
      </w:pPr>
      <w:r>
        <w:t xml:space="preserve">This section </w:t>
      </w:r>
      <w:r w:rsidRPr="002E53B5">
        <w:t>describe</w:t>
      </w:r>
      <w:r>
        <w:t>s</w:t>
      </w:r>
      <w:r w:rsidRPr="002E53B5">
        <w:t xml:space="preserve"> the interface characteristics of the software units.</w:t>
      </w:r>
    </w:p>
    <w:p w:rsidR="00FE26FD" w:rsidRDefault="00FE26FD" w:rsidP="0045788D">
      <w:pPr>
        <w:pStyle w:val="Heading3"/>
      </w:pPr>
      <w:bookmarkStart w:id="146" w:name="_Toc176683118"/>
      <w:bookmarkStart w:id="147" w:name="_Toc177358559"/>
      <w:bookmarkStart w:id="148" w:name="_Toc177358783"/>
      <w:bookmarkStart w:id="149" w:name="_Toc177360031"/>
      <w:bookmarkStart w:id="150" w:name="_Toc177360836"/>
      <w:bookmarkStart w:id="151" w:name="_Toc177362773"/>
      <w:bookmarkStart w:id="152" w:name="_Toc444246719"/>
      <w:r>
        <w:t xml:space="preserve">Interface </w:t>
      </w:r>
      <w:r w:rsidR="0045788D">
        <w:t>I</w:t>
      </w:r>
      <w:r w:rsidR="0072100A">
        <w:t xml:space="preserve">dentification and </w:t>
      </w:r>
      <w:r w:rsidR="0045788D">
        <w:t>D</w:t>
      </w:r>
      <w:r w:rsidR="0072100A">
        <w:t>iagrams</w:t>
      </w:r>
      <w:bookmarkEnd w:id="146"/>
      <w:bookmarkEnd w:id="147"/>
      <w:bookmarkEnd w:id="148"/>
      <w:bookmarkEnd w:id="149"/>
      <w:bookmarkEnd w:id="150"/>
      <w:bookmarkEnd w:id="151"/>
      <w:bookmarkEnd w:id="152"/>
    </w:p>
    <w:p w:rsidR="004501B3" w:rsidRDefault="006F4534" w:rsidP="006F4534">
      <w:pPr>
        <w:pStyle w:val="BodyText"/>
      </w:pPr>
      <w:r>
        <w:t>The interfaces per CSCI are as follows:</w:t>
      </w:r>
    </w:p>
    <w:p w:rsidR="006F4534" w:rsidRDefault="006F4534" w:rsidP="006F4534">
      <w:pPr>
        <w:pStyle w:val="BodyText"/>
        <w:numPr>
          <w:ilvl w:val="0"/>
          <w:numId w:val="33"/>
        </w:numPr>
      </w:pPr>
      <w:r>
        <w:t>Apache - HTTP</w:t>
      </w:r>
    </w:p>
    <w:p w:rsidR="006F4534" w:rsidRDefault="006F4534" w:rsidP="006F4534">
      <w:pPr>
        <w:pStyle w:val="BodyText"/>
        <w:numPr>
          <w:ilvl w:val="0"/>
          <w:numId w:val="33"/>
        </w:numPr>
      </w:pPr>
      <w:r>
        <w:t>MySQL - SQL</w:t>
      </w:r>
    </w:p>
    <w:p w:rsidR="006F4534" w:rsidRPr="009A41CB" w:rsidRDefault="006F4534" w:rsidP="006F4534">
      <w:pPr>
        <w:pStyle w:val="BodyText"/>
        <w:numPr>
          <w:ilvl w:val="0"/>
          <w:numId w:val="33"/>
        </w:numPr>
      </w:pPr>
      <w:r>
        <w:t>All other CSCI - API</w:t>
      </w:r>
    </w:p>
    <w:p w:rsidR="00FE26FD" w:rsidRPr="00377A0F" w:rsidRDefault="00FE26FD" w:rsidP="00045A8C">
      <w:pPr>
        <w:pStyle w:val="Heading3"/>
      </w:pPr>
      <w:bookmarkStart w:id="153" w:name="_Toc177358560"/>
      <w:bookmarkStart w:id="154" w:name="_Toc177358784"/>
      <w:bookmarkStart w:id="155" w:name="_Toc177360032"/>
      <w:bookmarkStart w:id="156" w:name="_Toc177360837"/>
      <w:bookmarkStart w:id="157" w:name="_Toc177362774"/>
      <w:bookmarkStart w:id="158" w:name="_Toc444246720"/>
      <w:r w:rsidRPr="00377A0F">
        <w:t xml:space="preserve">Project-unique </w:t>
      </w:r>
      <w:r w:rsidR="00D760FC">
        <w:t>I</w:t>
      </w:r>
      <w:r w:rsidRPr="00377A0F">
        <w:t xml:space="preserve">dentifier of </w:t>
      </w:r>
      <w:r w:rsidR="00D760FC">
        <w:t>I</w:t>
      </w:r>
      <w:r w:rsidRPr="00377A0F">
        <w:t>nt</w:t>
      </w:r>
      <w:r w:rsidR="00045A8C">
        <w:t>erface</w:t>
      </w:r>
      <w:bookmarkEnd w:id="153"/>
      <w:bookmarkEnd w:id="154"/>
      <w:bookmarkEnd w:id="155"/>
      <w:bookmarkEnd w:id="156"/>
      <w:bookmarkEnd w:id="157"/>
      <w:bookmarkEnd w:id="158"/>
    </w:p>
    <w:p w:rsidR="00B4488F" w:rsidRDefault="007860FB" w:rsidP="00577AFA">
      <w:pPr>
        <w:pStyle w:val="BodyText"/>
      </w:pPr>
      <w:bookmarkStart w:id="159" w:name="_Toc176683119"/>
      <w:r>
        <w:t>This section describes the API of each CSCI component.</w:t>
      </w:r>
    </w:p>
    <w:p w:rsidR="000B26A8" w:rsidRDefault="000B26A8" w:rsidP="000B26A8">
      <w:pPr>
        <w:pStyle w:val="Heading4"/>
      </w:pPr>
      <w:r>
        <w:lastRenderedPageBreak/>
        <w:t>Apache Interface</w:t>
      </w:r>
    </w:p>
    <w:p w:rsidR="00336115" w:rsidRDefault="00DD1247" w:rsidP="00336115">
      <w:pPr>
        <w:pStyle w:val="BodyText"/>
      </w:pPr>
      <w:r>
        <w:t>Apache will be confi</w:t>
      </w:r>
      <w:r w:rsidR="000F2D9D">
        <w:t xml:space="preserve">gured to permit CGI </w:t>
      </w:r>
      <w:r w:rsidR="00910D8A">
        <w:t xml:space="preserve">script </w:t>
      </w:r>
      <w:r w:rsidR="000F2D9D">
        <w:t xml:space="preserve">execution, but must </w:t>
      </w:r>
      <w:r w:rsidR="00336115">
        <w:t xml:space="preserve">also </w:t>
      </w:r>
      <w:r w:rsidR="000F2D9D">
        <w:t>support location(s)</w:t>
      </w:r>
      <w:r w:rsidR="00336115">
        <w:t xml:space="preserve"> compatible with </w:t>
      </w:r>
      <w:r w:rsidR="006E3F68">
        <w:t>ReDa</w:t>
      </w:r>
      <w:r w:rsidR="00336115">
        <w:t xml:space="preserve">; </w:t>
      </w:r>
      <w:r w:rsidR="006E3F68">
        <w:t>ReDa</w:t>
      </w:r>
      <w:r w:rsidR="00336115">
        <w:t xml:space="preserve"> scripts will be deployed to the “DocumentRoot” </w:t>
      </w:r>
      <w:r w:rsidR="00910D8A">
        <w:t xml:space="preserve">or CGI </w:t>
      </w:r>
      <w:r w:rsidR="00336115">
        <w:t>location specified in httpd.conf</w:t>
      </w:r>
      <w:r w:rsidR="00910D8A">
        <w:t>, as applicable.</w:t>
      </w:r>
    </w:p>
    <w:p w:rsidR="004B342C" w:rsidRDefault="004B342C" w:rsidP="004B342C">
      <w:pPr>
        <w:pStyle w:val="BodyText"/>
      </w:pPr>
    </w:p>
    <w:p w:rsidR="000B26A8" w:rsidRDefault="000B26A8" w:rsidP="000B26A8">
      <w:pPr>
        <w:pStyle w:val="Heading4"/>
      </w:pPr>
      <w:r>
        <w:t>AL Test GUI I</w:t>
      </w:r>
      <w:r w:rsidRPr="00377A0F">
        <w:t>nt</w:t>
      </w:r>
      <w:r>
        <w:t>erface</w:t>
      </w:r>
    </w:p>
    <w:p w:rsidR="0000751A" w:rsidRPr="0000751A" w:rsidRDefault="0000751A" w:rsidP="0000751A">
      <w:pPr>
        <w:pStyle w:val="BodyText"/>
      </w:pPr>
      <w:r>
        <w:t xml:space="preserve">The ArcLight Test GUI CSCI provides scripts responsible for </w:t>
      </w:r>
      <w:r w:rsidR="00F839EA">
        <w:t xml:space="preserve">managing the Human Machine Interface. This section describes the screens available and the </w:t>
      </w:r>
      <w:r w:rsidR="0048518A">
        <w:t>URL requests that will be sent to the AL Test Linux device</w:t>
      </w:r>
    </w:p>
    <w:p w:rsidR="008B3B73" w:rsidRDefault="008B3B73" w:rsidP="008B3B73">
      <w:pPr>
        <w:pStyle w:val="Heading5"/>
      </w:pPr>
      <w:r>
        <w:t>Screens I</w:t>
      </w:r>
      <w:r w:rsidRPr="00377A0F">
        <w:t>nt</w:t>
      </w:r>
      <w:r>
        <w:t>erface</w:t>
      </w:r>
    </w:p>
    <w:p w:rsidR="000B26A8" w:rsidRDefault="000B26A8" w:rsidP="000B26A8">
      <w:pPr>
        <w:pStyle w:val="BodyText"/>
      </w:pPr>
      <w:r>
        <w:t xml:space="preserve">The following pages </w:t>
      </w:r>
      <w:r w:rsidR="006A58D4">
        <w:t>will</w:t>
      </w:r>
      <w:r>
        <w:t xml:space="preserve"> be available through the Test GUI,</w:t>
      </w:r>
      <w:r w:rsidR="00336115">
        <w:t xml:space="preserve"> i.e. the “human” interface</w:t>
      </w:r>
    </w:p>
    <w:p w:rsidR="000B26A8" w:rsidRDefault="000B26A8" w:rsidP="000B26A8">
      <w:pPr>
        <w:pStyle w:val="BodyText"/>
        <w:numPr>
          <w:ilvl w:val="0"/>
          <w:numId w:val="16"/>
        </w:numPr>
      </w:pPr>
      <w:r>
        <w:t>Main</w:t>
      </w:r>
      <w:r w:rsidR="006A58D4">
        <w:t xml:space="preserve"> (</w:t>
      </w:r>
      <w:r w:rsidR="007C79DD">
        <w:t>Homepage</w:t>
      </w:r>
      <w:r w:rsidR="006A58D4">
        <w:t>) - C</w:t>
      </w:r>
      <w:r w:rsidR="007C79DD">
        <w:t xml:space="preserve">ontains buttons to the </w:t>
      </w:r>
      <w:r w:rsidR="006A58D4">
        <w:t>launch, results and conf</w:t>
      </w:r>
      <w:r w:rsidR="007C79DD">
        <w:t>iguration pages</w:t>
      </w:r>
      <w:r w:rsidR="007E1309">
        <w:t xml:space="preserve">, see </w:t>
      </w:r>
      <w:r w:rsidR="007E1309">
        <w:fldChar w:fldCharType="begin"/>
      </w:r>
      <w:r w:rsidR="007E1309">
        <w:instrText xml:space="preserve"> REF _Ref416427063 \h </w:instrText>
      </w:r>
      <w:r w:rsidR="007E1309">
        <w:fldChar w:fldCharType="separate"/>
      </w:r>
      <w:ins w:id="160" w:author="Wolff, Michael" w:date="2016-02-26T16:43:00Z">
        <w:r w:rsidR="003363C0">
          <w:t xml:space="preserve">Figure </w:t>
        </w:r>
        <w:r w:rsidR="003363C0">
          <w:rPr>
            <w:noProof/>
          </w:rPr>
          <w:t>9</w:t>
        </w:r>
        <w:r w:rsidR="003363C0">
          <w:t xml:space="preserve"> - Homepage</w:t>
        </w:r>
      </w:ins>
      <w:r w:rsidR="007E1309">
        <w:fldChar w:fldCharType="end"/>
      </w:r>
    </w:p>
    <w:p w:rsidR="009534E3" w:rsidRDefault="009534E3" w:rsidP="009534E3">
      <w:pPr>
        <w:pStyle w:val="BodyText"/>
        <w:numPr>
          <w:ilvl w:val="0"/>
          <w:numId w:val="16"/>
        </w:numPr>
        <w:rPr>
          <w:ins w:id="161" w:author="Wolff, Michael" w:date="2015-09-10T16:58:00Z"/>
        </w:rPr>
      </w:pPr>
      <w:r>
        <w:t>Test Execution</w:t>
      </w:r>
      <w:r w:rsidR="007C79DD">
        <w:t xml:space="preserve"> - Contains ability to launch test case(s)</w:t>
      </w:r>
      <w:r w:rsidR="007E1309">
        <w:t xml:space="preserve">, see </w:t>
      </w:r>
      <w:r w:rsidR="007E1309">
        <w:fldChar w:fldCharType="begin"/>
      </w:r>
      <w:r w:rsidR="007E1309">
        <w:instrText xml:space="preserve"> REF _Ref416427157 \h </w:instrText>
      </w:r>
      <w:r w:rsidR="007E1309">
        <w:fldChar w:fldCharType="separate"/>
      </w:r>
      <w:ins w:id="162" w:author="Wolff, Michael" w:date="2016-02-26T16:43:00Z">
        <w:r w:rsidR="003363C0">
          <w:t xml:space="preserve">Figure </w:t>
        </w:r>
        <w:r w:rsidR="003363C0">
          <w:rPr>
            <w:noProof/>
          </w:rPr>
          <w:t>10</w:t>
        </w:r>
        <w:r w:rsidR="003363C0">
          <w:t xml:space="preserve"> - Test Launch Screen</w:t>
        </w:r>
      </w:ins>
      <w:r w:rsidR="007E1309">
        <w:fldChar w:fldCharType="end"/>
      </w:r>
    </w:p>
    <w:p w:rsidR="00893D6B" w:rsidRDefault="00893D6B" w:rsidP="004B51FB">
      <w:pPr>
        <w:pStyle w:val="BodyText"/>
        <w:numPr>
          <w:ilvl w:val="1"/>
          <w:numId w:val="16"/>
        </w:numPr>
      </w:pPr>
      <w:r>
        <w:t>Update single radio button selection, to more choices (checkboxes, radio, etc.)</w:t>
      </w:r>
    </w:p>
    <w:p w:rsidR="009534E3" w:rsidRDefault="009534E3" w:rsidP="009534E3">
      <w:pPr>
        <w:pStyle w:val="BodyText"/>
        <w:numPr>
          <w:ilvl w:val="0"/>
          <w:numId w:val="16"/>
        </w:numPr>
      </w:pPr>
      <w:r>
        <w:t>Test Results</w:t>
      </w:r>
      <w:r w:rsidR="007C79DD">
        <w:t xml:space="preserve"> - Contains the executed test case status and results</w:t>
      </w:r>
      <w:r w:rsidR="007E1309">
        <w:t xml:space="preserve">, see </w:t>
      </w:r>
      <w:r w:rsidR="007E1309">
        <w:fldChar w:fldCharType="begin"/>
      </w:r>
      <w:r w:rsidR="007E1309">
        <w:instrText xml:space="preserve"> REF _Ref416604073 \h </w:instrText>
      </w:r>
      <w:r w:rsidR="007E1309">
        <w:fldChar w:fldCharType="separate"/>
      </w:r>
      <w:ins w:id="163" w:author="Wolff, Michael" w:date="2016-02-26T16:43:00Z">
        <w:r w:rsidR="003363C0">
          <w:t xml:space="preserve">Figure </w:t>
        </w:r>
        <w:r w:rsidR="003363C0">
          <w:rPr>
            <w:noProof/>
          </w:rPr>
          <w:t>11</w:t>
        </w:r>
        <w:r w:rsidR="003363C0">
          <w:t xml:space="preserve"> - Test Results Screen</w:t>
        </w:r>
      </w:ins>
      <w:r w:rsidR="007E1309">
        <w:fldChar w:fldCharType="end"/>
      </w:r>
      <w:r w:rsidR="007C79DD">
        <w:t xml:space="preserve"> </w:t>
      </w:r>
    </w:p>
    <w:p w:rsidR="0000751A" w:rsidRDefault="00B6673F" w:rsidP="0000751A">
      <w:pPr>
        <w:pStyle w:val="BodyText"/>
        <w:numPr>
          <w:ilvl w:val="1"/>
          <w:numId w:val="16"/>
        </w:numPr>
      </w:pPr>
      <w:r>
        <w:t>[TBR]</w:t>
      </w:r>
      <w:r w:rsidR="0000751A">
        <w:t xml:space="preserve"> Results </w:t>
      </w:r>
      <w:r w:rsidR="00336115">
        <w:t xml:space="preserve">screen </w:t>
      </w:r>
      <w:r w:rsidR="0000751A">
        <w:t xml:space="preserve">will be replaced with </w:t>
      </w:r>
      <w:r w:rsidR="006E3F68">
        <w:t>ReDa</w:t>
      </w:r>
      <w:r w:rsidR="0000751A">
        <w:t xml:space="preserve"> </w:t>
      </w:r>
      <w:r w:rsidR="00336115">
        <w:t xml:space="preserve">screen </w:t>
      </w:r>
      <w:r w:rsidR="0000751A">
        <w:t xml:space="preserve">or deferred until </w:t>
      </w:r>
      <w:r w:rsidR="006E3F68">
        <w:t>ReDa</w:t>
      </w:r>
      <w:r w:rsidR="0000751A">
        <w:t xml:space="preserve"> can be ported</w:t>
      </w:r>
      <w:r w:rsidR="00336115">
        <w:t>.</w:t>
      </w:r>
    </w:p>
    <w:p w:rsidR="005405DA" w:rsidRDefault="00650E08" w:rsidP="00650E08">
      <w:pPr>
        <w:pStyle w:val="BodyText"/>
        <w:numPr>
          <w:ilvl w:val="1"/>
          <w:numId w:val="16"/>
        </w:numPr>
      </w:pPr>
      <w:r>
        <w:t xml:space="preserve">Test Results Detail - Contains the test artifacts for the specific test case associated to the group, see </w:t>
      </w:r>
      <w:r>
        <w:fldChar w:fldCharType="begin"/>
      </w:r>
      <w:r>
        <w:instrText xml:space="preserve"> REF _Ref439925708 \h </w:instrText>
      </w:r>
      <w:r>
        <w:fldChar w:fldCharType="separate"/>
      </w:r>
      <w:r w:rsidR="003363C0">
        <w:t xml:space="preserve">Figure </w:t>
      </w:r>
      <w:r w:rsidR="003363C0">
        <w:rPr>
          <w:noProof/>
        </w:rPr>
        <w:t>12</w:t>
      </w:r>
      <w:r w:rsidR="003363C0">
        <w:t xml:space="preserve"> - Test Results Detail</w:t>
      </w:r>
      <w:r>
        <w:fldChar w:fldCharType="end"/>
      </w:r>
      <w:r w:rsidR="005405DA">
        <w:t xml:space="preserve"> </w:t>
      </w:r>
    </w:p>
    <w:p w:rsidR="00B3066B" w:rsidRDefault="00B3066B" w:rsidP="00650E08">
      <w:pPr>
        <w:pStyle w:val="BodyText"/>
        <w:numPr>
          <w:ilvl w:val="1"/>
          <w:numId w:val="16"/>
        </w:numPr>
      </w:pPr>
      <w:r>
        <w:t>Status Database Export - Provides interface to export status database results into .csv file</w:t>
      </w:r>
      <w:r w:rsidR="003F3203">
        <w:t xml:space="preserve">, see </w:t>
      </w:r>
      <w:r w:rsidR="003F3203">
        <w:fldChar w:fldCharType="begin"/>
      </w:r>
      <w:r w:rsidR="003F3203">
        <w:instrText xml:space="preserve"> REF _Ref440270067 \h </w:instrText>
      </w:r>
      <w:r w:rsidR="003F3203">
        <w:fldChar w:fldCharType="separate"/>
      </w:r>
      <w:r w:rsidR="003363C0">
        <w:t xml:space="preserve">Figure </w:t>
      </w:r>
      <w:r w:rsidR="003363C0">
        <w:rPr>
          <w:noProof/>
        </w:rPr>
        <w:t>13</w:t>
      </w:r>
      <w:r w:rsidR="003363C0">
        <w:t xml:space="preserve"> - Test Results Status Database Export</w:t>
      </w:r>
      <w:r w:rsidR="003F3203">
        <w:fldChar w:fldCharType="end"/>
      </w:r>
      <w:r w:rsidR="003F3203">
        <w:t>.</w:t>
      </w:r>
    </w:p>
    <w:p w:rsidR="00634424" w:rsidRDefault="000B26A8" w:rsidP="000B26A8">
      <w:pPr>
        <w:pStyle w:val="BodyText"/>
        <w:numPr>
          <w:ilvl w:val="0"/>
          <w:numId w:val="16"/>
        </w:numPr>
      </w:pPr>
      <w:r>
        <w:t>Test Configuration</w:t>
      </w:r>
      <w:r w:rsidR="00634424">
        <w:t xml:space="preserve"> - Contains all p</w:t>
      </w:r>
      <w:r w:rsidR="00365BC5">
        <w:t>arameters and will be saved in database with the exception of database parameters saved in a configuration file</w:t>
      </w:r>
      <w:r w:rsidR="007E1309">
        <w:t xml:space="preserve">, see </w:t>
      </w:r>
      <w:r w:rsidR="007E1309">
        <w:fldChar w:fldCharType="begin"/>
      </w:r>
      <w:r w:rsidR="007E1309">
        <w:instrText xml:space="preserve"> REF _Ref416427316 \h </w:instrText>
      </w:r>
      <w:r w:rsidR="007E1309">
        <w:fldChar w:fldCharType="separate"/>
      </w:r>
      <w:ins w:id="164" w:author="Wolff, Michael" w:date="2016-02-26T16:43:00Z">
        <w:r w:rsidR="003363C0">
          <w:t xml:space="preserve">Figure </w:t>
        </w:r>
        <w:r w:rsidR="003363C0">
          <w:rPr>
            <w:noProof/>
          </w:rPr>
          <w:t>14</w:t>
        </w:r>
        <w:r w:rsidR="003363C0">
          <w:t xml:space="preserve"> - Configuration Screen</w:t>
        </w:r>
      </w:ins>
      <w:r w:rsidR="007E1309">
        <w:fldChar w:fldCharType="end"/>
      </w:r>
    </w:p>
    <w:p w:rsidR="000B26A8" w:rsidRDefault="00634424" w:rsidP="00634424">
      <w:pPr>
        <w:pStyle w:val="BodyText"/>
        <w:numPr>
          <w:ilvl w:val="1"/>
          <w:numId w:val="16"/>
        </w:numPr>
      </w:pPr>
      <w:r>
        <w:t>Map Bundles Test Configuration Form - Contains following parameters needed for the map bundles testing</w:t>
      </w:r>
    </w:p>
    <w:p w:rsidR="00634424" w:rsidRDefault="00634424" w:rsidP="00634424">
      <w:pPr>
        <w:pStyle w:val="BodyText"/>
        <w:numPr>
          <w:ilvl w:val="2"/>
          <w:numId w:val="16"/>
        </w:numPr>
      </w:pPr>
      <w:r>
        <w:t>Map bundle zip file</w:t>
      </w:r>
      <w:r w:rsidR="009D6D06">
        <w:t xml:space="preserve"> [from email]</w:t>
      </w:r>
    </w:p>
    <w:p w:rsidR="001B7CA4" w:rsidRPr="00DA70B5" w:rsidRDefault="001B7CA4" w:rsidP="00DA70B5">
      <w:pPr>
        <w:pStyle w:val="BodyText"/>
        <w:numPr>
          <w:ilvl w:val="2"/>
          <w:numId w:val="16"/>
        </w:numPr>
      </w:pPr>
      <w:r w:rsidRPr="00DA70B5">
        <w:t>Forward Link Profile Name</w:t>
      </w:r>
    </w:p>
    <w:p w:rsidR="001B7CA4" w:rsidRPr="00DA70B5" w:rsidRDefault="001B7CA4" w:rsidP="00DA70B5">
      <w:pPr>
        <w:pStyle w:val="BodyText"/>
        <w:numPr>
          <w:ilvl w:val="2"/>
          <w:numId w:val="16"/>
        </w:numPr>
      </w:pPr>
      <w:r w:rsidRPr="00DA70B5">
        <w:t>Satellite Name</w:t>
      </w:r>
    </w:p>
    <w:p w:rsidR="007A7262" w:rsidRPr="00A1703B" w:rsidRDefault="0096650A" w:rsidP="00DA70B5">
      <w:pPr>
        <w:pStyle w:val="BodyText"/>
        <w:numPr>
          <w:ilvl w:val="1"/>
          <w:numId w:val="16"/>
        </w:numPr>
      </w:pPr>
      <w:r w:rsidRPr="00A1703B">
        <w:t>NMS/EMS</w:t>
      </w:r>
      <w:r w:rsidR="007A7262" w:rsidRPr="00A1703B">
        <w:t xml:space="preserve"> </w:t>
      </w:r>
      <w:r w:rsidR="00052516" w:rsidRPr="00A1703B">
        <w:t xml:space="preserve">Connection </w:t>
      </w:r>
      <w:r w:rsidR="007A7262" w:rsidRPr="00A1703B">
        <w:t>- The</w:t>
      </w:r>
      <w:r w:rsidR="00052516" w:rsidRPr="00A1703B">
        <w:t xml:space="preserve"> </w:t>
      </w:r>
      <w:r w:rsidR="00013607" w:rsidRPr="00A1703B">
        <w:t xml:space="preserve">IP, Port username and </w:t>
      </w:r>
      <w:r w:rsidRPr="00A1703B">
        <w:t>password needed for ArcLight NMS/EMS GUI access</w:t>
      </w:r>
      <w:r w:rsidR="00052516" w:rsidRPr="00A1703B">
        <w:t>.</w:t>
      </w:r>
    </w:p>
    <w:p w:rsidR="0096650A" w:rsidRDefault="0096650A" w:rsidP="00DA70B5">
      <w:pPr>
        <w:pStyle w:val="BodyText"/>
        <w:numPr>
          <w:ilvl w:val="1"/>
          <w:numId w:val="16"/>
        </w:numPr>
      </w:pPr>
      <w:r w:rsidRPr="00A1703B">
        <w:t xml:space="preserve">Terminal Connection - The </w:t>
      </w:r>
      <w:r w:rsidR="008533F0">
        <w:t xml:space="preserve">IP, Port username, </w:t>
      </w:r>
      <w:r w:rsidRPr="00A1703B">
        <w:t>password</w:t>
      </w:r>
      <w:r w:rsidR="008533F0">
        <w:t xml:space="preserve">, </w:t>
      </w:r>
      <w:r w:rsidR="008533F0" w:rsidRPr="00DA70B5">
        <w:t>and Terminal Name</w:t>
      </w:r>
      <w:r w:rsidRPr="00A1703B">
        <w:t xml:space="preserve"> needed f</w:t>
      </w:r>
      <w:r w:rsidR="00A044F3">
        <w:t>or ArcLight Terminal GUI access, and ssh/serial, and Terminal console name (if  serial), for console/CLI access</w:t>
      </w:r>
    </w:p>
    <w:p w:rsidR="008E5D96" w:rsidRDefault="008E5D96" w:rsidP="00DA70B5">
      <w:pPr>
        <w:pStyle w:val="BodyText"/>
        <w:numPr>
          <w:ilvl w:val="1"/>
          <w:numId w:val="16"/>
        </w:numPr>
        <w:rPr>
          <w:ins w:id="165" w:author="Wolff, Michael" w:date="2016-02-24T15:52:00Z"/>
        </w:rPr>
      </w:pPr>
      <w:r>
        <w:t>Tuning Parameters - Runtime parameters used by the various Test Automation algorithms, e.g. map precedence duration</w:t>
      </w:r>
    </w:p>
    <w:p w:rsidR="007E0635" w:rsidRDefault="007E0635" w:rsidP="007B2102">
      <w:pPr>
        <w:pStyle w:val="BodyText"/>
        <w:numPr>
          <w:ilvl w:val="0"/>
          <w:numId w:val="16"/>
        </w:numPr>
        <w:rPr>
          <w:ins w:id="166" w:author="Wolff, Michael" w:date="2016-02-24T15:54:00Z"/>
        </w:rPr>
      </w:pPr>
      <w:ins w:id="167" w:author="Wolff, Michael" w:date="2016-02-24T15:52:00Z">
        <w:r>
          <w:t>Test Utilities Menu</w:t>
        </w:r>
      </w:ins>
      <w:ins w:id="168" w:author="Wolff, Michael" w:date="2016-02-24T15:53:00Z">
        <w:r>
          <w:t xml:space="preserve"> - </w:t>
        </w:r>
      </w:ins>
      <w:ins w:id="169" w:author="Wolff, Michael" w:date="2016-02-24T15:54:00Z">
        <w:r>
          <w:t>C</w:t>
        </w:r>
      </w:ins>
      <w:ins w:id="170" w:author="Wolff, Michael" w:date="2016-02-24T15:53:00Z">
        <w:r>
          <w:t xml:space="preserve">ontains </w:t>
        </w:r>
      </w:ins>
      <w:ins w:id="171" w:author="Wolff, Michael" w:date="2016-02-24T15:54:00Z">
        <w:r>
          <w:t xml:space="preserve">testbed </w:t>
        </w:r>
      </w:ins>
      <w:ins w:id="172" w:author="Wolff, Michael" w:date="2016-02-24T15:53:00Z">
        <w:r>
          <w:t>utilities</w:t>
        </w:r>
      </w:ins>
    </w:p>
    <w:p w:rsidR="007E0635" w:rsidRDefault="007E0635" w:rsidP="007E0635">
      <w:pPr>
        <w:pStyle w:val="BodyText"/>
        <w:numPr>
          <w:ilvl w:val="1"/>
          <w:numId w:val="16"/>
        </w:numPr>
        <w:rPr>
          <w:ins w:id="173" w:author="Wolff, Michael" w:date="2016-02-24T15:52:00Z"/>
        </w:rPr>
      </w:pPr>
      <w:ins w:id="174" w:author="Wolff, Michael" w:date="2016-02-24T15:54:00Z">
        <w:r>
          <w:t>Map Bundles Test Report - Post processes results from specified group(s) to text file contain</w:t>
        </w:r>
      </w:ins>
      <w:ins w:id="175" w:author="Wolff, Michael" w:date="2016-02-24T15:56:00Z">
        <w:r>
          <w:t>ing gleaned</w:t>
        </w:r>
      </w:ins>
      <w:ins w:id="176" w:author="Wolff, Michael" w:date="2016-02-24T15:54:00Z">
        <w:r>
          <w:t xml:space="preserve"> information</w:t>
        </w:r>
      </w:ins>
      <w:ins w:id="177" w:author="Wolff, Michael" w:date="2016-02-24T15:53:00Z">
        <w:r>
          <w:t xml:space="preserve"> </w:t>
        </w:r>
      </w:ins>
      <w:ins w:id="178" w:author="Wolff, Michael" w:date="2016-02-24T15:56:00Z">
        <w:r>
          <w:t>needed to prepare QA test report</w:t>
        </w:r>
      </w:ins>
    </w:p>
    <w:p w:rsidR="007E0635" w:rsidRPr="00A1703B" w:rsidDel="007E0635" w:rsidRDefault="007E0635" w:rsidP="007B2102">
      <w:pPr>
        <w:pStyle w:val="BodyText"/>
        <w:numPr>
          <w:ilvl w:val="0"/>
          <w:numId w:val="16"/>
        </w:numPr>
        <w:rPr>
          <w:del w:id="179" w:author="Wolff, Michael" w:date="2016-02-24T15:57:00Z"/>
        </w:rPr>
      </w:pPr>
      <w:ins w:id="180" w:author="Wolff, Michael" w:date="2016-02-24T15:52:00Z">
        <w:r>
          <w:t>ReDa Menu</w:t>
        </w:r>
      </w:ins>
      <w:ins w:id="181" w:author="Wolff, Michael" w:date="2016-02-24T15:56:00Z">
        <w:r>
          <w:t xml:space="preserve"> - Launches the Reda php webpages</w:t>
        </w:r>
      </w:ins>
    </w:p>
    <w:p w:rsidR="0098762A" w:rsidRDefault="0098762A" w:rsidP="0098762A">
      <w:pPr>
        <w:pStyle w:val="BodyText"/>
      </w:pPr>
    </w:p>
    <w:p w:rsidR="0098762A" w:rsidRDefault="0098762A" w:rsidP="0098762A">
      <w:pPr>
        <w:pStyle w:val="BodyText"/>
      </w:pPr>
    </w:p>
    <w:p w:rsidR="000B26A8" w:rsidRDefault="008D3230" w:rsidP="00DF7FA4">
      <w:pPr>
        <w:pStyle w:val="BodyText"/>
        <w:jc w:val="center"/>
      </w:pPr>
      <w:ins w:id="182" w:author="Wolff, Michael" w:date="2016-02-24T15:51:00Z">
        <w:r>
          <w:rPr>
            <w:noProof/>
          </w:rPr>
          <w:pict>
            <v:shape id="_x0000_i1035" type="#_x0000_t75" style="width:268.9pt;height:190.75pt;visibility:visible;mso-wrap-style:square">
              <v:imagedata r:id="rId22" o:title=""/>
            </v:shape>
          </w:pict>
        </w:r>
      </w:ins>
    </w:p>
    <w:p w:rsidR="00DF7FA4" w:rsidRDefault="00DF7FA4" w:rsidP="00DF7FA4">
      <w:pPr>
        <w:pStyle w:val="Caption"/>
        <w:jc w:val="center"/>
      </w:pPr>
      <w:bookmarkStart w:id="183" w:name="_Ref416427063"/>
      <w:bookmarkStart w:id="184" w:name="_Toc444246758"/>
      <w:r>
        <w:t xml:space="preserve">Figure </w:t>
      </w:r>
      <w:fldSimple w:instr=" SEQ Figure \* ARABIC ">
        <w:ins w:id="185" w:author="Wolff, Michael" w:date="2016-02-26T16:43:00Z">
          <w:r w:rsidR="003363C0">
            <w:rPr>
              <w:noProof/>
            </w:rPr>
            <w:t>9</w:t>
          </w:r>
        </w:ins>
        <w:del w:id="186" w:author="Wolff, Michael" w:date="2016-01-12T11:23:00Z">
          <w:r w:rsidR="00364A4E" w:rsidDel="00100D4B">
            <w:rPr>
              <w:noProof/>
            </w:rPr>
            <w:delText>7</w:delText>
          </w:r>
        </w:del>
      </w:fldSimple>
      <w:r>
        <w:t xml:space="preserve"> - Homepage</w:t>
      </w:r>
      <w:bookmarkEnd w:id="183"/>
      <w:bookmarkEnd w:id="184"/>
    </w:p>
    <w:p w:rsidR="009534E3" w:rsidRDefault="009534E3" w:rsidP="000B26A8">
      <w:pPr>
        <w:pStyle w:val="BodyText"/>
      </w:pPr>
    </w:p>
    <w:p w:rsidR="009534E3" w:rsidRDefault="009534E3" w:rsidP="00DF7FA4">
      <w:pPr>
        <w:pStyle w:val="BodyText"/>
        <w:jc w:val="center"/>
      </w:pPr>
    </w:p>
    <w:p w:rsidR="00757183" w:rsidRDefault="008D3230" w:rsidP="00DF7FA4">
      <w:pPr>
        <w:pStyle w:val="BodyText"/>
        <w:jc w:val="center"/>
      </w:pPr>
      <w:ins w:id="187" w:author="Wolff, Michael" w:date="2016-01-06T17:52:00Z">
        <w:r>
          <w:rPr>
            <w:noProof/>
          </w:rPr>
          <w:pict>
            <v:shape id="Picture 1" o:spid="_x0000_i1036" type="#_x0000_t75" style="width:274.45pt;height:211.1pt;visibility:visible;mso-wrap-style:square">
              <v:imagedata r:id="rId23" o:title=""/>
            </v:shape>
          </w:pict>
        </w:r>
      </w:ins>
    </w:p>
    <w:p w:rsidR="00DF7FA4" w:rsidRDefault="00DF7FA4" w:rsidP="00DF7FA4">
      <w:pPr>
        <w:pStyle w:val="Caption"/>
        <w:jc w:val="center"/>
      </w:pPr>
      <w:bookmarkStart w:id="188" w:name="_Ref416427157"/>
      <w:bookmarkStart w:id="189" w:name="_Toc444246759"/>
      <w:r>
        <w:t xml:space="preserve">Figure </w:t>
      </w:r>
      <w:fldSimple w:instr=" SEQ Figure \* ARABIC ">
        <w:ins w:id="190" w:author="Wolff, Michael" w:date="2016-02-26T16:43:00Z">
          <w:r w:rsidR="003363C0">
            <w:rPr>
              <w:noProof/>
            </w:rPr>
            <w:t>10</w:t>
          </w:r>
        </w:ins>
        <w:del w:id="191" w:author="Wolff, Michael" w:date="2016-01-12T11:23:00Z">
          <w:r w:rsidR="00364A4E" w:rsidDel="00100D4B">
            <w:rPr>
              <w:noProof/>
            </w:rPr>
            <w:delText>8</w:delText>
          </w:r>
        </w:del>
      </w:fldSimple>
      <w:r>
        <w:t xml:space="preserve"> - </w:t>
      </w:r>
      <w:r w:rsidR="00B24C90">
        <w:t xml:space="preserve">Test </w:t>
      </w:r>
      <w:r>
        <w:t>Launch Screen</w:t>
      </w:r>
      <w:bookmarkEnd w:id="188"/>
      <w:bookmarkEnd w:id="189"/>
    </w:p>
    <w:p w:rsidR="00DF7FA4" w:rsidRDefault="00DF7FA4" w:rsidP="000B26A8">
      <w:pPr>
        <w:pStyle w:val="BodyText"/>
      </w:pPr>
    </w:p>
    <w:p w:rsidR="00DA39E9" w:rsidRDefault="00DA39E9" w:rsidP="007D21BC">
      <w:pPr>
        <w:pStyle w:val="BodyText"/>
        <w:jc w:val="center"/>
        <w:rPr>
          <w:noProof/>
        </w:rPr>
      </w:pPr>
    </w:p>
    <w:p w:rsidR="007D21BC" w:rsidRDefault="008D3230" w:rsidP="007D21BC">
      <w:pPr>
        <w:pStyle w:val="BodyText"/>
        <w:jc w:val="center"/>
      </w:pPr>
      <w:r>
        <w:rPr>
          <w:noProof/>
        </w:rPr>
        <w:lastRenderedPageBreak/>
        <w:pict>
          <v:shape id="_x0000_i1037" type="#_x0000_t75" style="width:274.45pt;height:197.55pt">
            <v:imagedata r:id="rId24" o:title="screen_status_2"/>
          </v:shape>
        </w:pict>
      </w:r>
    </w:p>
    <w:p w:rsidR="007D21BC" w:rsidRDefault="007D21BC" w:rsidP="007D21BC">
      <w:pPr>
        <w:pStyle w:val="Caption"/>
        <w:jc w:val="center"/>
        <w:rPr>
          <w:ins w:id="192" w:author="Wolff, Michael" w:date="2016-01-06T17:57:00Z"/>
        </w:rPr>
      </w:pPr>
      <w:bookmarkStart w:id="193" w:name="_Ref416435378"/>
      <w:bookmarkStart w:id="194" w:name="_Ref416604073"/>
      <w:bookmarkStart w:id="195" w:name="_Toc444246760"/>
      <w:r>
        <w:t xml:space="preserve">Figure </w:t>
      </w:r>
      <w:fldSimple w:instr=" SEQ Figure \* ARABIC ">
        <w:ins w:id="196" w:author="Wolff, Michael" w:date="2016-02-26T16:43:00Z">
          <w:r w:rsidR="003363C0">
            <w:rPr>
              <w:noProof/>
            </w:rPr>
            <w:t>11</w:t>
          </w:r>
        </w:ins>
        <w:del w:id="197" w:author="Wolff, Michael" w:date="2016-01-12T11:23:00Z">
          <w:r w:rsidR="00364A4E" w:rsidDel="00100D4B">
            <w:rPr>
              <w:noProof/>
            </w:rPr>
            <w:delText>9</w:delText>
          </w:r>
        </w:del>
      </w:fldSimple>
      <w:r>
        <w:t xml:space="preserve"> - </w:t>
      </w:r>
      <w:r w:rsidR="00B24C90">
        <w:t xml:space="preserve">Test </w:t>
      </w:r>
      <w:r>
        <w:t>Results Screen</w:t>
      </w:r>
      <w:bookmarkEnd w:id="193"/>
      <w:bookmarkEnd w:id="194"/>
      <w:bookmarkEnd w:id="195"/>
    </w:p>
    <w:p w:rsidR="00761F63" w:rsidRDefault="00761F63" w:rsidP="00761F63">
      <w:pPr>
        <w:rPr>
          <w:ins w:id="198" w:author="Wolff, Michael" w:date="2016-01-06T17:57:00Z"/>
        </w:rPr>
      </w:pPr>
    </w:p>
    <w:p w:rsidR="00761F63" w:rsidRPr="00761F63" w:rsidRDefault="00761F63" w:rsidP="00761F63">
      <w:pPr>
        <w:rPr>
          <w:ins w:id="199" w:author="Wolff, Michael" w:date="2016-01-06T17:56:00Z"/>
        </w:rPr>
      </w:pPr>
    </w:p>
    <w:p w:rsidR="00757183" w:rsidRDefault="008D3230" w:rsidP="00761F63">
      <w:pPr>
        <w:jc w:val="center"/>
        <w:rPr>
          <w:ins w:id="200" w:author="Wolff, Michael" w:date="2016-01-06T17:56:00Z"/>
        </w:rPr>
      </w:pPr>
      <w:ins w:id="201" w:author="Wolff, Michael" w:date="2016-01-06T17:57:00Z">
        <w:r>
          <w:rPr>
            <w:noProof/>
          </w:rPr>
          <w:pict>
            <v:shape id="_x0000_i1038" type="#_x0000_t75" style="width:276.9pt;height:241.85pt;visibility:visible;mso-wrap-style:square">
              <v:imagedata r:id="rId25" o:title=""/>
            </v:shape>
          </w:pict>
        </w:r>
      </w:ins>
    </w:p>
    <w:p w:rsidR="00757183" w:rsidRDefault="00757183" w:rsidP="00757183">
      <w:pPr>
        <w:pStyle w:val="Caption"/>
        <w:jc w:val="center"/>
        <w:rPr>
          <w:ins w:id="202" w:author="Wolff, Michael" w:date="2016-01-06T17:56:00Z"/>
        </w:rPr>
      </w:pPr>
      <w:bookmarkStart w:id="203" w:name="_Ref439925708"/>
      <w:bookmarkStart w:id="204" w:name="_Toc444246761"/>
      <w:ins w:id="205" w:author="Wolff, Michael" w:date="2016-01-06T17:56:00Z">
        <w:r>
          <w:t xml:space="preserve">Figure </w:t>
        </w:r>
        <w:r>
          <w:fldChar w:fldCharType="begin"/>
        </w:r>
        <w:r>
          <w:instrText xml:space="preserve"> SEQ Figure \* ARABIC </w:instrText>
        </w:r>
        <w:r>
          <w:fldChar w:fldCharType="separate"/>
        </w:r>
      </w:ins>
      <w:ins w:id="206" w:author="Wolff, Michael" w:date="2016-02-26T16:43:00Z">
        <w:r w:rsidR="003363C0">
          <w:rPr>
            <w:noProof/>
          </w:rPr>
          <w:t>12</w:t>
        </w:r>
      </w:ins>
      <w:ins w:id="207" w:author="Wolff, Michael" w:date="2016-01-06T17:56:00Z">
        <w:r>
          <w:rPr>
            <w:noProof/>
          </w:rPr>
          <w:fldChar w:fldCharType="end"/>
        </w:r>
        <w:r>
          <w:t xml:space="preserve"> - Test Results Detail</w:t>
        </w:r>
        <w:bookmarkEnd w:id="203"/>
        <w:bookmarkEnd w:id="204"/>
      </w:ins>
    </w:p>
    <w:p w:rsidR="00757183" w:rsidRPr="00757183" w:rsidRDefault="00757183" w:rsidP="00761F63"/>
    <w:p w:rsidR="009534E3" w:rsidRDefault="009534E3" w:rsidP="000B26A8">
      <w:pPr>
        <w:pStyle w:val="BodyText"/>
      </w:pPr>
    </w:p>
    <w:p w:rsidR="009534E3" w:rsidRDefault="008D3230" w:rsidP="00DF7FA4">
      <w:pPr>
        <w:pStyle w:val="BodyText"/>
        <w:jc w:val="center"/>
        <w:rPr>
          <w:ins w:id="208" w:author="Wolff, Michael" w:date="2016-01-11T10:02:00Z"/>
          <w:noProof/>
        </w:rPr>
      </w:pPr>
      <w:ins w:id="209" w:author="Wolff, Michael" w:date="2016-01-11T10:02:00Z">
        <w:r>
          <w:rPr>
            <w:noProof/>
          </w:rPr>
          <w:lastRenderedPageBreak/>
          <w:pict>
            <v:shape id="_x0000_i1039" type="#_x0000_t75" style="width:272.6pt;height:190.15pt;visibility:visible;mso-wrap-style:square">
              <v:imagedata r:id="rId26" o:title=""/>
            </v:shape>
          </w:pict>
        </w:r>
      </w:ins>
    </w:p>
    <w:p w:rsidR="00B3066B" w:rsidRDefault="00B3066B" w:rsidP="00B3066B">
      <w:pPr>
        <w:pStyle w:val="Caption"/>
        <w:jc w:val="center"/>
        <w:rPr>
          <w:ins w:id="210" w:author="Wolff, Michael" w:date="2016-01-11T10:02:00Z"/>
        </w:rPr>
      </w:pPr>
      <w:bookmarkStart w:id="211" w:name="_Ref440270067"/>
      <w:bookmarkStart w:id="212" w:name="_Toc444246762"/>
      <w:ins w:id="213" w:author="Wolff, Michael" w:date="2016-01-11T10:02:00Z">
        <w:r>
          <w:t xml:space="preserve">Figure </w:t>
        </w:r>
        <w:r>
          <w:fldChar w:fldCharType="begin"/>
        </w:r>
        <w:r>
          <w:instrText xml:space="preserve"> SEQ Figure \* ARABIC </w:instrText>
        </w:r>
        <w:r>
          <w:fldChar w:fldCharType="separate"/>
        </w:r>
      </w:ins>
      <w:ins w:id="214" w:author="Wolff, Michael" w:date="2016-02-26T16:43:00Z">
        <w:r w:rsidR="003363C0">
          <w:rPr>
            <w:noProof/>
          </w:rPr>
          <w:t>13</w:t>
        </w:r>
      </w:ins>
      <w:ins w:id="215" w:author="Wolff, Michael" w:date="2016-01-11T10:02:00Z">
        <w:r>
          <w:rPr>
            <w:noProof/>
          </w:rPr>
          <w:fldChar w:fldCharType="end"/>
        </w:r>
        <w:r>
          <w:t xml:space="preserve"> - Test Results </w:t>
        </w:r>
      </w:ins>
      <w:ins w:id="216" w:author="Wolff, Michael" w:date="2016-01-11T10:03:00Z">
        <w:r>
          <w:t>Status Database Export</w:t>
        </w:r>
      </w:ins>
      <w:bookmarkEnd w:id="211"/>
      <w:bookmarkEnd w:id="212"/>
    </w:p>
    <w:p w:rsidR="00B3066B" w:rsidRPr="00757183" w:rsidRDefault="00B3066B" w:rsidP="00B3066B">
      <w:pPr>
        <w:rPr>
          <w:ins w:id="217" w:author="Wolff, Michael" w:date="2016-01-11T10:02:00Z"/>
        </w:rPr>
      </w:pPr>
    </w:p>
    <w:p w:rsidR="00B3066B" w:rsidRDefault="00B3066B" w:rsidP="00DF7FA4">
      <w:pPr>
        <w:pStyle w:val="BodyText"/>
        <w:jc w:val="center"/>
      </w:pPr>
    </w:p>
    <w:p w:rsidR="00757183" w:rsidRDefault="008D3230" w:rsidP="00DF7FA4">
      <w:pPr>
        <w:pStyle w:val="BodyText"/>
        <w:jc w:val="center"/>
      </w:pPr>
      <w:r>
        <w:rPr>
          <w:noProof/>
        </w:rPr>
        <w:pict>
          <v:shape id="_x0000_i1040" type="#_x0000_t75" style="width:273.85pt;height:307.7pt;visibility:visible;mso-wrap-style:square">
            <v:imagedata r:id="rId27" o:title=""/>
          </v:shape>
        </w:pict>
      </w:r>
    </w:p>
    <w:p w:rsidR="00DF7FA4" w:rsidRDefault="00DF7FA4" w:rsidP="00DF7FA4">
      <w:pPr>
        <w:pStyle w:val="Caption"/>
        <w:jc w:val="center"/>
      </w:pPr>
      <w:bookmarkStart w:id="218" w:name="_Ref416427316"/>
      <w:bookmarkStart w:id="219" w:name="_Toc444246763"/>
      <w:r>
        <w:t xml:space="preserve">Figure </w:t>
      </w:r>
      <w:fldSimple w:instr=" SEQ Figure \* ARABIC ">
        <w:ins w:id="220" w:author="Wolff, Michael" w:date="2016-02-26T16:43:00Z">
          <w:r w:rsidR="003363C0">
            <w:rPr>
              <w:noProof/>
            </w:rPr>
            <w:t>14</w:t>
          </w:r>
        </w:ins>
      </w:fldSimple>
      <w:r>
        <w:t xml:space="preserve"> - Configuration Screen</w:t>
      </w:r>
      <w:bookmarkEnd w:id="218"/>
      <w:bookmarkEnd w:id="219"/>
    </w:p>
    <w:p w:rsidR="00B24C90" w:rsidRDefault="00B24C90" w:rsidP="00B24C90"/>
    <w:p w:rsidR="00B24C90" w:rsidRPr="00B24C90" w:rsidRDefault="008D3230" w:rsidP="008E5D96">
      <w:pPr>
        <w:jc w:val="center"/>
      </w:pPr>
      <w:r>
        <w:lastRenderedPageBreak/>
        <w:pict>
          <v:shape id="_x0000_i1041" type="#_x0000_t75" style="width:272.6pt;height:197.55pt">
            <v:imagedata r:id="rId28" o:title="screen_tuning_2"/>
          </v:shape>
        </w:pict>
      </w:r>
    </w:p>
    <w:p w:rsidR="00B24C90" w:rsidRDefault="00B24C90" w:rsidP="00B24C90">
      <w:pPr>
        <w:pStyle w:val="Caption"/>
        <w:jc w:val="center"/>
      </w:pPr>
      <w:bookmarkStart w:id="221" w:name="_Toc444246764"/>
      <w:r>
        <w:t xml:space="preserve">Figure </w:t>
      </w:r>
      <w:fldSimple w:instr=" SEQ Figure \* ARABIC ">
        <w:ins w:id="222" w:author="Wolff, Michael" w:date="2016-02-26T16:43:00Z">
          <w:r w:rsidR="003363C0">
            <w:rPr>
              <w:noProof/>
            </w:rPr>
            <w:t>15</w:t>
          </w:r>
        </w:ins>
      </w:fldSimple>
      <w:r>
        <w:t xml:space="preserve"> - Automation Tuning Configuration Screen</w:t>
      </w:r>
      <w:bookmarkEnd w:id="221"/>
    </w:p>
    <w:p w:rsidR="006A58D4" w:rsidRDefault="006A58D4" w:rsidP="006A58D4">
      <w:pPr>
        <w:rPr>
          <w:ins w:id="223" w:author="Wolff, Michael" w:date="2016-02-24T15:58:00Z"/>
        </w:rPr>
      </w:pPr>
    </w:p>
    <w:p w:rsidR="00D77C3A" w:rsidRDefault="008D3230" w:rsidP="00AF6BF4">
      <w:pPr>
        <w:jc w:val="center"/>
        <w:rPr>
          <w:ins w:id="224" w:author="Wolff, Michael" w:date="2016-02-24T16:02:00Z"/>
        </w:rPr>
      </w:pPr>
      <w:ins w:id="225" w:author="Wolff, Michael" w:date="2016-02-24T16:03:00Z">
        <w:r>
          <w:rPr>
            <w:noProof/>
          </w:rPr>
          <w:pict>
            <v:shape id="_x0000_i1042" type="#_x0000_t75" style="width:272pt;height:201.85pt;visibility:visible;mso-wrap-style:square">
              <v:imagedata r:id="rId29" o:title=""/>
            </v:shape>
          </w:pict>
        </w:r>
      </w:ins>
    </w:p>
    <w:p w:rsidR="007E0635" w:rsidRDefault="007E0635" w:rsidP="007E0635">
      <w:pPr>
        <w:pStyle w:val="Caption"/>
        <w:jc w:val="center"/>
        <w:rPr>
          <w:ins w:id="226" w:author="Wolff, Michael" w:date="2016-02-24T15:58:00Z"/>
        </w:rPr>
      </w:pPr>
      <w:bookmarkStart w:id="227" w:name="_Toc444246765"/>
      <w:ins w:id="228" w:author="Wolff, Michael" w:date="2016-02-24T15:58:00Z">
        <w:r>
          <w:t xml:space="preserve">Figure </w:t>
        </w:r>
        <w:r>
          <w:fldChar w:fldCharType="begin"/>
        </w:r>
        <w:r>
          <w:instrText xml:space="preserve"> SEQ Figure \* ARABIC </w:instrText>
        </w:r>
        <w:r>
          <w:fldChar w:fldCharType="separate"/>
        </w:r>
      </w:ins>
      <w:ins w:id="229" w:author="Wolff, Michael" w:date="2016-02-26T16:43:00Z">
        <w:r w:rsidR="003363C0">
          <w:rPr>
            <w:noProof/>
          </w:rPr>
          <w:t>16</w:t>
        </w:r>
      </w:ins>
      <w:ins w:id="230" w:author="Wolff, Michael" w:date="2016-02-24T15:58:00Z">
        <w:r>
          <w:rPr>
            <w:noProof/>
          </w:rPr>
          <w:fldChar w:fldCharType="end"/>
        </w:r>
        <w:r>
          <w:t xml:space="preserve"> - Automation Test Utilities Screen</w:t>
        </w:r>
        <w:bookmarkEnd w:id="227"/>
      </w:ins>
    </w:p>
    <w:p w:rsidR="007E0635" w:rsidRDefault="007E0635" w:rsidP="006A58D4"/>
    <w:p w:rsidR="008B3B73" w:rsidRDefault="008B3B73" w:rsidP="008B3B73">
      <w:pPr>
        <w:pStyle w:val="Heading5"/>
      </w:pPr>
      <w:bookmarkStart w:id="231" w:name="_Ref417314629"/>
      <w:r>
        <w:t>AL Test GUI Scripts I</w:t>
      </w:r>
      <w:r w:rsidRPr="00377A0F">
        <w:t>nt</w:t>
      </w:r>
      <w:r>
        <w:t>erface</w:t>
      </w:r>
      <w:bookmarkEnd w:id="231"/>
    </w:p>
    <w:p w:rsidR="002B65FE" w:rsidRDefault="002B65FE" w:rsidP="002B65FE">
      <w:pPr>
        <w:pStyle w:val="BodyText"/>
      </w:pPr>
      <w:r>
        <w:t xml:space="preserve">This section defines the ArcLight Test GUI </w:t>
      </w:r>
      <w:r w:rsidR="001848D2">
        <w:t>“web services” interface, including</w:t>
      </w:r>
      <w:r w:rsidR="001848D2" w:rsidRPr="001848D2">
        <w:t xml:space="preserve"> </w:t>
      </w:r>
      <w:r w:rsidR="001848D2">
        <w:t xml:space="preserve">the expected parameters passed into action scripts from Apache.  This definition provides the necessary ICD information needed for scripts as well as </w:t>
      </w:r>
      <w:r w:rsidR="003855CE">
        <w:t>for</w:t>
      </w:r>
      <w:r w:rsidR="001848D2">
        <w:t xml:space="preserve"> HTML launched from the Test GUI Browser</w:t>
      </w:r>
      <w:r w:rsidR="003855CE">
        <w:t xml:space="preserve"> (encoded in the scripts)</w:t>
      </w:r>
      <w:r w:rsidR="001848D2">
        <w:t xml:space="preserve">.  </w:t>
      </w:r>
      <w:r w:rsidR="007F5DA6">
        <w:t>Unless otherwise specified, the access is a GET</w:t>
      </w:r>
      <w:r w:rsidR="001848D2">
        <w:t>.</w:t>
      </w:r>
    </w:p>
    <w:p w:rsidR="002B65FE" w:rsidRDefault="002B65FE" w:rsidP="002B65FE">
      <w:pPr>
        <w:pStyle w:val="BodyText"/>
      </w:pPr>
    </w:p>
    <w:p w:rsidR="00C34CAE" w:rsidRDefault="00C34CAE" w:rsidP="002B65FE">
      <w:pPr>
        <w:pStyle w:val="BodyText"/>
        <w:numPr>
          <w:ilvl w:val="0"/>
          <w:numId w:val="18"/>
        </w:numPr>
      </w:pPr>
      <w:r>
        <w:t>http://altest.allab.viasat.com</w:t>
      </w:r>
      <w:r w:rsidR="002C4251">
        <w:t xml:space="preserve"> </w:t>
      </w:r>
      <w:r>
        <w:t>/index.html</w:t>
      </w:r>
    </w:p>
    <w:p w:rsidR="00C34CAE" w:rsidRDefault="00C34CAE" w:rsidP="00C34CAE">
      <w:pPr>
        <w:pStyle w:val="BodyText"/>
        <w:numPr>
          <w:ilvl w:val="1"/>
          <w:numId w:val="18"/>
        </w:numPr>
      </w:pPr>
      <w:r>
        <w:t>http://altest.allab.viasat.com/</w:t>
      </w:r>
      <w:ins w:id="232" w:author="Wolff, Michael" w:date="2016-01-11T10:00:00Z">
        <w:r w:rsidR="00B3066B">
          <w:t>cgi-bin/</w:t>
        </w:r>
      </w:ins>
      <w:r>
        <w:t>altgTest.p</w:t>
      </w:r>
      <w:r w:rsidR="008E215F">
        <w:t>y</w:t>
      </w:r>
      <w:r w:rsidRPr="00C34CAE">
        <w:t>?</w:t>
      </w:r>
    </w:p>
    <w:p w:rsidR="006202B6" w:rsidRDefault="00C34CAE" w:rsidP="00C34CAE">
      <w:pPr>
        <w:pStyle w:val="BodyText"/>
        <w:numPr>
          <w:ilvl w:val="2"/>
          <w:numId w:val="18"/>
        </w:numPr>
      </w:pPr>
      <w:r>
        <w:t>http://altest.allab.viasat.com/</w:t>
      </w:r>
      <w:ins w:id="233" w:author="Wolff, Michael" w:date="2016-01-11T10:00:00Z">
        <w:r w:rsidR="00B3066B">
          <w:t>cgi-bin/</w:t>
        </w:r>
      </w:ins>
      <w:r w:rsidRPr="00C34CAE">
        <w:t xml:space="preserve"> </w:t>
      </w:r>
      <w:r>
        <w:t>altgTestStart.p</w:t>
      </w:r>
      <w:r w:rsidR="008E215F">
        <w:t>y</w:t>
      </w:r>
      <w:r w:rsidRPr="00C34CAE">
        <w:t>?</w:t>
      </w:r>
      <w:r w:rsidR="006202B6" w:rsidRPr="00C34CAE">
        <w:t xml:space="preserve"> </w:t>
      </w:r>
      <w:r w:rsidRPr="00C34CAE">
        <w:t>Test=</w:t>
      </w:r>
      <w:r w:rsidR="006202B6">
        <w:t>&lt;TEST&gt;</w:t>
      </w:r>
    </w:p>
    <w:p w:rsidR="00E402AA" w:rsidRDefault="00E402AA" w:rsidP="006202B6">
      <w:pPr>
        <w:pStyle w:val="BodyText"/>
        <w:numPr>
          <w:ilvl w:val="3"/>
          <w:numId w:val="18"/>
        </w:numPr>
        <w:rPr>
          <w:ins w:id="234" w:author="Wolff, Michael" w:date="2016-01-11T10:59:00Z"/>
        </w:rPr>
      </w:pPr>
      <w:ins w:id="235" w:author="Wolff, Michael" w:date="2016-01-11T10:59:00Z">
        <w:r>
          <w:t>groupId=</w:t>
        </w:r>
      </w:ins>
    </w:p>
    <w:p w:rsidR="006202B6" w:rsidRDefault="006202B6" w:rsidP="006202B6">
      <w:pPr>
        <w:pStyle w:val="BodyText"/>
        <w:numPr>
          <w:ilvl w:val="3"/>
          <w:numId w:val="18"/>
        </w:numPr>
      </w:pPr>
      <w:r>
        <w:t xml:space="preserve">where &lt;TEST&gt; is one of </w:t>
      </w:r>
    </w:p>
    <w:p w:rsidR="00C34CAE" w:rsidRDefault="006202B6" w:rsidP="006202B6">
      <w:pPr>
        <w:pStyle w:val="BodyText"/>
        <w:numPr>
          <w:ilvl w:val="4"/>
          <w:numId w:val="18"/>
        </w:numPr>
      </w:pPr>
      <w:r>
        <w:t>mapT</w:t>
      </w:r>
      <w:r w:rsidR="00C34CAE" w:rsidRPr="00C34CAE">
        <w:t>rickle</w:t>
      </w:r>
    </w:p>
    <w:p w:rsidR="00C34CAE" w:rsidRDefault="006202B6" w:rsidP="006202B6">
      <w:pPr>
        <w:pStyle w:val="BodyText"/>
        <w:numPr>
          <w:ilvl w:val="4"/>
          <w:numId w:val="18"/>
        </w:numPr>
      </w:pPr>
      <w:r>
        <w:lastRenderedPageBreak/>
        <w:t>mapT</w:t>
      </w:r>
      <w:r w:rsidR="002C4251">
        <w:t>erminal</w:t>
      </w:r>
    </w:p>
    <w:p w:rsidR="00C34CAE" w:rsidRDefault="006202B6" w:rsidP="006202B6">
      <w:pPr>
        <w:pStyle w:val="BodyText"/>
        <w:numPr>
          <w:ilvl w:val="4"/>
          <w:numId w:val="18"/>
        </w:numPr>
      </w:pPr>
      <w:r>
        <w:t>mapP</w:t>
      </w:r>
      <w:r w:rsidR="002C4251">
        <w:t>recedence</w:t>
      </w:r>
    </w:p>
    <w:p w:rsidR="00C34CAE" w:rsidRDefault="006202B6" w:rsidP="006202B6">
      <w:pPr>
        <w:pStyle w:val="BodyText"/>
        <w:numPr>
          <w:ilvl w:val="4"/>
          <w:numId w:val="18"/>
        </w:numPr>
      </w:pPr>
      <w:r>
        <w:t>map</w:t>
      </w:r>
      <w:r w:rsidR="002C553C">
        <w:t>F</w:t>
      </w:r>
      <w:r w:rsidR="002C4251">
        <w:t>llock</w:t>
      </w:r>
    </w:p>
    <w:p w:rsidR="00C34CAE" w:rsidRDefault="006202B6" w:rsidP="006202B6">
      <w:pPr>
        <w:pStyle w:val="BodyText"/>
        <w:numPr>
          <w:ilvl w:val="4"/>
          <w:numId w:val="18"/>
        </w:numPr>
        <w:rPr>
          <w:ins w:id="236" w:author="Wolff, Michael" w:date="2016-01-07T10:32:00Z"/>
        </w:rPr>
      </w:pPr>
      <w:del w:id="237" w:author="Wolff, Michael" w:date="2016-01-07T10:32:00Z">
        <w:r w:rsidDel="00DA289F">
          <w:delText>mapA</w:delText>
        </w:r>
        <w:r w:rsidR="002C4251" w:rsidDel="00DA289F">
          <w:delText>ll</w:delText>
        </w:r>
      </w:del>
      <w:ins w:id="238" w:author="Wolff, Michael" w:date="2016-01-07T10:32:00Z">
        <w:r w:rsidR="00DA289F">
          <w:t>nlgStartCollection</w:t>
        </w:r>
      </w:ins>
    </w:p>
    <w:p w:rsidR="00DA289F" w:rsidRDefault="00DA289F" w:rsidP="006202B6">
      <w:pPr>
        <w:pStyle w:val="BodyText"/>
        <w:numPr>
          <w:ilvl w:val="4"/>
          <w:numId w:val="18"/>
        </w:numPr>
        <w:rPr>
          <w:ins w:id="239" w:author="Wolff, Michael" w:date="2016-01-07T10:32:00Z"/>
        </w:rPr>
      </w:pPr>
      <w:ins w:id="240" w:author="Wolff, Michael" w:date="2016-01-07T10:32:00Z">
        <w:r>
          <w:t>nlgStartCollectionTerm</w:t>
        </w:r>
      </w:ins>
    </w:p>
    <w:p w:rsidR="00DA289F" w:rsidRDefault="00DA289F" w:rsidP="006202B6">
      <w:pPr>
        <w:pStyle w:val="BodyText"/>
        <w:numPr>
          <w:ilvl w:val="4"/>
          <w:numId w:val="18"/>
        </w:numPr>
        <w:rPr>
          <w:ins w:id="241" w:author="Wolff, Michael" w:date="2016-01-07T10:32:00Z"/>
        </w:rPr>
      </w:pPr>
      <w:ins w:id="242" w:author="Wolff, Michael" w:date="2016-01-07T10:32:00Z">
        <w:r>
          <w:t>nlgStopCollection</w:t>
        </w:r>
      </w:ins>
    </w:p>
    <w:p w:rsidR="00DA289F" w:rsidRDefault="00DA289F" w:rsidP="006202B6">
      <w:pPr>
        <w:pStyle w:val="BodyText"/>
        <w:numPr>
          <w:ilvl w:val="4"/>
          <w:numId w:val="18"/>
        </w:numPr>
        <w:rPr>
          <w:ins w:id="243" w:author="Wolff, Michael" w:date="2016-01-07T10:33:00Z"/>
        </w:rPr>
      </w:pPr>
      <w:ins w:id="244" w:author="Wolff, Michael" w:date="2016-01-07T10:32:00Z">
        <w:r>
          <w:t>nlgVmt</w:t>
        </w:r>
      </w:ins>
      <w:ins w:id="245" w:author="Wolff, Michael" w:date="2016-01-07T10:33:00Z">
        <w:r>
          <w:t>Logout</w:t>
        </w:r>
      </w:ins>
    </w:p>
    <w:p w:rsidR="00DA289F" w:rsidRDefault="00DA289F" w:rsidP="006202B6">
      <w:pPr>
        <w:pStyle w:val="BodyText"/>
        <w:numPr>
          <w:ilvl w:val="4"/>
          <w:numId w:val="18"/>
        </w:numPr>
        <w:rPr>
          <w:ins w:id="246" w:author="Wolff, Michael" w:date="2016-01-07T10:33:00Z"/>
        </w:rPr>
      </w:pPr>
      <w:ins w:id="247" w:author="Wolff, Michael" w:date="2016-01-07T10:33:00Z">
        <w:r>
          <w:t>nlgVmtRelogin</w:t>
        </w:r>
      </w:ins>
    </w:p>
    <w:p w:rsidR="00DA289F" w:rsidRDefault="00DA289F" w:rsidP="006202B6">
      <w:pPr>
        <w:pStyle w:val="BodyText"/>
        <w:numPr>
          <w:ilvl w:val="4"/>
          <w:numId w:val="18"/>
        </w:numPr>
        <w:rPr>
          <w:ins w:id="248" w:author="Wolff, Michael" w:date="2016-01-07T10:33:00Z"/>
        </w:rPr>
      </w:pPr>
      <w:ins w:id="249" w:author="Wolff, Michael" w:date="2016-01-07T10:33:00Z">
        <w:r>
          <w:t>nlgVmtReboot</w:t>
        </w:r>
      </w:ins>
    </w:p>
    <w:p w:rsidR="00DA289F" w:rsidRDefault="00DA289F" w:rsidP="006202B6">
      <w:pPr>
        <w:pStyle w:val="BodyText"/>
        <w:numPr>
          <w:ilvl w:val="4"/>
          <w:numId w:val="18"/>
        </w:numPr>
      </w:pPr>
      <w:ins w:id="250" w:author="Wolff, Michael" w:date="2016-01-07T10:33:00Z">
        <w:r>
          <w:t>nlgVmtBeamRedirect</w:t>
        </w:r>
      </w:ins>
    </w:p>
    <w:p w:rsidR="00C34CAE" w:rsidRDefault="00C34CAE" w:rsidP="00C34CAE">
      <w:pPr>
        <w:pStyle w:val="BodyText"/>
        <w:numPr>
          <w:ilvl w:val="1"/>
          <w:numId w:val="18"/>
        </w:numPr>
      </w:pPr>
      <w:r>
        <w:t>http://altest.allab.viasat.com/</w:t>
      </w:r>
      <w:ins w:id="251" w:author="Wolff, Michael" w:date="2016-02-24T16:08:00Z">
        <w:r w:rsidR="00AF6BF4">
          <w:t>cgi-bin/</w:t>
        </w:r>
      </w:ins>
      <w:r>
        <w:t>altgConfig.p</w:t>
      </w:r>
      <w:r w:rsidR="008E215F">
        <w:t>y</w:t>
      </w:r>
      <w:r w:rsidRPr="00C34CAE">
        <w:t>?</w:t>
      </w:r>
    </w:p>
    <w:p w:rsidR="002C4251" w:rsidRDefault="002C4251" w:rsidP="002C4251">
      <w:pPr>
        <w:pStyle w:val="BodyText"/>
        <w:numPr>
          <w:ilvl w:val="2"/>
          <w:numId w:val="18"/>
        </w:numPr>
      </w:pPr>
      <w:r>
        <w:t>http://altest.allab.viasat.com/</w:t>
      </w:r>
      <w:r w:rsidRPr="00C34CAE">
        <w:t xml:space="preserve"> </w:t>
      </w:r>
      <w:ins w:id="252" w:author="Wolff, Michael" w:date="2016-01-11T10:00:00Z">
        <w:r w:rsidR="00B3066B">
          <w:t>cgi-bin/</w:t>
        </w:r>
      </w:ins>
      <w:r>
        <w:t>altgConfig</w:t>
      </w:r>
      <w:r w:rsidR="00102A22">
        <w:t>Map</w:t>
      </w:r>
      <w:r>
        <w:t>.p</w:t>
      </w:r>
      <w:r w:rsidR="008E215F">
        <w:t>y</w:t>
      </w:r>
      <w:r w:rsidRPr="00C34CAE">
        <w:t>?</w:t>
      </w:r>
    </w:p>
    <w:p w:rsidR="00E402AA" w:rsidRDefault="00E402AA" w:rsidP="00102A22">
      <w:pPr>
        <w:pStyle w:val="BodyText"/>
        <w:numPr>
          <w:ilvl w:val="3"/>
          <w:numId w:val="18"/>
        </w:numPr>
        <w:rPr>
          <w:ins w:id="253" w:author="Wolff, Michael" w:date="2016-01-11T10:58:00Z"/>
        </w:rPr>
      </w:pPr>
      <w:ins w:id="254" w:author="Wolff, Michael" w:date="2016-01-11T10:58:00Z">
        <w:r>
          <w:t>groupId=</w:t>
        </w:r>
      </w:ins>
    </w:p>
    <w:p w:rsidR="00102A22" w:rsidRDefault="00102A22" w:rsidP="00102A22">
      <w:pPr>
        <w:pStyle w:val="BodyText"/>
        <w:numPr>
          <w:ilvl w:val="3"/>
          <w:numId w:val="18"/>
        </w:numPr>
      </w:pPr>
      <w:r>
        <w:t>$_FILES</w:t>
      </w:r>
    </w:p>
    <w:p w:rsidR="00102A22" w:rsidRDefault="00102A22" w:rsidP="00102A22">
      <w:pPr>
        <w:pStyle w:val="BodyText"/>
        <w:numPr>
          <w:ilvl w:val="4"/>
          <w:numId w:val="18"/>
        </w:numPr>
      </w:pPr>
      <w:r>
        <w:t>Map Bundles zip file</w:t>
      </w:r>
    </w:p>
    <w:p w:rsidR="002C5824" w:rsidRDefault="002C5824" w:rsidP="00867DB1">
      <w:pPr>
        <w:pStyle w:val="BodyText"/>
        <w:numPr>
          <w:ilvl w:val="3"/>
          <w:numId w:val="18"/>
        </w:numPr>
      </w:pPr>
      <w:r>
        <w:t>mapBundleVersion=</w:t>
      </w:r>
    </w:p>
    <w:p w:rsidR="00867DB1" w:rsidRDefault="00867DB1" w:rsidP="00867DB1">
      <w:pPr>
        <w:pStyle w:val="BodyText"/>
        <w:numPr>
          <w:ilvl w:val="3"/>
          <w:numId w:val="18"/>
        </w:numPr>
      </w:pPr>
      <w:r>
        <w:t>mapProfile=</w:t>
      </w:r>
    </w:p>
    <w:p w:rsidR="00867DB1" w:rsidRDefault="00867DB1" w:rsidP="00867DB1">
      <w:pPr>
        <w:pStyle w:val="BodyText"/>
        <w:numPr>
          <w:ilvl w:val="3"/>
          <w:numId w:val="18"/>
        </w:numPr>
      </w:pPr>
      <w:r>
        <w:t>mapScript=</w:t>
      </w:r>
    </w:p>
    <w:p w:rsidR="00867DB1" w:rsidRDefault="00867DB1" w:rsidP="00867DB1">
      <w:pPr>
        <w:pStyle w:val="BodyText"/>
        <w:numPr>
          <w:ilvl w:val="3"/>
          <w:numId w:val="18"/>
        </w:numPr>
      </w:pPr>
      <w:r>
        <w:t>mapSatellite</w:t>
      </w:r>
      <w:r w:rsidR="002C5824">
        <w:t>Name</w:t>
      </w:r>
      <w:r>
        <w:t>=</w:t>
      </w:r>
    </w:p>
    <w:p w:rsidR="000F6213" w:rsidRDefault="000F6213" w:rsidP="000F6213">
      <w:pPr>
        <w:pStyle w:val="BodyText"/>
        <w:numPr>
          <w:ilvl w:val="2"/>
          <w:numId w:val="18"/>
        </w:numPr>
      </w:pPr>
      <w:r>
        <w:t>http://altest.allab.viasat.com/</w:t>
      </w:r>
      <w:ins w:id="255" w:author="Wolff, Michael" w:date="2016-01-11T10:00:00Z">
        <w:r w:rsidR="00B3066B">
          <w:t>cgi-bin/</w:t>
        </w:r>
      </w:ins>
      <w:r>
        <w:t>altgConfigNms.p</w:t>
      </w:r>
      <w:r w:rsidR="008E215F">
        <w:t>y</w:t>
      </w:r>
      <w:r w:rsidRPr="00C34CAE">
        <w:t>?</w:t>
      </w:r>
    </w:p>
    <w:p w:rsidR="00E402AA" w:rsidRDefault="00E402AA" w:rsidP="001848D2">
      <w:pPr>
        <w:pStyle w:val="BodyText"/>
        <w:numPr>
          <w:ilvl w:val="3"/>
          <w:numId w:val="18"/>
        </w:numPr>
        <w:rPr>
          <w:ins w:id="256" w:author="Wolff, Michael" w:date="2016-01-11T10:58:00Z"/>
        </w:rPr>
      </w:pPr>
      <w:ins w:id="257" w:author="Wolff, Michael" w:date="2016-01-11T10:58:00Z">
        <w:r>
          <w:t>groupId=</w:t>
        </w:r>
      </w:ins>
    </w:p>
    <w:p w:rsidR="00102A22" w:rsidRDefault="00B6431B" w:rsidP="001848D2">
      <w:pPr>
        <w:pStyle w:val="BodyText"/>
        <w:numPr>
          <w:ilvl w:val="3"/>
          <w:numId w:val="18"/>
        </w:numPr>
      </w:pPr>
      <w:r>
        <w:t>nmsIp=</w:t>
      </w:r>
    </w:p>
    <w:p w:rsidR="00102A22" w:rsidRDefault="00B6431B" w:rsidP="001848D2">
      <w:pPr>
        <w:pStyle w:val="BodyText"/>
        <w:numPr>
          <w:ilvl w:val="3"/>
          <w:numId w:val="18"/>
        </w:numPr>
      </w:pPr>
      <w:r>
        <w:t>nms</w:t>
      </w:r>
      <w:r w:rsidR="00102A22">
        <w:t>Port</w:t>
      </w:r>
      <w:r>
        <w:t>=</w:t>
      </w:r>
    </w:p>
    <w:p w:rsidR="00102A22" w:rsidRDefault="00B6431B" w:rsidP="001848D2">
      <w:pPr>
        <w:pStyle w:val="BodyText"/>
        <w:numPr>
          <w:ilvl w:val="3"/>
          <w:numId w:val="18"/>
        </w:numPr>
      </w:pPr>
      <w:r>
        <w:t>nmsUsern=</w:t>
      </w:r>
    </w:p>
    <w:p w:rsidR="00102A22" w:rsidRDefault="00B6431B" w:rsidP="001848D2">
      <w:pPr>
        <w:pStyle w:val="BodyText"/>
        <w:numPr>
          <w:ilvl w:val="3"/>
          <w:numId w:val="18"/>
        </w:numPr>
      </w:pPr>
      <w:r>
        <w:t>nmsPassw=</w:t>
      </w:r>
    </w:p>
    <w:p w:rsidR="000F6213" w:rsidRDefault="000F6213" w:rsidP="000F6213">
      <w:pPr>
        <w:pStyle w:val="BodyText"/>
        <w:numPr>
          <w:ilvl w:val="2"/>
          <w:numId w:val="18"/>
        </w:numPr>
      </w:pPr>
      <w:r>
        <w:t>http://altest.allab.viasat.com/</w:t>
      </w:r>
      <w:ins w:id="258" w:author="Wolff, Michael" w:date="2016-01-11T10:00:00Z">
        <w:r w:rsidR="00B3066B">
          <w:t>cgi-bin/</w:t>
        </w:r>
      </w:ins>
      <w:r>
        <w:t>altgConfigTerm.p</w:t>
      </w:r>
      <w:r w:rsidR="008E215F">
        <w:t>y</w:t>
      </w:r>
      <w:r w:rsidRPr="00C34CAE">
        <w:t>?</w:t>
      </w:r>
    </w:p>
    <w:p w:rsidR="00E402AA" w:rsidRDefault="00E402AA" w:rsidP="001848D2">
      <w:pPr>
        <w:pStyle w:val="BodyText"/>
        <w:numPr>
          <w:ilvl w:val="3"/>
          <w:numId w:val="18"/>
        </w:numPr>
        <w:rPr>
          <w:ins w:id="259" w:author="Wolff, Michael" w:date="2016-01-11T10:58:00Z"/>
        </w:rPr>
      </w:pPr>
      <w:ins w:id="260" w:author="Wolff, Michael" w:date="2016-01-11T10:58:00Z">
        <w:r>
          <w:t>groupId=</w:t>
        </w:r>
      </w:ins>
    </w:p>
    <w:p w:rsidR="00B6431B" w:rsidRDefault="00B6431B" w:rsidP="001848D2">
      <w:pPr>
        <w:pStyle w:val="BodyText"/>
        <w:numPr>
          <w:ilvl w:val="3"/>
          <w:numId w:val="18"/>
        </w:numPr>
      </w:pPr>
      <w:r>
        <w:t>termIp=</w:t>
      </w:r>
    </w:p>
    <w:p w:rsidR="00B6431B" w:rsidRDefault="00B6431B" w:rsidP="001848D2">
      <w:pPr>
        <w:pStyle w:val="BodyText"/>
        <w:numPr>
          <w:ilvl w:val="3"/>
          <w:numId w:val="18"/>
        </w:numPr>
      </w:pPr>
      <w:r>
        <w:t>termPort=</w:t>
      </w:r>
    </w:p>
    <w:p w:rsidR="00B6431B" w:rsidRDefault="00B6431B" w:rsidP="001848D2">
      <w:pPr>
        <w:pStyle w:val="BodyText"/>
        <w:numPr>
          <w:ilvl w:val="3"/>
          <w:numId w:val="18"/>
        </w:numPr>
      </w:pPr>
      <w:r>
        <w:t>termUsern=</w:t>
      </w:r>
    </w:p>
    <w:p w:rsidR="00B6431B" w:rsidRDefault="00B6431B" w:rsidP="001848D2">
      <w:pPr>
        <w:pStyle w:val="BodyText"/>
        <w:numPr>
          <w:ilvl w:val="3"/>
          <w:numId w:val="18"/>
        </w:numPr>
      </w:pPr>
      <w:r>
        <w:t>termPassw=</w:t>
      </w:r>
    </w:p>
    <w:p w:rsidR="005B6710" w:rsidRDefault="005B6710" w:rsidP="001848D2">
      <w:pPr>
        <w:pStyle w:val="BodyText"/>
        <w:numPr>
          <w:ilvl w:val="3"/>
          <w:numId w:val="18"/>
        </w:numPr>
      </w:pPr>
      <w:r>
        <w:t>termName=</w:t>
      </w:r>
    </w:p>
    <w:p w:rsidR="005B6710" w:rsidRDefault="002C5824" w:rsidP="001848D2">
      <w:pPr>
        <w:pStyle w:val="BodyText"/>
        <w:numPr>
          <w:ilvl w:val="3"/>
          <w:numId w:val="18"/>
        </w:numPr>
      </w:pPr>
      <w:r>
        <w:t>termAccessIsConsole</w:t>
      </w:r>
      <w:r w:rsidR="005B6710">
        <w:t>=</w:t>
      </w:r>
    </w:p>
    <w:p w:rsidR="005B6710" w:rsidRDefault="005B6710" w:rsidP="001848D2">
      <w:pPr>
        <w:pStyle w:val="BodyText"/>
        <w:numPr>
          <w:ilvl w:val="3"/>
          <w:numId w:val="18"/>
        </w:numPr>
      </w:pPr>
      <w:r>
        <w:t>termConsolePort=</w:t>
      </w:r>
    </w:p>
    <w:p w:rsidR="00575ADC" w:rsidRDefault="00575ADC" w:rsidP="00575ADC">
      <w:pPr>
        <w:pStyle w:val="BodyText"/>
        <w:numPr>
          <w:ilvl w:val="2"/>
          <w:numId w:val="18"/>
        </w:numPr>
      </w:pPr>
      <w:r>
        <w:t>http://altest.allab.viasat.com/</w:t>
      </w:r>
      <w:ins w:id="261" w:author="Wolff, Michael" w:date="2016-01-11T10:00:00Z">
        <w:r w:rsidR="00B3066B">
          <w:t>cgi-bin/</w:t>
        </w:r>
      </w:ins>
      <w:r>
        <w:t>altgConfigTuning.p</w:t>
      </w:r>
      <w:r w:rsidR="008E215F">
        <w:t>y</w:t>
      </w:r>
      <w:r w:rsidRPr="00C34CAE">
        <w:t>?</w:t>
      </w:r>
    </w:p>
    <w:p w:rsidR="008E215F" w:rsidDel="00B3066B" w:rsidRDefault="008E215F" w:rsidP="008E215F">
      <w:pPr>
        <w:pStyle w:val="BodyText"/>
        <w:numPr>
          <w:ilvl w:val="3"/>
          <w:numId w:val="18"/>
        </w:numPr>
        <w:rPr>
          <w:del w:id="262" w:author="Wolff, Michael" w:date="2016-01-11T10:02:00Z"/>
        </w:rPr>
      </w:pPr>
    </w:p>
    <w:p w:rsidR="008E215F" w:rsidRDefault="008E215F" w:rsidP="008E215F">
      <w:pPr>
        <w:pStyle w:val="BodyText"/>
        <w:numPr>
          <w:ilvl w:val="3"/>
          <w:numId w:val="18"/>
        </w:numPr>
      </w:pPr>
      <w:r>
        <w:t>GroupID= (READ-ONLY)</w:t>
      </w:r>
      <w:r>
        <w:tab/>
      </w:r>
    </w:p>
    <w:p w:rsidR="008E215F" w:rsidRDefault="008E215F" w:rsidP="008E215F">
      <w:pPr>
        <w:pStyle w:val="BodyText"/>
        <w:numPr>
          <w:ilvl w:val="3"/>
          <w:numId w:val="18"/>
        </w:numPr>
      </w:pPr>
      <w:r>
        <w:t>precedenceDwell= (sec)</w:t>
      </w:r>
      <w:r>
        <w:tab/>
      </w:r>
    </w:p>
    <w:p w:rsidR="00DA39E9" w:rsidRDefault="00DA39E9" w:rsidP="00DA39E9">
      <w:pPr>
        <w:pStyle w:val="BodyText"/>
        <w:numPr>
          <w:ilvl w:val="3"/>
          <w:numId w:val="18"/>
        </w:numPr>
      </w:pPr>
      <w:r>
        <w:t>defaultBitrate=  (kbps)</w:t>
      </w:r>
      <w:r>
        <w:tab/>
      </w:r>
    </w:p>
    <w:p w:rsidR="00DA39E9" w:rsidRDefault="00DA39E9" w:rsidP="00DA39E9">
      <w:pPr>
        <w:pStyle w:val="BodyText"/>
        <w:numPr>
          <w:ilvl w:val="3"/>
          <w:numId w:val="18"/>
        </w:numPr>
      </w:pPr>
      <w:r>
        <w:t>downloadBitratePercentage=</w:t>
      </w:r>
    </w:p>
    <w:p w:rsidR="008E215F" w:rsidRDefault="008E215F" w:rsidP="008E215F">
      <w:pPr>
        <w:pStyle w:val="BodyText"/>
        <w:numPr>
          <w:ilvl w:val="3"/>
          <w:numId w:val="18"/>
        </w:numPr>
      </w:pPr>
      <w:r>
        <w:t>hubName=</w:t>
      </w:r>
    </w:p>
    <w:p w:rsidR="00C34CAE" w:rsidRDefault="00C34CAE" w:rsidP="00102A22">
      <w:pPr>
        <w:pStyle w:val="BodyText"/>
        <w:numPr>
          <w:ilvl w:val="1"/>
          <w:numId w:val="18"/>
        </w:numPr>
      </w:pPr>
      <w:r>
        <w:t>http://altest.allab.viasat.com/</w:t>
      </w:r>
      <w:ins w:id="263" w:author="Wolff, Michael" w:date="2016-02-24T16:08:00Z">
        <w:r w:rsidR="00AF6BF4">
          <w:t>cgi-bin/</w:t>
        </w:r>
      </w:ins>
      <w:r>
        <w:t>altgStatus.p</w:t>
      </w:r>
      <w:r w:rsidR="008E215F">
        <w:t>y</w:t>
      </w:r>
      <w:r w:rsidRPr="00C34CAE">
        <w:t>?</w:t>
      </w:r>
    </w:p>
    <w:p w:rsidR="007F5DA6" w:rsidRDefault="007F5DA6" w:rsidP="007F5DA6">
      <w:pPr>
        <w:pStyle w:val="BodyText"/>
        <w:numPr>
          <w:ilvl w:val="2"/>
          <w:numId w:val="18"/>
        </w:numPr>
        <w:rPr>
          <w:ins w:id="264" w:author="Wolff, Michael" w:date="2016-01-11T09:59:00Z"/>
        </w:rPr>
      </w:pPr>
      <w:r>
        <w:t>http://altest.allab.viasat.com/</w:t>
      </w:r>
      <w:ins w:id="265" w:author="Wolff, Michael" w:date="2016-02-24T16:08:00Z">
        <w:r w:rsidR="00AF6BF4">
          <w:t>cgi-bin/</w:t>
        </w:r>
      </w:ins>
      <w:r w:rsidRPr="00C34CAE">
        <w:t xml:space="preserve"> </w:t>
      </w:r>
      <w:r>
        <w:t>altgStatusDetails.p</w:t>
      </w:r>
      <w:r w:rsidR="008E215F">
        <w:t>y</w:t>
      </w:r>
      <w:r w:rsidRPr="00C34CAE">
        <w:t>?</w:t>
      </w:r>
      <w:r>
        <w:t>TestId=&lt;VALUE&gt;</w:t>
      </w:r>
    </w:p>
    <w:p w:rsidR="00B3066B" w:rsidRDefault="00E402AA" w:rsidP="007B2102">
      <w:pPr>
        <w:pStyle w:val="BodyText"/>
        <w:numPr>
          <w:ilvl w:val="1"/>
          <w:numId w:val="18"/>
        </w:numPr>
        <w:rPr>
          <w:ins w:id="266" w:author="Wolff, Michael" w:date="2016-01-11T10:56:00Z"/>
        </w:rPr>
      </w:pPr>
      <w:ins w:id="267" w:author="Wolff, Michael" w:date="2016-01-11T10:56:00Z">
        <w:r>
          <w:fldChar w:fldCharType="begin"/>
        </w:r>
        <w:r>
          <w:instrText xml:space="preserve"> HYPERLINK "</w:instrText>
        </w:r>
      </w:ins>
      <w:ins w:id="268" w:author="Wolff, Michael" w:date="2016-01-11T09:59:00Z">
        <w:r w:rsidRPr="00B3066B">
          <w:instrText>http://</w:instrText>
        </w:r>
        <w:r>
          <w:instrText>altest.allab.viasat.com</w:instrText>
        </w:r>
        <w:r w:rsidRPr="00B3066B">
          <w:instrText>/cgi-bin/altgDbExport.py</w:instrText>
        </w:r>
      </w:ins>
      <w:ins w:id="269" w:author="Wolff, Michael" w:date="2016-01-11T10:56:00Z">
        <w:r>
          <w:instrText xml:space="preserve">" </w:instrText>
        </w:r>
      </w:ins>
      <w:ins w:id="270" w:author="Wolff, Michael" w:date="2016-02-26T10:43:00Z"/>
      <w:ins w:id="271" w:author="Wolff, Michael" w:date="2016-01-11T10:56:00Z">
        <w:r>
          <w:fldChar w:fldCharType="separate"/>
        </w:r>
      </w:ins>
      <w:ins w:id="272" w:author="Wolff, Michael" w:date="2016-01-11T09:59:00Z">
        <w:r w:rsidRPr="00E23071">
          <w:rPr>
            <w:rStyle w:val="Hyperlink"/>
          </w:rPr>
          <w:t>http://altest.allab.viasat.com/cgi-bin/altgDbExport.py</w:t>
        </w:r>
      </w:ins>
      <w:ins w:id="273" w:author="Wolff, Michael" w:date="2016-01-11T10:56:00Z">
        <w:r>
          <w:fldChar w:fldCharType="end"/>
        </w:r>
      </w:ins>
      <w:ins w:id="274" w:author="Wolff, Michael" w:date="2016-01-11T09:59:00Z">
        <w:r w:rsidR="00B3066B" w:rsidRPr="00B3066B">
          <w:t>?</w:t>
        </w:r>
      </w:ins>
    </w:p>
    <w:p w:rsidR="00E402AA" w:rsidRDefault="00E402AA" w:rsidP="00E402AA">
      <w:pPr>
        <w:pStyle w:val="BodyText"/>
        <w:numPr>
          <w:ilvl w:val="2"/>
          <w:numId w:val="18"/>
        </w:numPr>
        <w:rPr>
          <w:ins w:id="275" w:author="Wolff, Michael" w:date="2016-01-11T10:57:00Z"/>
        </w:rPr>
      </w:pPr>
      <w:ins w:id="276" w:author="Wolff, Michael" w:date="2016-01-11T10:57:00Z">
        <w:r>
          <w:lastRenderedPageBreak/>
          <w:t>groupId=</w:t>
        </w:r>
      </w:ins>
    </w:p>
    <w:p w:rsidR="00E402AA" w:rsidRDefault="00E402AA" w:rsidP="00E402AA">
      <w:pPr>
        <w:pStyle w:val="BodyText"/>
        <w:numPr>
          <w:ilvl w:val="2"/>
          <w:numId w:val="18"/>
        </w:numPr>
        <w:rPr>
          <w:ins w:id="277" w:author="Wolff, Michael" w:date="2016-01-11T10:56:00Z"/>
        </w:rPr>
      </w:pPr>
      <w:ins w:id="278" w:author="Wolff, Michael" w:date="2016-01-11T10:56:00Z">
        <w:r>
          <w:t>dbTable=</w:t>
        </w:r>
      </w:ins>
    </w:p>
    <w:p w:rsidR="00E402AA" w:rsidRDefault="00E402AA" w:rsidP="00E402AA">
      <w:pPr>
        <w:pStyle w:val="BodyText"/>
        <w:numPr>
          <w:ilvl w:val="2"/>
          <w:numId w:val="18"/>
        </w:numPr>
        <w:rPr>
          <w:ins w:id="279" w:author="Wolff, Michael" w:date="2016-01-11T10:56:00Z"/>
        </w:rPr>
      </w:pPr>
      <w:ins w:id="280" w:author="Wolff, Michael" w:date="2016-01-11T10:56:00Z">
        <w:r>
          <w:t>startDate=</w:t>
        </w:r>
      </w:ins>
    </w:p>
    <w:p w:rsidR="00E402AA" w:rsidRDefault="00E402AA" w:rsidP="00E402AA">
      <w:pPr>
        <w:pStyle w:val="BodyText"/>
        <w:numPr>
          <w:ilvl w:val="2"/>
          <w:numId w:val="18"/>
        </w:numPr>
        <w:rPr>
          <w:ins w:id="281" w:author="Wolff, Michael" w:date="2016-01-11T10:57:00Z"/>
        </w:rPr>
      </w:pPr>
      <w:ins w:id="282" w:author="Wolff, Michael" w:date="2016-01-11T10:57:00Z">
        <w:r>
          <w:t>startTime=</w:t>
        </w:r>
      </w:ins>
    </w:p>
    <w:p w:rsidR="00E402AA" w:rsidRDefault="00E402AA" w:rsidP="00E402AA">
      <w:pPr>
        <w:pStyle w:val="BodyText"/>
        <w:numPr>
          <w:ilvl w:val="2"/>
          <w:numId w:val="18"/>
        </w:numPr>
        <w:rPr>
          <w:ins w:id="283" w:author="Wolff, Michael" w:date="2016-01-11T10:57:00Z"/>
        </w:rPr>
      </w:pPr>
      <w:ins w:id="284" w:author="Wolff, Michael" w:date="2016-01-11T10:57:00Z">
        <w:r>
          <w:t>endDate=</w:t>
        </w:r>
      </w:ins>
    </w:p>
    <w:p w:rsidR="00E402AA" w:rsidRDefault="00E402AA" w:rsidP="00E402AA">
      <w:pPr>
        <w:pStyle w:val="BodyText"/>
        <w:numPr>
          <w:ilvl w:val="2"/>
          <w:numId w:val="18"/>
        </w:numPr>
      </w:pPr>
      <w:ins w:id="285" w:author="Wolff, Michael" w:date="2016-01-11T10:57:00Z">
        <w:r>
          <w:t>endTime=</w:t>
        </w:r>
      </w:ins>
    </w:p>
    <w:p w:rsidR="00AF6BF4" w:rsidRDefault="00AF6BF4" w:rsidP="00AF6BF4">
      <w:pPr>
        <w:pStyle w:val="BodyText"/>
        <w:numPr>
          <w:ilvl w:val="1"/>
          <w:numId w:val="18"/>
        </w:numPr>
        <w:rPr>
          <w:ins w:id="286" w:author="Wolff, Michael" w:date="2016-02-24T16:06:00Z"/>
        </w:rPr>
      </w:pPr>
      <w:ins w:id="287" w:author="Wolff, Michael" w:date="2016-02-24T16:06:00Z">
        <w:r>
          <w:t>http://altest.allab.viasat.com/</w:t>
        </w:r>
      </w:ins>
      <w:ins w:id="288" w:author="Wolff, Michael" w:date="2016-02-24T16:08:00Z">
        <w:r>
          <w:t>cgi-bin/</w:t>
        </w:r>
      </w:ins>
      <w:ins w:id="289" w:author="Wolff, Michael" w:date="2016-02-24T16:06:00Z">
        <w:r>
          <w:t>altg</w:t>
        </w:r>
      </w:ins>
      <w:ins w:id="290" w:author="Wolff, Michael" w:date="2016-02-24T16:07:00Z">
        <w:r>
          <w:t>UtilScreen</w:t>
        </w:r>
      </w:ins>
      <w:ins w:id="291" w:author="Wolff, Michael" w:date="2016-02-24T16:06:00Z">
        <w:r>
          <w:t>.py</w:t>
        </w:r>
        <w:r w:rsidRPr="00C34CAE">
          <w:t>?</w:t>
        </w:r>
      </w:ins>
    </w:p>
    <w:p w:rsidR="00AF6BF4" w:rsidRDefault="00AF6BF4" w:rsidP="00AF6BF4">
      <w:pPr>
        <w:pStyle w:val="BodyText"/>
        <w:numPr>
          <w:ilvl w:val="1"/>
          <w:numId w:val="18"/>
        </w:numPr>
        <w:rPr>
          <w:ins w:id="292" w:author="Wolff, Michael" w:date="2016-02-24T16:06:00Z"/>
        </w:rPr>
      </w:pPr>
      <w:ins w:id="293" w:author="Wolff, Michael" w:date="2016-02-24T16:06:00Z">
        <w:r>
          <w:t>http://altest.allab.viasat.com/</w:t>
        </w:r>
      </w:ins>
      <w:ins w:id="294" w:author="Wolff, Michael" w:date="2016-02-24T16:08:00Z">
        <w:r>
          <w:t>cgi-bin/</w:t>
        </w:r>
      </w:ins>
      <w:ins w:id="295" w:author="Wolff, Michael" w:date="2016-02-24T16:07:00Z">
        <w:r>
          <w:t>reda/index.php</w:t>
        </w:r>
      </w:ins>
      <w:ins w:id="296" w:author="Wolff, Michael" w:date="2016-02-24T16:06:00Z">
        <w:r w:rsidRPr="00C34CAE">
          <w:t>?</w:t>
        </w:r>
      </w:ins>
    </w:p>
    <w:p w:rsidR="002B65FE" w:rsidRPr="002B65FE" w:rsidRDefault="002B65FE" w:rsidP="002B65FE">
      <w:pPr>
        <w:pStyle w:val="BodyText"/>
      </w:pPr>
    </w:p>
    <w:p w:rsidR="0080181C" w:rsidRDefault="0080181C" w:rsidP="0080181C">
      <w:pPr>
        <w:pStyle w:val="Heading4"/>
      </w:pPr>
      <w:r>
        <w:t>AL DB I</w:t>
      </w:r>
      <w:r w:rsidRPr="00377A0F">
        <w:t>nt</w:t>
      </w:r>
      <w:r>
        <w:t>erface</w:t>
      </w:r>
    </w:p>
    <w:p w:rsidR="0080181C" w:rsidRDefault="0080181C" w:rsidP="0080181C">
      <w:pPr>
        <w:pStyle w:val="BodyText"/>
      </w:pPr>
      <w:r>
        <w:t>Several parameters are needed to make a database connection and will be stored in a user config file, initially as a Python formatted import file that is intuitively a tag/value format, to overcome the “chicken or the egg” problem with storing database connection info in the database. The parameters are: database name, hostname, port number, username, and password, and will be managed by the aldbConn and aldbConnConfig package(s) with member functions for retrieving by scripts for database access.</w:t>
      </w:r>
    </w:p>
    <w:p w:rsidR="0080181C" w:rsidRDefault="0080181C" w:rsidP="0080181C">
      <w:pPr>
        <w:pStyle w:val="BodyText"/>
      </w:pPr>
      <w:r>
        <w:t>Additionally, the ArcLight Database Model is managed by this package/layer.  In general, the GUI sets configuration items that the AL Test Cases (Automation Manager) accesses (gets/retrieves) to execute tests according to the configuration.</w:t>
      </w:r>
    </w:p>
    <w:p w:rsidR="0080181C" w:rsidRPr="002E636B" w:rsidRDefault="0080181C" w:rsidP="0080181C">
      <w:pPr>
        <w:pStyle w:val="BodyText"/>
      </w:pPr>
    </w:p>
    <w:p w:rsidR="0080181C" w:rsidRDefault="0080181C" w:rsidP="0080181C">
      <w:pPr>
        <w:pStyle w:val="Heading5"/>
      </w:pPr>
      <w:bookmarkStart w:id="297" w:name="_Ref416686534"/>
      <w:r>
        <w:t>Database Interface Manual Page</w:t>
      </w:r>
      <w:bookmarkEnd w:id="297"/>
    </w:p>
    <w:p w:rsidR="0080181C" w:rsidRDefault="0080181C" w:rsidP="0080181C">
      <w:pPr>
        <w:pStyle w:val="BodyText"/>
      </w:pPr>
      <w:r>
        <w:t>This user manual page describes the ArcLight Database API (ALDB).</w:t>
      </w:r>
    </w:p>
    <w:p w:rsidR="0080181C" w:rsidRDefault="0080181C" w:rsidP="0080181C">
      <w:pPr>
        <w:pStyle w:val="BodyText"/>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SYNOPSIS</w:t>
      </w:r>
    </w:p>
    <w:p w:rsidR="0080181C" w:rsidRDefault="0080181C" w:rsidP="0080181C">
      <w:pPr>
        <w:ind w:left="288"/>
        <w:rPr>
          <w:rFonts w:ascii="Courier New" w:hAnsi="Courier New" w:cs="Courier New"/>
          <w:sz w:val="18"/>
          <w:szCs w:val="18"/>
        </w:rPr>
      </w:pPr>
      <w:r>
        <w:rPr>
          <w:rFonts w:ascii="Courier New" w:hAnsi="Courier New" w:cs="Courier New"/>
          <w:sz w:val="18"/>
          <w:szCs w:val="18"/>
        </w:rPr>
        <w:t>ALDB</w:t>
      </w:r>
      <w:r w:rsidRPr="003B7058">
        <w:rPr>
          <w:rFonts w:ascii="Courier New" w:hAnsi="Courier New" w:cs="Courier New"/>
          <w:sz w:val="18"/>
          <w:szCs w:val="18"/>
        </w:rPr>
        <w:t xml:space="preserve"> - </w:t>
      </w:r>
      <w:r>
        <w:rPr>
          <w:rFonts w:ascii="Courier New" w:hAnsi="Courier New" w:cs="Courier New"/>
          <w:sz w:val="18"/>
          <w:szCs w:val="18"/>
        </w:rPr>
        <w:t xml:space="preserve">ArcLight Database API </w:t>
      </w:r>
    </w:p>
    <w:p w:rsidR="0080181C" w:rsidRPr="003B7058" w:rsidRDefault="0080181C" w:rsidP="0080181C">
      <w:pPr>
        <w:rPr>
          <w:rFonts w:ascii="Courier New" w:hAnsi="Courier New" w:cs="Courier New"/>
          <w:sz w:val="18"/>
          <w:szCs w:val="18"/>
        </w:rPr>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SYNTAX</w:t>
      </w:r>
    </w:p>
    <w:p w:rsidR="0080181C" w:rsidRDefault="0080181C" w:rsidP="0080181C">
      <w:pPr>
        <w:ind w:left="288"/>
        <w:rPr>
          <w:rFonts w:ascii="Courier New" w:hAnsi="Courier New" w:cs="Courier New"/>
          <w:sz w:val="18"/>
          <w:szCs w:val="18"/>
        </w:rPr>
      </w:pPr>
      <w:r>
        <w:rPr>
          <w:rFonts w:ascii="Courier New" w:hAnsi="Courier New" w:cs="Courier New"/>
          <w:sz w:val="18"/>
          <w:szCs w:val="18"/>
        </w:rPr>
        <w:t>from aldbConn IMPORT *</w:t>
      </w:r>
    </w:p>
    <w:p w:rsidR="0080181C" w:rsidRDefault="0080181C" w:rsidP="0080181C">
      <w:pPr>
        <w:ind w:left="288"/>
        <w:rPr>
          <w:rFonts w:ascii="Courier New" w:hAnsi="Courier New" w:cs="Courier New"/>
          <w:sz w:val="18"/>
          <w:szCs w:val="18"/>
        </w:rPr>
      </w:pPr>
      <w:r>
        <w:rPr>
          <w:rFonts w:ascii="Courier New" w:hAnsi="Courier New" w:cs="Courier New"/>
          <w:sz w:val="18"/>
          <w:szCs w:val="18"/>
        </w:rPr>
        <w:t>from aldbConnConfig IMPORT *</w:t>
      </w:r>
    </w:p>
    <w:p w:rsidR="0080181C" w:rsidRDefault="0080181C" w:rsidP="0080181C">
      <w:pPr>
        <w:ind w:left="288"/>
        <w:rPr>
          <w:rFonts w:ascii="Courier New" w:hAnsi="Courier New" w:cs="Courier New"/>
          <w:sz w:val="18"/>
          <w:szCs w:val="18"/>
        </w:rPr>
      </w:pPr>
      <w:r>
        <w:rPr>
          <w:rFonts w:ascii="Courier New" w:hAnsi="Courier New" w:cs="Courier New"/>
          <w:sz w:val="18"/>
          <w:szCs w:val="18"/>
        </w:rPr>
        <w:t>from aldbConf IMPORT *</w:t>
      </w:r>
    </w:p>
    <w:p w:rsidR="00291122" w:rsidRPr="003B7058" w:rsidRDefault="00291122" w:rsidP="0080181C">
      <w:pPr>
        <w:ind w:left="288"/>
        <w:rPr>
          <w:rFonts w:ascii="Courier New" w:hAnsi="Courier New" w:cs="Courier New"/>
          <w:sz w:val="18"/>
          <w:szCs w:val="18"/>
        </w:rPr>
      </w:pPr>
      <w:r>
        <w:rPr>
          <w:rFonts w:ascii="Courier New" w:hAnsi="Courier New" w:cs="Courier New"/>
          <w:sz w:val="18"/>
          <w:szCs w:val="18"/>
        </w:rPr>
        <w:t>from aldbStatus IMPORT *</w:t>
      </w:r>
    </w:p>
    <w:p w:rsidR="0080181C" w:rsidRPr="003B7058" w:rsidRDefault="0080181C" w:rsidP="0080181C">
      <w:pPr>
        <w:ind w:left="288"/>
        <w:rPr>
          <w:rFonts w:ascii="Courier New" w:hAnsi="Courier New" w:cs="Courier New"/>
          <w:sz w:val="18"/>
          <w:szCs w:val="18"/>
        </w:rPr>
      </w:pPr>
    </w:p>
    <w:p w:rsidR="0080181C" w:rsidRPr="003B7058" w:rsidRDefault="0080181C"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sidRPr="00F21617">
        <w:rPr>
          <w:rFonts w:ascii="Courier New" w:hAnsi="Courier New" w:cs="Courier New"/>
          <w:sz w:val="18"/>
          <w:szCs w:val="18"/>
        </w:rPr>
        <w:t>def</w:t>
      </w:r>
      <w:r>
        <w:rPr>
          <w:rFonts w:ascii="Courier New" w:hAnsi="Courier New" w:cs="Courier New"/>
          <w:sz w:val="18"/>
          <w:szCs w:val="18"/>
        </w:rPr>
        <w:t xml:space="preserve"> aldbConnParmsGet():</w:t>
      </w:r>
    </w:p>
    <w:p w:rsidR="003E21D7" w:rsidRDefault="003E21D7" w:rsidP="003E21D7">
      <w:pPr>
        <w:ind w:left="288"/>
        <w:rPr>
          <w:rFonts w:ascii="Courier New" w:hAnsi="Courier New" w:cs="Courier New"/>
          <w:sz w:val="18"/>
          <w:szCs w:val="18"/>
        </w:rPr>
      </w:pPr>
      <w:r w:rsidRPr="003E21D7">
        <w:rPr>
          <w:rFonts w:ascii="Courier New" w:hAnsi="Courier New" w:cs="Courier New"/>
          <w:sz w:val="18"/>
          <w:szCs w:val="18"/>
        </w:rPr>
        <w:t>return { 'user':dbuser, 'password':dbpassw, 'host':hostname, 'port':portnum 'database':dbname}</w:t>
      </w:r>
    </w:p>
    <w:p w:rsidR="0080181C" w:rsidRPr="004328C5" w:rsidRDefault="0080181C" w:rsidP="0080181C">
      <w:pPr>
        <w:ind w:left="576"/>
        <w:rPr>
          <w:rFonts w:ascii="Courier New" w:hAnsi="Courier New" w:cs="Courier New"/>
          <w:sz w:val="18"/>
          <w:szCs w:val="18"/>
        </w:rPr>
      </w:pPr>
    </w:p>
    <w:p w:rsidR="0080181C" w:rsidRDefault="0080181C" w:rsidP="0080181C">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aldbConf(object)</w:t>
      </w:r>
      <w:r w:rsidRPr="008F1795">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sidRPr="008F1795">
        <w:rPr>
          <w:rFonts w:ascii="Courier New" w:hAnsi="Courier New" w:cs="Courier New"/>
          <w:sz w:val="18"/>
          <w:szCs w:val="18"/>
        </w:rPr>
        <w:t>def __init__(self,</w:t>
      </w:r>
      <w:r>
        <w:rPr>
          <w:rFonts w:ascii="Courier New" w:hAnsi="Courier New" w:cs="Courier New"/>
          <w:sz w:val="18"/>
          <w:szCs w:val="18"/>
        </w:rPr>
        <w:t xml:space="preserve"> groupId</w:t>
      </w:r>
      <w:r w:rsidRPr="008F1795">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 aldbConfNmsGuiSet(self, ip, port, usern, passw):</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 aldbConfNmsGuiGet(self)</w:t>
      </w:r>
    </w:p>
    <w:p w:rsidR="0080181C" w:rsidRDefault="0080181C" w:rsidP="0080181C">
      <w:pPr>
        <w:ind w:left="576"/>
        <w:rPr>
          <w:rFonts w:ascii="Courier New" w:hAnsi="Courier New" w:cs="Courier New"/>
          <w:sz w:val="18"/>
          <w:szCs w:val="18"/>
        </w:rPr>
      </w:pPr>
      <w:r>
        <w:rPr>
          <w:rFonts w:ascii="Courier New" w:hAnsi="Courier New" w:cs="Courier New"/>
          <w:sz w:val="18"/>
          <w:szCs w:val="18"/>
        </w:rPr>
        <w:t xml:space="preserve">    return(‘ip’:ip, ‘port’:port, ‘usern’:usern, ‘passw’:passw):</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 aldbConfTermGuiSet(self, ip, port, usern, passw, name</w:t>
      </w:r>
      <w:r w:rsidR="005B6710">
        <w:rPr>
          <w:rFonts w:ascii="Courier New" w:hAnsi="Courier New" w:cs="Courier New"/>
          <w:sz w:val="18"/>
          <w:szCs w:val="18"/>
        </w:rPr>
        <w:t>, iscli, consolePort</w:t>
      </w:r>
      <w:r>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 aldbConfTermGuiGet(self):</w:t>
      </w:r>
    </w:p>
    <w:p w:rsidR="0080181C" w:rsidRDefault="0080181C" w:rsidP="0080181C">
      <w:pPr>
        <w:ind w:left="576"/>
        <w:rPr>
          <w:rFonts w:ascii="Courier New" w:hAnsi="Courier New" w:cs="Courier New"/>
          <w:sz w:val="18"/>
          <w:szCs w:val="18"/>
        </w:rPr>
      </w:pPr>
      <w:r>
        <w:rPr>
          <w:rFonts w:ascii="Courier New" w:hAnsi="Courier New" w:cs="Courier New"/>
          <w:sz w:val="18"/>
          <w:szCs w:val="18"/>
        </w:rPr>
        <w:t xml:space="preserve">    return(‘ip’:ip, ‘port’:port, ‘usern’:usern, ‘passw’:passw, ‘name’:name</w:t>
      </w:r>
      <w:r w:rsidR="005B6710">
        <w:rPr>
          <w:rFonts w:ascii="Courier New" w:hAnsi="Courier New" w:cs="Courier New"/>
          <w:sz w:val="18"/>
          <w:szCs w:val="18"/>
        </w:rPr>
        <w:t>, ‘isCli’:iscli, ‘consolePort’:consolePort</w:t>
      </w:r>
      <w:r>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 xml:space="preserve">def aldbConfMapbunSet(self, filename, </w:t>
      </w:r>
      <w:r w:rsidR="00642740">
        <w:rPr>
          <w:rFonts w:ascii="Courier New" w:hAnsi="Courier New" w:cs="Courier New"/>
          <w:sz w:val="18"/>
          <w:szCs w:val="18"/>
        </w:rPr>
        <w:t>bun</w:t>
      </w:r>
      <w:r w:rsidR="009E56CB">
        <w:rPr>
          <w:rFonts w:ascii="Courier New" w:hAnsi="Courier New" w:cs="Courier New"/>
          <w:sz w:val="18"/>
          <w:szCs w:val="18"/>
        </w:rPr>
        <w:t>dlever</w:t>
      </w:r>
      <w:r w:rsidR="00642740">
        <w:rPr>
          <w:rFonts w:ascii="Courier New" w:hAnsi="Courier New" w:cs="Courier New"/>
          <w:sz w:val="18"/>
          <w:szCs w:val="18"/>
        </w:rPr>
        <w:t xml:space="preserve">, </w:t>
      </w:r>
      <w:r>
        <w:rPr>
          <w:rFonts w:ascii="Courier New" w:hAnsi="Courier New" w:cs="Courier New"/>
          <w:sz w:val="18"/>
          <w:szCs w:val="18"/>
        </w:rPr>
        <w:t xml:space="preserve">profile, script, </w:t>
      </w:r>
      <w:r w:rsidR="004369DE">
        <w:rPr>
          <w:rFonts w:ascii="Courier New" w:hAnsi="Courier New" w:cs="Courier New"/>
          <w:sz w:val="18"/>
          <w:szCs w:val="18"/>
        </w:rPr>
        <w:t>satname</w:t>
      </w:r>
      <w:r>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 aldbConfMapbunGet(self)</w:t>
      </w:r>
    </w:p>
    <w:p w:rsidR="0080181C" w:rsidRDefault="0080181C" w:rsidP="0080181C">
      <w:pPr>
        <w:ind w:left="576"/>
        <w:rPr>
          <w:rFonts w:ascii="Courier New" w:hAnsi="Courier New" w:cs="Courier New"/>
          <w:sz w:val="18"/>
          <w:szCs w:val="18"/>
        </w:rPr>
      </w:pPr>
      <w:r>
        <w:rPr>
          <w:rFonts w:ascii="Courier New" w:hAnsi="Courier New" w:cs="Courier New"/>
          <w:sz w:val="18"/>
          <w:szCs w:val="18"/>
        </w:rPr>
        <w:t xml:space="preserve">    return(‘filename’:filen, </w:t>
      </w:r>
      <w:r w:rsidR="009E56CB">
        <w:rPr>
          <w:rFonts w:ascii="Courier New" w:hAnsi="Courier New" w:cs="Courier New"/>
          <w:sz w:val="18"/>
          <w:szCs w:val="18"/>
        </w:rPr>
        <w:t xml:space="preserve">‘bundleVersionNum’:bundlever, </w:t>
      </w:r>
      <w:r>
        <w:rPr>
          <w:rFonts w:ascii="Courier New" w:hAnsi="Courier New" w:cs="Courier New"/>
          <w:sz w:val="18"/>
          <w:szCs w:val="18"/>
        </w:rPr>
        <w:t>‘profile’:profile, ‘script’:script, ‘</w:t>
      </w:r>
      <w:r w:rsidR="004369DE">
        <w:rPr>
          <w:rFonts w:ascii="Courier New" w:hAnsi="Courier New" w:cs="Courier New"/>
          <w:sz w:val="18"/>
          <w:szCs w:val="18"/>
        </w:rPr>
        <w:t>satName’</w:t>
      </w:r>
      <w:r>
        <w:rPr>
          <w:rFonts w:ascii="Courier New" w:hAnsi="Courier New" w:cs="Courier New"/>
          <w:sz w:val="18"/>
          <w:szCs w:val="18"/>
        </w:rPr>
        <w:t>:</w:t>
      </w:r>
      <w:r w:rsidR="004369DE">
        <w:rPr>
          <w:rFonts w:ascii="Courier New" w:hAnsi="Courier New" w:cs="Courier New"/>
          <w:sz w:val="18"/>
          <w:szCs w:val="18"/>
        </w:rPr>
        <w:t>satname</w:t>
      </w:r>
      <w:r>
        <w:rPr>
          <w:rFonts w:ascii="Courier New" w:hAnsi="Courier New" w:cs="Courier New"/>
          <w:sz w:val="18"/>
          <w:szCs w:val="18"/>
        </w:rPr>
        <w:t>):</w:t>
      </w:r>
    </w:p>
    <w:p w:rsidR="009E56CB" w:rsidRDefault="009E56CB" w:rsidP="0080181C">
      <w:pPr>
        <w:ind w:left="576"/>
        <w:rPr>
          <w:rFonts w:ascii="Courier New" w:hAnsi="Courier New" w:cs="Courier New"/>
          <w:sz w:val="18"/>
          <w:szCs w:val="18"/>
        </w:rPr>
      </w:pPr>
    </w:p>
    <w:p w:rsidR="0080181C" w:rsidRDefault="0080181C" w:rsidP="0080181C">
      <w:pPr>
        <w:ind w:left="576"/>
        <w:rPr>
          <w:rFonts w:ascii="Courier New" w:hAnsi="Courier New" w:cs="Courier New"/>
          <w:sz w:val="18"/>
          <w:szCs w:val="18"/>
        </w:rPr>
      </w:pPr>
      <w:r>
        <w:rPr>
          <w:rFonts w:ascii="Courier New" w:hAnsi="Courier New" w:cs="Courier New"/>
          <w:sz w:val="18"/>
          <w:szCs w:val="18"/>
        </w:rPr>
        <w:lastRenderedPageBreak/>
        <w:t>def aldbConfMapbunDetailedSet(self, signed, sedver, sscfver, rlcver, gdrmver</w:t>
      </w:r>
      <w:r w:rsidR="00565D08">
        <w:rPr>
          <w:rFonts w:ascii="Courier New" w:hAnsi="Courier New" w:cs="Courier New"/>
          <w:sz w:val="18"/>
          <w:szCs w:val="18"/>
        </w:rPr>
        <w:t xml:space="preserve">, </w:t>
      </w:r>
      <w:r w:rsidR="00E07F00">
        <w:rPr>
          <w:rFonts w:ascii="Courier New" w:hAnsi="Courier New" w:cs="Courier New"/>
          <w:sz w:val="18"/>
          <w:szCs w:val="18"/>
        </w:rPr>
        <w:t>sedmd5, sscfmd5, rlcmd5, gdrmmd5</w:t>
      </w:r>
      <w:r w:rsidR="00665848">
        <w:rPr>
          <w:rFonts w:ascii="Courier New" w:hAnsi="Courier New" w:cs="Courier New"/>
          <w:sz w:val="18"/>
          <w:szCs w:val="18"/>
        </w:rPr>
        <w:t xml:space="preserve">, </w:t>
      </w:r>
      <w:r w:rsidR="001E28E8">
        <w:rPr>
          <w:rFonts w:ascii="Courier New" w:hAnsi="Courier New" w:cs="Courier New"/>
          <w:sz w:val="18"/>
          <w:szCs w:val="18"/>
        </w:rPr>
        <w:t xml:space="preserve">satname, satid, </w:t>
      </w:r>
      <w:r w:rsidR="00665848">
        <w:rPr>
          <w:rFonts w:ascii="Courier New" w:hAnsi="Courier New" w:cs="Courier New"/>
          <w:sz w:val="18"/>
          <w:szCs w:val="18"/>
        </w:rPr>
        <w:t>fltxfreq, flrxfreq, chiprate, antennatype</w:t>
      </w:r>
      <w:r>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 aldbConfMapbunDetailedGet(self)</w:t>
      </w:r>
      <w:ins w:id="298" w:author="Wolff, Michael" w:date="2016-01-07T10:37:00Z">
        <w:r w:rsidR="00E46932">
          <w:rPr>
            <w:rFonts w:ascii="Courier New" w:hAnsi="Courier New" w:cs="Courier New"/>
            <w:sz w:val="18"/>
            <w:szCs w:val="18"/>
          </w:rPr>
          <w:t>:</w:t>
        </w:r>
      </w:ins>
    </w:p>
    <w:p w:rsidR="0080181C" w:rsidRDefault="0080181C" w:rsidP="0080181C">
      <w:pPr>
        <w:ind w:left="864"/>
        <w:rPr>
          <w:rFonts w:ascii="Courier New" w:hAnsi="Courier New" w:cs="Courier New"/>
          <w:sz w:val="18"/>
          <w:szCs w:val="18"/>
        </w:rPr>
      </w:pPr>
      <w:r>
        <w:rPr>
          <w:rFonts w:ascii="Courier New" w:hAnsi="Courier New" w:cs="Courier New"/>
          <w:sz w:val="18"/>
          <w:szCs w:val="18"/>
        </w:rPr>
        <w:t>return{</w:t>
      </w:r>
      <w:r w:rsidRPr="00275D33">
        <w:rPr>
          <w:rFonts w:ascii="Courier New" w:hAnsi="Courier New" w:cs="Courier New"/>
          <w:sz w:val="18"/>
          <w:szCs w:val="18"/>
        </w:rPr>
        <w:t xml:space="preserve"> </w:t>
      </w:r>
      <w:r w:rsidR="009F79CF">
        <w:rPr>
          <w:rFonts w:ascii="Courier New" w:hAnsi="Courier New" w:cs="Courier New"/>
          <w:sz w:val="18"/>
          <w:szCs w:val="18"/>
        </w:rPr>
        <w:t>‘signed’:signed,</w:t>
      </w:r>
      <w:r>
        <w:rPr>
          <w:rFonts w:ascii="Courier New" w:hAnsi="Courier New" w:cs="Courier New"/>
          <w:sz w:val="18"/>
          <w:szCs w:val="18"/>
        </w:rPr>
        <w:t>‘sedVersion’:sedver, ‘sscfVersion’:sscfver, ‘rlcVersion’:rlcver, ‘gdrmVersion’:gdrmver</w:t>
      </w:r>
      <w:r w:rsidR="00E07F00">
        <w:rPr>
          <w:rFonts w:ascii="Courier New" w:hAnsi="Courier New" w:cs="Courier New"/>
          <w:sz w:val="18"/>
          <w:szCs w:val="18"/>
        </w:rPr>
        <w:t>, ‘sedmd5’:sedmd5, ‘sscfmd5’:sscfmd5, ‘rlcmd5’:rlcmd5, ‘gdrmmd5’:gdrmmd5</w:t>
      </w:r>
      <w:r w:rsidR="009311B9">
        <w:rPr>
          <w:rFonts w:ascii="Courier New" w:hAnsi="Courier New" w:cs="Courier New"/>
          <w:sz w:val="18"/>
          <w:szCs w:val="18"/>
        </w:rPr>
        <w:t>, ‘satName’:sat</w:t>
      </w:r>
      <w:r w:rsidR="001E28E8">
        <w:rPr>
          <w:rFonts w:ascii="Courier New" w:hAnsi="Courier New" w:cs="Courier New"/>
          <w:sz w:val="18"/>
          <w:szCs w:val="18"/>
        </w:rPr>
        <w:t>n</w:t>
      </w:r>
      <w:r w:rsidR="009311B9">
        <w:rPr>
          <w:rFonts w:ascii="Courier New" w:hAnsi="Courier New" w:cs="Courier New"/>
          <w:sz w:val="18"/>
          <w:szCs w:val="18"/>
        </w:rPr>
        <w:t>ame, ‘satId’:sa</w:t>
      </w:r>
      <w:r w:rsidR="001E28E8">
        <w:rPr>
          <w:rFonts w:ascii="Courier New" w:hAnsi="Courier New" w:cs="Courier New"/>
          <w:sz w:val="18"/>
          <w:szCs w:val="18"/>
        </w:rPr>
        <w:t>ti</w:t>
      </w:r>
      <w:r w:rsidR="009311B9">
        <w:rPr>
          <w:rFonts w:ascii="Courier New" w:hAnsi="Courier New" w:cs="Courier New"/>
          <w:sz w:val="18"/>
          <w:szCs w:val="18"/>
        </w:rPr>
        <w:t>d, ‘</w:t>
      </w:r>
      <w:r w:rsidR="001E28E8">
        <w:rPr>
          <w:rFonts w:ascii="Courier New" w:hAnsi="Courier New" w:cs="Courier New"/>
          <w:sz w:val="18"/>
          <w:szCs w:val="18"/>
        </w:rPr>
        <w:t>flTx</w:t>
      </w:r>
      <w:r w:rsidR="009311B9">
        <w:rPr>
          <w:rFonts w:ascii="Courier New" w:hAnsi="Courier New" w:cs="Courier New"/>
          <w:sz w:val="18"/>
          <w:szCs w:val="18"/>
        </w:rPr>
        <w:t>Freq’:</w:t>
      </w:r>
      <w:r w:rsidR="001E28E8">
        <w:rPr>
          <w:rFonts w:ascii="Courier New" w:hAnsi="Courier New" w:cs="Courier New"/>
          <w:sz w:val="18"/>
          <w:szCs w:val="18"/>
        </w:rPr>
        <w:t>fltxfreq</w:t>
      </w:r>
      <w:r w:rsidR="009311B9">
        <w:rPr>
          <w:rFonts w:ascii="Courier New" w:hAnsi="Courier New" w:cs="Courier New"/>
          <w:sz w:val="18"/>
          <w:szCs w:val="18"/>
        </w:rPr>
        <w:t xml:space="preserve">, </w:t>
      </w:r>
      <w:r w:rsidR="001E28E8">
        <w:rPr>
          <w:rFonts w:ascii="Courier New" w:hAnsi="Courier New" w:cs="Courier New"/>
          <w:sz w:val="18"/>
          <w:szCs w:val="18"/>
        </w:rPr>
        <w:t xml:space="preserve">‘flRxFreq’:flRxfreq, </w:t>
      </w:r>
      <w:r w:rsidR="009311B9">
        <w:rPr>
          <w:rFonts w:ascii="Courier New" w:hAnsi="Courier New" w:cs="Courier New"/>
          <w:sz w:val="18"/>
          <w:szCs w:val="18"/>
        </w:rPr>
        <w:t>‘</w:t>
      </w:r>
      <w:r w:rsidR="001E28E8">
        <w:rPr>
          <w:rFonts w:ascii="Courier New" w:hAnsi="Courier New" w:cs="Courier New"/>
          <w:sz w:val="18"/>
          <w:szCs w:val="18"/>
        </w:rPr>
        <w:t>fl</w:t>
      </w:r>
      <w:r w:rsidR="009311B9">
        <w:rPr>
          <w:rFonts w:ascii="Courier New" w:hAnsi="Courier New" w:cs="Courier New"/>
          <w:sz w:val="18"/>
          <w:szCs w:val="18"/>
        </w:rPr>
        <w:t>ChipRate’:</w:t>
      </w:r>
      <w:r w:rsidR="001E28E8">
        <w:rPr>
          <w:rFonts w:ascii="Courier New" w:hAnsi="Courier New" w:cs="Courier New"/>
          <w:sz w:val="18"/>
          <w:szCs w:val="18"/>
        </w:rPr>
        <w:t>flchipr</w:t>
      </w:r>
      <w:r w:rsidR="009311B9">
        <w:rPr>
          <w:rFonts w:ascii="Courier New" w:hAnsi="Courier New" w:cs="Courier New"/>
          <w:sz w:val="18"/>
          <w:szCs w:val="18"/>
        </w:rPr>
        <w:t>ate</w:t>
      </w:r>
      <w:r w:rsidR="001E28E8">
        <w:rPr>
          <w:rFonts w:ascii="Courier New" w:hAnsi="Courier New" w:cs="Courier New"/>
          <w:sz w:val="18"/>
          <w:szCs w:val="18"/>
        </w:rPr>
        <w:t>, ‘antennaType’: antennatype</w:t>
      </w:r>
      <w:r>
        <w:rPr>
          <w:rFonts w:ascii="Courier New" w:hAnsi="Courier New" w:cs="Courier New"/>
          <w:sz w:val="18"/>
          <w:szCs w:val="18"/>
        </w:rPr>
        <w:t>}</w:t>
      </w:r>
    </w:p>
    <w:p w:rsidR="0080181C" w:rsidRDefault="0080181C" w:rsidP="0080181C">
      <w:pPr>
        <w:ind w:left="576"/>
        <w:rPr>
          <w:rFonts w:ascii="Courier New" w:hAnsi="Courier New" w:cs="Courier New"/>
          <w:sz w:val="18"/>
          <w:szCs w:val="18"/>
        </w:rPr>
      </w:pPr>
    </w:p>
    <w:p w:rsidR="0080181C" w:rsidRDefault="0080181C" w:rsidP="0080181C">
      <w:pPr>
        <w:ind w:left="576"/>
        <w:rPr>
          <w:rFonts w:ascii="Courier New" w:hAnsi="Courier New" w:cs="Courier New"/>
          <w:sz w:val="18"/>
          <w:szCs w:val="18"/>
        </w:rPr>
      </w:pPr>
      <w:r w:rsidRPr="00F21617">
        <w:rPr>
          <w:rFonts w:ascii="Courier New" w:hAnsi="Courier New" w:cs="Courier New"/>
          <w:sz w:val="18"/>
          <w:szCs w:val="18"/>
        </w:rPr>
        <w:t>def</w:t>
      </w:r>
      <w:r>
        <w:rPr>
          <w:rFonts w:ascii="Courier New" w:hAnsi="Courier New" w:cs="Courier New"/>
          <w:sz w:val="18"/>
          <w:szCs w:val="18"/>
        </w:rPr>
        <w:t xml:space="preserve"> aldbConfDirsGet(</w:t>
      </w:r>
      <w:r w:rsidR="00E46932">
        <w:rPr>
          <w:rFonts w:ascii="Courier New" w:hAnsi="Courier New" w:cs="Courier New"/>
          <w:sz w:val="18"/>
          <w:szCs w:val="18"/>
        </w:rPr>
        <w:t>self</w:t>
      </w:r>
      <w:r>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return {</w:t>
      </w:r>
      <w:r w:rsidRPr="00275D33">
        <w:rPr>
          <w:rFonts w:ascii="Courier New" w:hAnsi="Courier New" w:cs="Courier New"/>
          <w:sz w:val="18"/>
          <w:szCs w:val="18"/>
        </w:rPr>
        <w:t xml:space="preserve"> </w:t>
      </w:r>
      <w:r>
        <w:rPr>
          <w:rFonts w:ascii="Courier New" w:hAnsi="Courier New" w:cs="Courier New"/>
          <w:sz w:val="18"/>
          <w:szCs w:val="18"/>
        </w:rPr>
        <w:t>‘groupId’:groupId, ‘baseDir’:baseDir, ‘configDir’:configDir, ‘resultDir’:resultDir}:</w:t>
      </w:r>
    </w:p>
    <w:p w:rsidR="00E46932" w:rsidRDefault="00E46932" w:rsidP="0080181C">
      <w:pPr>
        <w:ind w:left="576"/>
        <w:rPr>
          <w:rFonts w:ascii="Courier New" w:hAnsi="Courier New" w:cs="Courier New"/>
          <w:sz w:val="18"/>
          <w:szCs w:val="18"/>
        </w:rPr>
      </w:pPr>
    </w:p>
    <w:p w:rsidR="00E46932" w:rsidRDefault="00E46932" w:rsidP="0080181C">
      <w:pPr>
        <w:ind w:left="576"/>
        <w:rPr>
          <w:rFonts w:ascii="Courier New" w:hAnsi="Courier New" w:cs="Courier New"/>
          <w:sz w:val="18"/>
          <w:szCs w:val="18"/>
        </w:rPr>
      </w:pPr>
      <w:r>
        <w:rPr>
          <w:rFonts w:ascii="Courier New" w:hAnsi="Courier New" w:cs="Courier New"/>
          <w:sz w:val="18"/>
          <w:szCs w:val="18"/>
        </w:rPr>
        <w:t>def aldbConfHubsSet(self):</w:t>
      </w:r>
    </w:p>
    <w:p w:rsidR="00E46932" w:rsidRDefault="00E46932" w:rsidP="0080181C">
      <w:pPr>
        <w:ind w:left="576"/>
        <w:rPr>
          <w:rFonts w:ascii="Courier New" w:hAnsi="Courier New" w:cs="Courier New"/>
          <w:sz w:val="18"/>
          <w:szCs w:val="18"/>
        </w:rPr>
      </w:pPr>
      <w:r>
        <w:rPr>
          <w:rFonts w:ascii="Courier New" w:hAnsi="Courier New" w:cs="Courier New"/>
          <w:sz w:val="18"/>
          <w:szCs w:val="18"/>
        </w:rPr>
        <w:t>def aldbConfHubsGet(self):</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aldbConfRtnmsSet(self):</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aldbConfRtnmsGet(self):</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aldbConfNlgSet(self):</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aldbConfNlgGet(self):</w:t>
      </w:r>
    </w:p>
    <w:p w:rsidR="00E46932" w:rsidRDefault="00E46932" w:rsidP="0080181C">
      <w:pPr>
        <w:ind w:left="576"/>
        <w:rPr>
          <w:rFonts w:ascii="Courier New" w:hAnsi="Courier New" w:cs="Courier New"/>
          <w:sz w:val="18"/>
          <w:szCs w:val="18"/>
        </w:rPr>
      </w:pPr>
      <w:r>
        <w:rPr>
          <w:rFonts w:ascii="Courier New" w:hAnsi="Courier New" w:cs="Courier New"/>
          <w:sz w:val="18"/>
          <w:szCs w:val="18"/>
        </w:rPr>
        <w:t>def aldbStatusNmsPmBasicSet():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aldbStatusNmsPmBasicGet():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aldbStatusTerminalGenSet():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aldbStatusTerminalGenGet():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aldbStatusTerminalFLSet():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aldbStatusTerminalFLGet():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aldbStatusTerminalRLSet():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aldbStatusTerminalRLGet():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aldbStatusTerminalACUSet():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aldbStatusTerminalACUGet():</w:t>
      </w:r>
    </w:p>
    <w:p w:rsidR="00E46932" w:rsidRDefault="00E46932" w:rsidP="00E46932">
      <w:pPr>
        <w:ind w:left="576"/>
        <w:rPr>
          <w:rFonts w:ascii="Courier New" w:hAnsi="Courier New" w:cs="Courier New"/>
          <w:sz w:val="18"/>
          <w:szCs w:val="18"/>
        </w:rPr>
      </w:pPr>
      <w:r>
        <w:rPr>
          <w:rFonts w:ascii="Courier New" w:hAnsi="Courier New" w:cs="Courier New"/>
          <w:sz w:val="18"/>
          <w:szCs w:val="18"/>
        </w:rPr>
        <w:t>def aldbExportToCsv():</w:t>
      </w:r>
    </w:p>
    <w:p w:rsidR="0080181C" w:rsidRDefault="0080181C" w:rsidP="0080181C">
      <w:pPr>
        <w:ind w:left="288"/>
        <w:rPr>
          <w:rFonts w:ascii="Courier New" w:hAnsi="Courier New" w:cs="Courier New"/>
          <w:sz w:val="18"/>
          <w:szCs w:val="18"/>
        </w:rPr>
      </w:pPr>
    </w:p>
    <w:p w:rsidR="0080181C" w:rsidRPr="003B7058" w:rsidRDefault="0080181C" w:rsidP="0080181C">
      <w:pPr>
        <w:rPr>
          <w:rFonts w:ascii="Courier New" w:hAnsi="Courier New" w:cs="Courier New"/>
          <w:sz w:val="18"/>
          <w:szCs w:val="18"/>
        </w:rPr>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DESCRIPTION</w:t>
      </w:r>
    </w:p>
    <w:p w:rsidR="0080181C" w:rsidRDefault="0080181C" w:rsidP="0080181C">
      <w:pPr>
        <w:ind w:left="288"/>
        <w:rPr>
          <w:rFonts w:ascii="Courier New" w:hAnsi="Courier New" w:cs="Courier New"/>
          <w:sz w:val="18"/>
          <w:szCs w:val="18"/>
        </w:rPr>
      </w:pPr>
      <w:r w:rsidRPr="00B22F48">
        <w:rPr>
          <w:rFonts w:ascii="Courier New" w:hAnsi="Courier New" w:cs="Courier New"/>
          <w:sz w:val="18"/>
          <w:szCs w:val="18"/>
        </w:rPr>
        <w:t xml:space="preserve">The </w:t>
      </w:r>
      <w:r>
        <w:rPr>
          <w:rFonts w:ascii="Courier New" w:hAnsi="Courier New" w:cs="Courier New"/>
          <w:sz w:val="18"/>
          <w:szCs w:val="18"/>
        </w:rPr>
        <w:t>ALDB</w:t>
      </w:r>
      <w:r w:rsidRPr="00B22F48">
        <w:rPr>
          <w:rFonts w:ascii="Courier New" w:hAnsi="Courier New" w:cs="Courier New"/>
          <w:sz w:val="18"/>
          <w:szCs w:val="18"/>
        </w:rPr>
        <w:t xml:space="preserve"> </w:t>
      </w:r>
      <w:r>
        <w:rPr>
          <w:rFonts w:ascii="Courier New" w:hAnsi="Courier New" w:cs="Courier New"/>
          <w:sz w:val="18"/>
          <w:szCs w:val="18"/>
        </w:rPr>
        <w:t>API</w:t>
      </w:r>
      <w:r w:rsidRPr="00B22F48">
        <w:rPr>
          <w:rFonts w:ascii="Courier New" w:hAnsi="Courier New" w:cs="Courier New"/>
          <w:sz w:val="18"/>
          <w:szCs w:val="18"/>
        </w:rPr>
        <w:t xml:space="preserve"> provides</w:t>
      </w:r>
      <w:r>
        <w:rPr>
          <w:rFonts w:ascii="Courier New" w:hAnsi="Courier New" w:cs="Courier New"/>
          <w:sz w:val="18"/>
          <w:szCs w:val="18"/>
        </w:rPr>
        <w:t xml:space="preserve"> methods</w:t>
      </w:r>
      <w:r w:rsidRPr="00B22F48">
        <w:rPr>
          <w:rFonts w:ascii="Courier New" w:hAnsi="Courier New" w:cs="Courier New"/>
          <w:sz w:val="18"/>
          <w:szCs w:val="18"/>
        </w:rPr>
        <w:t xml:space="preserve"> </w:t>
      </w:r>
      <w:r>
        <w:rPr>
          <w:rFonts w:ascii="Courier New" w:hAnsi="Courier New" w:cs="Courier New"/>
          <w:sz w:val="18"/>
          <w:szCs w:val="18"/>
        </w:rPr>
        <w:t xml:space="preserve">for managing the database for the ArcLight Automation device, by providing a common layer most notably accessed by the AL GUI and the AL Test Cases. </w:t>
      </w:r>
    </w:p>
    <w:p w:rsidR="0080181C" w:rsidRDefault="0080181C"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sidRPr="00B22F48">
        <w:rPr>
          <w:rFonts w:ascii="Courier New" w:hAnsi="Courier New" w:cs="Courier New"/>
          <w:sz w:val="18"/>
          <w:szCs w:val="18"/>
        </w:rPr>
        <w:t xml:space="preserve">The </w:t>
      </w:r>
      <w:r>
        <w:rPr>
          <w:rFonts w:ascii="Courier New" w:hAnsi="Courier New" w:cs="Courier New"/>
          <w:sz w:val="18"/>
          <w:szCs w:val="18"/>
        </w:rPr>
        <w:t>aldbConn</w:t>
      </w:r>
      <w:r w:rsidRPr="00B22F48">
        <w:rPr>
          <w:rFonts w:ascii="Courier New" w:hAnsi="Courier New" w:cs="Courier New"/>
          <w:sz w:val="18"/>
          <w:szCs w:val="18"/>
        </w:rPr>
        <w:t xml:space="preserve"> </w:t>
      </w:r>
      <w:r>
        <w:rPr>
          <w:rFonts w:ascii="Courier New" w:hAnsi="Courier New" w:cs="Courier New"/>
          <w:sz w:val="18"/>
          <w:szCs w:val="18"/>
        </w:rPr>
        <w:t>APIs</w:t>
      </w:r>
      <w:r w:rsidRPr="00B22F48">
        <w:rPr>
          <w:rFonts w:ascii="Courier New" w:hAnsi="Courier New" w:cs="Courier New"/>
          <w:sz w:val="18"/>
          <w:szCs w:val="18"/>
        </w:rPr>
        <w:t xml:space="preserve"> provides</w:t>
      </w:r>
      <w:r>
        <w:rPr>
          <w:rFonts w:ascii="Courier New" w:hAnsi="Courier New" w:cs="Courier New"/>
          <w:sz w:val="18"/>
          <w:szCs w:val="18"/>
        </w:rPr>
        <w:t xml:space="preserve"> methods</w:t>
      </w:r>
      <w:r w:rsidRPr="00B22F48">
        <w:rPr>
          <w:rFonts w:ascii="Courier New" w:hAnsi="Courier New" w:cs="Courier New"/>
          <w:sz w:val="18"/>
          <w:szCs w:val="18"/>
        </w:rPr>
        <w:t xml:space="preserve"> </w:t>
      </w:r>
      <w:r>
        <w:rPr>
          <w:rFonts w:ascii="Courier New" w:hAnsi="Courier New" w:cs="Courier New"/>
          <w:sz w:val="18"/>
          <w:szCs w:val="18"/>
        </w:rPr>
        <w:t>for managing database connection data needed for connecting to the MySQL database even through a restart, by using data in a tag/value formatted file that the end user can edit.</w:t>
      </w:r>
    </w:p>
    <w:p w:rsidR="0080181C" w:rsidRDefault="0080181C"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Pr>
          <w:rFonts w:ascii="Courier New" w:hAnsi="Courier New" w:cs="Courier New"/>
          <w:sz w:val="18"/>
          <w:szCs w:val="18"/>
        </w:rPr>
        <w:t>aldbConnGetParms() returns the values needed to connect to the database and each return value may be retrieved using the result[] construct.</w:t>
      </w:r>
    </w:p>
    <w:p w:rsidR="0080181C" w:rsidRDefault="0080181C"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Pr>
          <w:rFonts w:ascii="Courier New" w:hAnsi="Courier New" w:cs="Courier New"/>
          <w:sz w:val="18"/>
          <w:szCs w:val="18"/>
        </w:rPr>
        <w:t xml:space="preserve">The aldbConnConfig.py file is the user customizable file with the following format: </w:t>
      </w:r>
    </w:p>
    <w:p w:rsidR="0080181C" w:rsidRDefault="0080181C" w:rsidP="0080181C">
      <w:pPr>
        <w:ind w:left="288"/>
        <w:rPr>
          <w:rFonts w:ascii="Courier New" w:hAnsi="Courier New" w:cs="Courier New"/>
          <w:sz w:val="18"/>
          <w:szCs w:val="18"/>
        </w:rPr>
      </w:pPr>
      <w:r>
        <w:rPr>
          <w:rFonts w:ascii="Courier New" w:hAnsi="Courier New" w:cs="Courier New"/>
          <w:sz w:val="18"/>
          <w:szCs w:val="18"/>
        </w:rPr>
        <w:t>dbname=altest</w:t>
      </w:r>
    </w:p>
    <w:p w:rsidR="0080181C" w:rsidRDefault="0080181C" w:rsidP="0080181C">
      <w:pPr>
        <w:ind w:left="288"/>
        <w:rPr>
          <w:rFonts w:ascii="Courier New" w:hAnsi="Courier New" w:cs="Courier New"/>
          <w:sz w:val="18"/>
          <w:szCs w:val="18"/>
        </w:rPr>
      </w:pPr>
      <w:r>
        <w:rPr>
          <w:rFonts w:ascii="Courier New" w:hAnsi="Courier New" w:cs="Courier New"/>
          <w:sz w:val="18"/>
          <w:szCs w:val="18"/>
        </w:rPr>
        <w:t>dbhostname=localhost</w:t>
      </w:r>
    </w:p>
    <w:p w:rsidR="0080181C" w:rsidRDefault="0080181C" w:rsidP="0080181C">
      <w:pPr>
        <w:ind w:left="288"/>
        <w:rPr>
          <w:rFonts w:ascii="Courier New" w:hAnsi="Courier New" w:cs="Courier New"/>
          <w:sz w:val="18"/>
          <w:szCs w:val="18"/>
        </w:rPr>
      </w:pPr>
      <w:r>
        <w:rPr>
          <w:rFonts w:ascii="Courier New" w:hAnsi="Courier New" w:cs="Courier New"/>
          <w:sz w:val="18"/>
          <w:szCs w:val="18"/>
        </w:rPr>
        <w:t>dbportnum=1234</w:t>
      </w:r>
    </w:p>
    <w:p w:rsidR="0080181C" w:rsidRDefault="0080181C" w:rsidP="0080181C">
      <w:pPr>
        <w:ind w:left="288"/>
        <w:rPr>
          <w:rFonts w:ascii="Courier New" w:hAnsi="Courier New" w:cs="Courier New"/>
          <w:sz w:val="18"/>
          <w:szCs w:val="18"/>
        </w:rPr>
      </w:pPr>
      <w:r>
        <w:rPr>
          <w:rFonts w:ascii="Courier New" w:hAnsi="Courier New" w:cs="Courier New"/>
          <w:sz w:val="18"/>
          <w:szCs w:val="18"/>
        </w:rPr>
        <w:t>dbusername=al1</w:t>
      </w:r>
    </w:p>
    <w:p w:rsidR="0080181C" w:rsidRDefault="0080181C" w:rsidP="0080181C">
      <w:pPr>
        <w:ind w:left="288"/>
        <w:rPr>
          <w:rFonts w:ascii="Courier New" w:hAnsi="Courier New" w:cs="Courier New"/>
          <w:sz w:val="18"/>
          <w:szCs w:val="18"/>
        </w:rPr>
      </w:pPr>
      <w:r>
        <w:rPr>
          <w:rFonts w:ascii="Courier New" w:hAnsi="Courier New" w:cs="Courier New"/>
          <w:sz w:val="18"/>
          <w:szCs w:val="18"/>
        </w:rPr>
        <w:t>dbpassw=Viasat123</w:t>
      </w:r>
    </w:p>
    <w:p w:rsidR="0080181C" w:rsidRDefault="0080181C" w:rsidP="0080181C">
      <w:pPr>
        <w:rPr>
          <w:rFonts w:ascii="Courier New" w:hAnsi="Courier New" w:cs="Courier New"/>
          <w:sz w:val="18"/>
          <w:szCs w:val="18"/>
        </w:rPr>
      </w:pPr>
    </w:p>
    <w:p w:rsidR="0080181C" w:rsidRDefault="0080181C" w:rsidP="0080181C">
      <w:pPr>
        <w:ind w:left="288"/>
        <w:rPr>
          <w:rFonts w:ascii="Courier New" w:hAnsi="Courier New" w:cs="Courier New"/>
          <w:sz w:val="18"/>
          <w:szCs w:val="18"/>
        </w:rPr>
      </w:pPr>
      <w:r>
        <w:rPr>
          <w:rFonts w:ascii="Courier New" w:hAnsi="Courier New" w:cs="Courier New"/>
          <w:sz w:val="18"/>
          <w:szCs w:val="18"/>
        </w:rPr>
        <w:t>aldbConfMapbunSet() sets map bundle configuration items; the filename is a complete path/filename of the map bundles zip file for the group Id associated with the class.</w:t>
      </w:r>
      <w:r w:rsidR="009E56CB">
        <w:rPr>
          <w:rFonts w:ascii="Courier New" w:hAnsi="Courier New" w:cs="Courier New"/>
          <w:sz w:val="18"/>
          <w:szCs w:val="18"/>
        </w:rPr>
        <w:t xml:space="preserve"> The file path in this dataset points to the temporary location set by Apache; once the file is copied and extracted those filenames and locations will be placed into the configDir location, see aldbConfDirsSet/Get().</w:t>
      </w:r>
    </w:p>
    <w:p w:rsidR="009E56CB" w:rsidRDefault="009E56CB"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Pr>
          <w:rFonts w:ascii="Courier New" w:hAnsi="Courier New" w:cs="Courier New"/>
          <w:sz w:val="18"/>
          <w:szCs w:val="18"/>
        </w:rPr>
        <w:t>aldbConfMapbunGet() returns map bundle configuration items; the filename is a complete path/filename of the map bundles zip file for the group Id associated with the class.</w:t>
      </w:r>
    </w:p>
    <w:p w:rsidR="009E56CB" w:rsidRDefault="009E56CB" w:rsidP="0080181C">
      <w:pPr>
        <w:ind w:left="288"/>
        <w:rPr>
          <w:rFonts w:ascii="Courier New" w:hAnsi="Courier New" w:cs="Courier New"/>
          <w:sz w:val="18"/>
          <w:szCs w:val="18"/>
        </w:rPr>
      </w:pPr>
    </w:p>
    <w:p w:rsidR="009E56CB" w:rsidRDefault="00166825" w:rsidP="0080181C">
      <w:pPr>
        <w:ind w:left="288"/>
        <w:rPr>
          <w:rFonts w:ascii="Courier New" w:hAnsi="Courier New" w:cs="Courier New"/>
          <w:sz w:val="18"/>
          <w:szCs w:val="18"/>
        </w:rPr>
      </w:pPr>
      <w:r>
        <w:rPr>
          <w:rFonts w:ascii="Courier New" w:hAnsi="Courier New" w:cs="Courier New"/>
          <w:sz w:val="18"/>
          <w:szCs w:val="18"/>
        </w:rPr>
        <w:lastRenderedPageBreak/>
        <w:t>aldbConfMapbunDetailedSet() and aldbConfMapbunDetailedG</w:t>
      </w:r>
      <w:r w:rsidR="009E56CB">
        <w:rPr>
          <w:rFonts w:ascii="Courier New" w:hAnsi="Courier New" w:cs="Courier New"/>
          <w:sz w:val="18"/>
          <w:szCs w:val="18"/>
        </w:rPr>
        <w:t>et</w:t>
      </w:r>
      <w:r>
        <w:rPr>
          <w:rFonts w:ascii="Courier New" w:hAnsi="Courier New" w:cs="Courier New"/>
          <w:sz w:val="18"/>
          <w:szCs w:val="18"/>
        </w:rPr>
        <w:t>()</w:t>
      </w:r>
      <w:r w:rsidR="009E56CB">
        <w:rPr>
          <w:rFonts w:ascii="Courier New" w:hAnsi="Courier New" w:cs="Courier New"/>
          <w:sz w:val="18"/>
          <w:szCs w:val="18"/>
        </w:rPr>
        <w:t xml:space="preserve"> contain </w:t>
      </w:r>
      <w:r>
        <w:rPr>
          <w:rFonts w:ascii="Courier New" w:hAnsi="Courier New" w:cs="Courier New"/>
          <w:sz w:val="18"/>
          <w:szCs w:val="18"/>
        </w:rPr>
        <w:t xml:space="preserve">the calculated/extracted fields; </w:t>
      </w:r>
      <w:r w:rsidR="009E56CB">
        <w:rPr>
          <w:rFonts w:ascii="Courier New" w:hAnsi="Courier New" w:cs="Courier New"/>
          <w:sz w:val="18"/>
          <w:szCs w:val="18"/>
        </w:rPr>
        <w:t xml:space="preserve">determined </w:t>
      </w:r>
      <w:r>
        <w:rPr>
          <w:rFonts w:ascii="Courier New" w:hAnsi="Courier New" w:cs="Courier New"/>
          <w:sz w:val="18"/>
          <w:szCs w:val="18"/>
        </w:rPr>
        <w:t xml:space="preserve">and set </w:t>
      </w:r>
      <w:r w:rsidR="009E56CB">
        <w:rPr>
          <w:rFonts w:ascii="Courier New" w:hAnsi="Courier New" w:cs="Courier New"/>
          <w:sz w:val="18"/>
          <w:szCs w:val="18"/>
        </w:rPr>
        <w:t>by mapbundleConf().</w:t>
      </w:r>
    </w:p>
    <w:p w:rsidR="009E56CB" w:rsidRDefault="009E56CB"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Pr>
          <w:rFonts w:ascii="Courier New" w:hAnsi="Courier New" w:cs="Courier New"/>
          <w:sz w:val="18"/>
          <w:szCs w:val="18"/>
        </w:rPr>
        <w:t xml:space="preserve">aldbConfDirsGet() </w:t>
      </w:r>
      <w:r w:rsidR="00166825">
        <w:rPr>
          <w:rFonts w:ascii="Courier New" w:hAnsi="Courier New" w:cs="Courier New"/>
          <w:sz w:val="18"/>
          <w:szCs w:val="18"/>
        </w:rPr>
        <w:t xml:space="preserve">contain </w:t>
      </w:r>
      <w:r>
        <w:rPr>
          <w:rFonts w:ascii="Courier New" w:hAnsi="Courier New" w:cs="Courier New"/>
          <w:sz w:val="18"/>
          <w:szCs w:val="18"/>
        </w:rPr>
        <w:t>directory paths associated with the group Id.</w:t>
      </w:r>
      <w:r w:rsidR="009E56CB">
        <w:rPr>
          <w:rFonts w:ascii="Courier New" w:hAnsi="Courier New" w:cs="Courier New"/>
          <w:sz w:val="18"/>
          <w:szCs w:val="18"/>
        </w:rPr>
        <w:t xml:space="preserve"> </w:t>
      </w:r>
      <w:r w:rsidR="00495AE4">
        <w:rPr>
          <w:rFonts w:ascii="Courier New" w:hAnsi="Courier New" w:cs="Courier New"/>
          <w:sz w:val="18"/>
          <w:szCs w:val="18"/>
        </w:rPr>
        <w:t>The directories are based on a formula and therefore there is no “set” routine; the aldb class is responsible for creating the directories for the groupId (in aldbConf.__init()__</w:t>
      </w:r>
      <w:r w:rsidR="009E56CB">
        <w:rPr>
          <w:rFonts w:ascii="Courier New" w:hAnsi="Courier New" w:cs="Courier New"/>
          <w:sz w:val="18"/>
          <w:szCs w:val="18"/>
        </w:rPr>
        <w:t>.</w:t>
      </w:r>
    </w:p>
    <w:p w:rsidR="0080181C" w:rsidRDefault="0080181C" w:rsidP="0080181C">
      <w:pPr>
        <w:ind w:left="288"/>
        <w:rPr>
          <w:rFonts w:ascii="Courier New" w:hAnsi="Courier New" w:cs="Courier New"/>
          <w:sz w:val="18"/>
          <w:szCs w:val="18"/>
        </w:rPr>
      </w:pPr>
    </w:p>
    <w:p w:rsidR="0080181C" w:rsidRPr="003B7058" w:rsidRDefault="0080181C" w:rsidP="0080181C">
      <w:pPr>
        <w:rPr>
          <w:rFonts w:ascii="Courier New" w:hAnsi="Courier New" w:cs="Courier New"/>
          <w:sz w:val="18"/>
          <w:szCs w:val="18"/>
        </w:rPr>
      </w:pPr>
    </w:p>
    <w:p w:rsidR="0080181C" w:rsidRDefault="0080181C" w:rsidP="0080181C">
      <w:pPr>
        <w:rPr>
          <w:rFonts w:ascii="Courier New" w:hAnsi="Courier New" w:cs="Courier New"/>
          <w:sz w:val="18"/>
          <w:szCs w:val="18"/>
        </w:rPr>
      </w:pPr>
      <w:r w:rsidRPr="003B7058">
        <w:rPr>
          <w:rFonts w:ascii="Courier New" w:hAnsi="Courier New" w:cs="Courier New"/>
          <w:sz w:val="18"/>
          <w:szCs w:val="18"/>
        </w:rPr>
        <w:t>NOTES</w:t>
      </w:r>
    </w:p>
    <w:p w:rsidR="0080181C" w:rsidRDefault="0080181C" w:rsidP="0080181C">
      <w:pPr>
        <w:ind w:left="288"/>
        <w:rPr>
          <w:rFonts w:ascii="Courier New" w:hAnsi="Courier New" w:cs="Courier New"/>
          <w:sz w:val="18"/>
          <w:szCs w:val="18"/>
        </w:rPr>
      </w:pPr>
      <w:r>
        <w:rPr>
          <w:rFonts w:ascii="Courier New" w:hAnsi="Courier New" w:cs="Courier New"/>
          <w:sz w:val="18"/>
          <w:szCs w:val="18"/>
        </w:rPr>
        <w:t>The aldbconnConfig.py file may be setup differently on different deployments</w:t>
      </w:r>
    </w:p>
    <w:p w:rsidR="0080181C" w:rsidRDefault="0080181C"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Pr>
          <w:rFonts w:ascii="Courier New" w:hAnsi="Courier New" w:cs="Courier New"/>
          <w:sz w:val="18"/>
          <w:szCs w:val="18"/>
        </w:rPr>
        <w:t xml:space="preserve">Add these </w:t>
      </w:r>
      <w:r w:rsidR="00A1106E">
        <w:rPr>
          <w:rFonts w:ascii="Courier New" w:hAnsi="Courier New" w:cs="Courier New"/>
          <w:sz w:val="18"/>
          <w:szCs w:val="18"/>
        </w:rPr>
        <w:t xml:space="preserve">status </w:t>
      </w:r>
      <w:r>
        <w:rPr>
          <w:rFonts w:ascii="Courier New" w:hAnsi="Courier New" w:cs="Courier New"/>
          <w:sz w:val="18"/>
          <w:szCs w:val="18"/>
        </w:rPr>
        <w:t>items:</w:t>
      </w:r>
    </w:p>
    <w:p w:rsidR="0080181C" w:rsidRDefault="0080181C" w:rsidP="0080181C">
      <w:pPr>
        <w:ind w:left="288"/>
        <w:rPr>
          <w:rFonts w:ascii="Courier New" w:hAnsi="Courier New" w:cs="Courier New"/>
          <w:sz w:val="18"/>
          <w:szCs w:val="18"/>
        </w:rPr>
      </w:pPr>
      <w:r>
        <w:rPr>
          <w:rFonts w:ascii="Courier New" w:hAnsi="Courier New" w:cs="Courier New"/>
          <w:sz w:val="18"/>
          <w:szCs w:val="18"/>
        </w:rPr>
        <w:t>flName, flHub, flWaveForm, flRfBand</w:t>
      </w:r>
    </w:p>
    <w:p w:rsidR="0080181C" w:rsidRDefault="0080181C" w:rsidP="0080181C">
      <w:pPr>
        <w:ind w:left="288"/>
        <w:rPr>
          <w:rFonts w:ascii="Courier New" w:hAnsi="Courier New" w:cs="Courier New"/>
          <w:sz w:val="18"/>
          <w:szCs w:val="18"/>
        </w:rPr>
      </w:pPr>
    </w:p>
    <w:p w:rsidR="0080181C" w:rsidRDefault="0080181C" w:rsidP="0080181C">
      <w:pPr>
        <w:rPr>
          <w:rFonts w:ascii="Courier New" w:hAnsi="Courier New" w:cs="Courier New"/>
          <w:sz w:val="18"/>
          <w:szCs w:val="18"/>
        </w:rPr>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EXAMPLES</w:t>
      </w:r>
    </w:p>
    <w:p w:rsidR="0080181C" w:rsidRDefault="0080181C" w:rsidP="0080181C">
      <w:pPr>
        <w:rPr>
          <w:rFonts w:ascii="Courier New" w:hAnsi="Courier New" w:cs="Courier New"/>
          <w:sz w:val="18"/>
          <w:szCs w:val="18"/>
        </w:rPr>
      </w:pPr>
      <w:r>
        <w:rPr>
          <w:rFonts w:ascii="Courier New" w:hAnsi="Courier New" w:cs="Courier New"/>
          <w:sz w:val="18"/>
          <w:szCs w:val="18"/>
        </w:rPr>
        <w:t xml:space="preserve">    aldbConnGetParms()</w:t>
      </w:r>
    </w:p>
    <w:p w:rsidR="0080181C" w:rsidRDefault="0080181C" w:rsidP="0080181C">
      <w:pPr>
        <w:rPr>
          <w:rFonts w:ascii="Courier New" w:hAnsi="Courier New" w:cs="Courier New"/>
          <w:sz w:val="18"/>
          <w:szCs w:val="18"/>
        </w:rPr>
      </w:pPr>
      <w:r>
        <w:rPr>
          <w:rFonts w:ascii="Courier New" w:hAnsi="Courier New" w:cs="Courier New"/>
          <w:sz w:val="18"/>
          <w:szCs w:val="18"/>
        </w:rPr>
        <w:t xml:space="preserve">    usern = result[‘dbusername’]</w:t>
      </w:r>
    </w:p>
    <w:p w:rsidR="0080181C" w:rsidRPr="003B7058" w:rsidRDefault="0080181C" w:rsidP="0080181C">
      <w:pPr>
        <w:rPr>
          <w:rFonts w:ascii="Courier New" w:hAnsi="Courier New" w:cs="Courier New"/>
          <w:sz w:val="18"/>
          <w:szCs w:val="18"/>
        </w:rPr>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SEE ALSO</w:t>
      </w:r>
    </w:p>
    <w:p w:rsidR="0080181C" w:rsidRPr="003B7058" w:rsidRDefault="0080181C" w:rsidP="0080181C">
      <w:pPr>
        <w:rPr>
          <w:rFonts w:ascii="Courier New" w:hAnsi="Courier New" w:cs="Courier New"/>
          <w:sz w:val="18"/>
          <w:szCs w:val="18"/>
        </w:rPr>
      </w:pPr>
      <w:r>
        <w:rPr>
          <w:rFonts w:ascii="Courier New" w:hAnsi="Courier New" w:cs="Courier New"/>
          <w:sz w:val="18"/>
          <w:szCs w:val="18"/>
        </w:rPr>
        <w:t xml:space="preserve">    N/A</w:t>
      </w:r>
    </w:p>
    <w:p w:rsidR="0080181C" w:rsidRPr="003B7058" w:rsidRDefault="0080181C" w:rsidP="0080181C">
      <w:pPr>
        <w:rPr>
          <w:rFonts w:ascii="Courier New" w:hAnsi="Courier New" w:cs="Courier New"/>
          <w:sz w:val="18"/>
          <w:szCs w:val="18"/>
        </w:rPr>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FILES</w:t>
      </w: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 xml:space="preserve">    </w:t>
      </w:r>
      <w:r w:rsidRPr="00C942C2">
        <w:rPr>
          <w:rFonts w:ascii="Courier New" w:hAnsi="Courier New" w:cs="Courier New"/>
          <w:sz w:val="18"/>
          <w:szCs w:val="18"/>
        </w:rPr>
        <w:t>//Arclight/ArcLight/AcceptanceTest/Automation/NMS/</w:t>
      </w:r>
      <w:r>
        <w:rPr>
          <w:rFonts w:ascii="Courier New" w:hAnsi="Courier New" w:cs="Courier New"/>
          <w:sz w:val="18"/>
          <w:szCs w:val="18"/>
        </w:rPr>
        <w:t>aldbConn</w:t>
      </w:r>
      <w:r w:rsidRPr="00C942C2">
        <w:rPr>
          <w:rFonts w:ascii="Courier New" w:hAnsi="Courier New" w:cs="Courier New"/>
          <w:sz w:val="18"/>
          <w:szCs w:val="18"/>
        </w:rPr>
        <w:t>.py</w:t>
      </w: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 xml:space="preserve">    </w:t>
      </w:r>
      <w:r w:rsidRPr="00C942C2">
        <w:rPr>
          <w:rFonts w:ascii="Courier New" w:hAnsi="Courier New" w:cs="Courier New"/>
          <w:sz w:val="18"/>
          <w:szCs w:val="18"/>
        </w:rPr>
        <w:t>//Arclight/ArcLight/AcceptanceTest/Automation/NMS/</w:t>
      </w:r>
      <w:r>
        <w:rPr>
          <w:rFonts w:ascii="Courier New" w:hAnsi="Courier New" w:cs="Courier New"/>
          <w:sz w:val="18"/>
          <w:szCs w:val="18"/>
        </w:rPr>
        <w:t>aldbConnConfig</w:t>
      </w:r>
      <w:r w:rsidRPr="00C942C2">
        <w:rPr>
          <w:rFonts w:ascii="Courier New" w:hAnsi="Courier New" w:cs="Courier New"/>
          <w:sz w:val="18"/>
          <w:szCs w:val="18"/>
        </w:rPr>
        <w:t>.py</w:t>
      </w: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 xml:space="preserve">    </w:t>
      </w:r>
      <w:r w:rsidRPr="00C942C2">
        <w:rPr>
          <w:rFonts w:ascii="Courier New" w:hAnsi="Courier New" w:cs="Courier New"/>
          <w:sz w:val="18"/>
          <w:szCs w:val="18"/>
        </w:rPr>
        <w:t>//Arclight/ArcLight/AcceptanceTest/Automation/NMS/</w:t>
      </w:r>
      <w:r>
        <w:rPr>
          <w:rFonts w:ascii="Courier New" w:hAnsi="Courier New" w:cs="Courier New"/>
          <w:sz w:val="18"/>
          <w:szCs w:val="18"/>
        </w:rPr>
        <w:t>aldbConf</w:t>
      </w:r>
      <w:r w:rsidRPr="00C942C2">
        <w:rPr>
          <w:rFonts w:ascii="Courier New" w:hAnsi="Courier New" w:cs="Courier New"/>
          <w:sz w:val="18"/>
          <w:szCs w:val="18"/>
        </w:rPr>
        <w:t>.py</w:t>
      </w:r>
    </w:p>
    <w:p w:rsidR="00CB1F73" w:rsidRPr="003B7058" w:rsidRDefault="00CB1F73" w:rsidP="00CB1F73">
      <w:pPr>
        <w:rPr>
          <w:rFonts w:ascii="Courier New" w:hAnsi="Courier New" w:cs="Courier New"/>
          <w:sz w:val="18"/>
          <w:szCs w:val="18"/>
        </w:rPr>
      </w:pPr>
      <w:r w:rsidRPr="003B7058">
        <w:rPr>
          <w:rFonts w:ascii="Courier New" w:hAnsi="Courier New" w:cs="Courier New"/>
          <w:sz w:val="18"/>
          <w:szCs w:val="18"/>
        </w:rPr>
        <w:t xml:space="preserve">    </w:t>
      </w:r>
      <w:r w:rsidRPr="00C942C2">
        <w:rPr>
          <w:rFonts w:ascii="Courier New" w:hAnsi="Courier New" w:cs="Courier New"/>
          <w:sz w:val="18"/>
          <w:szCs w:val="18"/>
        </w:rPr>
        <w:t>//Arclight/ArcLight/AcceptanceTest/Automation/NMS/</w:t>
      </w:r>
      <w:r>
        <w:rPr>
          <w:rFonts w:ascii="Courier New" w:hAnsi="Courier New" w:cs="Courier New"/>
          <w:sz w:val="18"/>
          <w:szCs w:val="18"/>
        </w:rPr>
        <w:t>aldbStatus</w:t>
      </w:r>
      <w:r w:rsidRPr="00C942C2">
        <w:rPr>
          <w:rFonts w:ascii="Courier New" w:hAnsi="Courier New" w:cs="Courier New"/>
          <w:sz w:val="18"/>
          <w:szCs w:val="18"/>
        </w:rPr>
        <w:t>.py</w:t>
      </w:r>
    </w:p>
    <w:p w:rsidR="0080181C" w:rsidRDefault="0080181C" w:rsidP="0080181C">
      <w:pPr>
        <w:pStyle w:val="BodyText"/>
      </w:pPr>
    </w:p>
    <w:p w:rsidR="0080181C" w:rsidRDefault="0080181C" w:rsidP="0080181C">
      <w:pPr>
        <w:pStyle w:val="Heading4"/>
      </w:pPr>
      <w:r>
        <w:t>AL Test Cases</w:t>
      </w:r>
    </w:p>
    <w:p w:rsidR="0080181C" w:rsidRPr="00BF4593" w:rsidRDefault="0080181C" w:rsidP="0080181C">
      <w:pPr>
        <w:pStyle w:val="BodyText"/>
      </w:pPr>
      <w:r>
        <w:t>The ArcLight Test Cases CSCI consists of the ArcLight Automation Manager, the Map Bundles test cases and all other automated test cases.</w:t>
      </w:r>
    </w:p>
    <w:p w:rsidR="0080181C" w:rsidRDefault="0080181C" w:rsidP="0080181C">
      <w:pPr>
        <w:pStyle w:val="Heading5"/>
      </w:pPr>
      <w:r>
        <w:t>AL Auto Mgr I</w:t>
      </w:r>
      <w:r w:rsidRPr="00377A0F">
        <w:t>nt</w:t>
      </w:r>
      <w:r>
        <w:t>erface Manual Page</w:t>
      </w:r>
    </w:p>
    <w:p w:rsidR="0080181C" w:rsidRPr="007B3792" w:rsidRDefault="0080181C" w:rsidP="0080181C">
      <w:pPr>
        <w:pStyle w:val="BodyText"/>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SYNOPSIS</w:t>
      </w:r>
    </w:p>
    <w:p w:rsidR="0080181C" w:rsidRDefault="0080181C" w:rsidP="0080181C">
      <w:pPr>
        <w:rPr>
          <w:rFonts w:ascii="Courier New" w:hAnsi="Courier New" w:cs="Courier New"/>
          <w:sz w:val="18"/>
          <w:szCs w:val="18"/>
        </w:rPr>
      </w:pPr>
      <w:r w:rsidRPr="003B7058">
        <w:rPr>
          <w:rFonts w:ascii="Courier New" w:hAnsi="Courier New" w:cs="Courier New"/>
          <w:sz w:val="18"/>
          <w:szCs w:val="18"/>
        </w:rPr>
        <w:t xml:space="preserve">    </w:t>
      </w:r>
      <w:r>
        <w:rPr>
          <w:rFonts w:ascii="Courier New" w:hAnsi="Courier New" w:cs="Courier New"/>
          <w:sz w:val="18"/>
          <w:szCs w:val="18"/>
        </w:rPr>
        <w:t>ALAM</w:t>
      </w:r>
      <w:r w:rsidRPr="003B7058">
        <w:rPr>
          <w:rFonts w:ascii="Courier New" w:hAnsi="Courier New" w:cs="Courier New"/>
          <w:sz w:val="18"/>
          <w:szCs w:val="18"/>
        </w:rPr>
        <w:t xml:space="preserve"> - </w:t>
      </w:r>
      <w:r>
        <w:rPr>
          <w:rFonts w:ascii="Courier New" w:hAnsi="Courier New" w:cs="Courier New"/>
          <w:sz w:val="18"/>
          <w:szCs w:val="18"/>
        </w:rPr>
        <w:t xml:space="preserve">ArcLight Automation Manager API </w:t>
      </w:r>
    </w:p>
    <w:p w:rsidR="0080181C" w:rsidRPr="003B7058" w:rsidRDefault="0080181C" w:rsidP="0080181C">
      <w:pPr>
        <w:rPr>
          <w:rFonts w:ascii="Courier New" w:hAnsi="Courier New" w:cs="Courier New"/>
          <w:sz w:val="18"/>
          <w:szCs w:val="18"/>
        </w:rPr>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SYNTAX</w:t>
      </w:r>
    </w:p>
    <w:p w:rsidR="0080181C" w:rsidRPr="003B7058" w:rsidRDefault="0080181C" w:rsidP="0080181C">
      <w:pPr>
        <w:ind w:left="288"/>
        <w:rPr>
          <w:rFonts w:ascii="Courier New" w:hAnsi="Courier New" w:cs="Courier New"/>
          <w:sz w:val="18"/>
          <w:szCs w:val="18"/>
        </w:rPr>
      </w:pPr>
      <w:r>
        <w:rPr>
          <w:rFonts w:ascii="Courier New" w:hAnsi="Courier New" w:cs="Courier New"/>
          <w:sz w:val="18"/>
          <w:szCs w:val="18"/>
        </w:rPr>
        <w:t>from alAutoMgr IMPORT *</w:t>
      </w:r>
    </w:p>
    <w:p w:rsidR="0080181C" w:rsidRPr="003B7058" w:rsidRDefault="0080181C"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alam(object)</w:t>
      </w:r>
      <w:r w:rsidRPr="008F1795">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 __init__(self</w:t>
      </w:r>
      <w:r w:rsidRPr="008F1795">
        <w:rPr>
          <w:rFonts w:ascii="Courier New" w:hAnsi="Courier New" w:cs="Courier New"/>
          <w:sz w:val="18"/>
          <w:szCs w:val="18"/>
        </w:rPr>
        <w:t>):</w:t>
      </w:r>
    </w:p>
    <w:p w:rsidR="0080181C" w:rsidRDefault="00A26A75" w:rsidP="0080181C">
      <w:pPr>
        <w:ind w:left="576"/>
        <w:rPr>
          <w:rFonts w:ascii="Courier New" w:hAnsi="Courier New" w:cs="Courier New"/>
          <w:sz w:val="18"/>
          <w:szCs w:val="18"/>
        </w:rPr>
      </w:pPr>
      <w:r w:rsidRPr="00A26A75">
        <w:rPr>
          <w:rFonts w:ascii="Courier New" w:hAnsi="Courier New" w:cs="Courier New"/>
          <w:sz w:val="18"/>
          <w:szCs w:val="18"/>
        </w:rPr>
        <w:t>def alamTestStart(self, testId, trickle=False, upload=False, fllock=False, precedence=False,nlgstart=False, nlgtermstart=False, nlgstop=False, logout=False, relogin=False, reboot=False):</w:t>
      </w:r>
    </w:p>
    <w:p w:rsidR="0080181C" w:rsidRPr="003B7058" w:rsidRDefault="0080181C" w:rsidP="0080181C">
      <w:pPr>
        <w:rPr>
          <w:rFonts w:ascii="Courier New" w:hAnsi="Courier New" w:cs="Courier New"/>
          <w:sz w:val="18"/>
          <w:szCs w:val="18"/>
        </w:rPr>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DESCRIPTION</w:t>
      </w:r>
    </w:p>
    <w:p w:rsidR="0080181C" w:rsidRDefault="0080181C" w:rsidP="0080181C">
      <w:pPr>
        <w:ind w:left="288"/>
        <w:rPr>
          <w:rFonts w:ascii="Courier New" w:hAnsi="Courier New" w:cs="Courier New"/>
          <w:sz w:val="18"/>
          <w:szCs w:val="18"/>
        </w:rPr>
      </w:pPr>
      <w:r w:rsidRPr="00B22F48">
        <w:rPr>
          <w:rFonts w:ascii="Courier New" w:hAnsi="Courier New" w:cs="Courier New"/>
          <w:sz w:val="18"/>
          <w:szCs w:val="18"/>
        </w:rPr>
        <w:t xml:space="preserve">The </w:t>
      </w:r>
      <w:r>
        <w:rPr>
          <w:rFonts w:ascii="Courier New" w:hAnsi="Courier New" w:cs="Courier New"/>
          <w:sz w:val="18"/>
          <w:szCs w:val="18"/>
        </w:rPr>
        <w:t>ALAM</w:t>
      </w:r>
      <w:r w:rsidRPr="00B22F48">
        <w:rPr>
          <w:rFonts w:ascii="Courier New" w:hAnsi="Courier New" w:cs="Courier New"/>
          <w:sz w:val="18"/>
          <w:szCs w:val="18"/>
        </w:rPr>
        <w:t xml:space="preserve"> </w:t>
      </w:r>
      <w:r>
        <w:rPr>
          <w:rFonts w:ascii="Courier New" w:hAnsi="Courier New" w:cs="Courier New"/>
          <w:sz w:val="18"/>
          <w:szCs w:val="18"/>
        </w:rPr>
        <w:t>package</w:t>
      </w:r>
      <w:r w:rsidRPr="00B22F48">
        <w:rPr>
          <w:rFonts w:ascii="Courier New" w:hAnsi="Courier New" w:cs="Courier New"/>
          <w:sz w:val="18"/>
          <w:szCs w:val="18"/>
        </w:rPr>
        <w:t xml:space="preserve"> provides </w:t>
      </w:r>
      <w:r>
        <w:rPr>
          <w:rFonts w:ascii="Courier New" w:hAnsi="Courier New" w:cs="Courier New"/>
          <w:sz w:val="18"/>
          <w:szCs w:val="18"/>
        </w:rPr>
        <w:t>methods for configuring and starting automated tests.</w:t>
      </w:r>
    </w:p>
    <w:p w:rsidR="0080181C" w:rsidRDefault="0080181C" w:rsidP="0080181C">
      <w:pPr>
        <w:ind w:left="288"/>
        <w:rPr>
          <w:rFonts w:ascii="Courier New" w:hAnsi="Courier New" w:cs="Courier New"/>
          <w:sz w:val="18"/>
          <w:szCs w:val="18"/>
        </w:rPr>
      </w:pPr>
      <w:r w:rsidRPr="00A37FD2">
        <w:rPr>
          <w:rFonts w:ascii="Courier New" w:hAnsi="Courier New" w:cs="Courier New"/>
          <w:sz w:val="18"/>
          <w:szCs w:val="18"/>
        </w:rPr>
        <w:t>alamTestStart</w:t>
      </w:r>
      <w:r>
        <w:rPr>
          <w:rFonts w:ascii="Courier New" w:hAnsi="Courier New" w:cs="Courier New"/>
          <w:sz w:val="18"/>
          <w:szCs w:val="18"/>
        </w:rPr>
        <w:t>() launches the test</w:t>
      </w:r>
      <w:r w:rsidR="00A26A75">
        <w:rPr>
          <w:rFonts w:ascii="Courier New" w:hAnsi="Courier New" w:cs="Courier New"/>
          <w:sz w:val="18"/>
          <w:szCs w:val="18"/>
        </w:rPr>
        <w:t>s which are True in an orderly (serial) fashion; the operator or ALTG is responsible for not mixing MAP and NLG tests or any incompatabilities otherwise.</w:t>
      </w:r>
      <w:r>
        <w:rPr>
          <w:rFonts w:ascii="Courier New" w:hAnsi="Courier New" w:cs="Courier New"/>
          <w:sz w:val="18"/>
          <w:szCs w:val="18"/>
        </w:rPr>
        <w:t xml:space="preserve"> </w:t>
      </w:r>
    </w:p>
    <w:p w:rsidR="0080181C" w:rsidRDefault="0080181C" w:rsidP="0080181C">
      <w:pPr>
        <w:rPr>
          <w:rFonts w:ascii="Courier New" w:hAnsi="Courier New" w:cs="Courier New"/>
          <w:sz w:val="18"/>
          <w:szCs w:val="18"/>
        </w:rPr>
      </w:pPr>
    </w:p>
    <w:p w:rsidR="0080181C" w:rsidRPr="00E052B6" w:rsidRDefault="0080181C" w:rsidP="0080181C">
      <w:pPr>
        <w:rPr>
          <w:rFonts w:ascii="Courier New" w:hAnsi="Courier New" w:cs="Courier New"/>
          <w:sz w:val="18"/>
          <w:szCs w:val="18"/>
        </w:rPr>
      </w:pPr>
      <w:r w:rsidRPr="00E052B6">
        <w:rPr>
          <w:rFonts w:ascii="Courier New" w:hAnsi="Courier New" w:cs="Courier New"/>
          <w:sz w:val="18"/>
          <w:szCs w:val="18"/>
        </w:rPr>
        <w:t>NOTES</w:t>
      </w:r>
    </w:p>
    <w:p w:rsidR="0080181C" w:rsidRDefault="0080181C" w:rsidP="0080181C">
      <w:pPr>
        <w:ind w:left="288"/>
        <w:rPr>
          <w:rFonts w:ascii="Courier New" w:hAnsi="Courier New" w:cs="Courier New"/>
          <w:sz w:val="18"/>
          <w:szCs w:val="18"/>
        </w:rPr>
      </w:pPr>
      <w:r>
        <w:rPr>
          <w:rFonts w:ascii="Courier New" w:hAnsi="Courier New" w:cs="Courier New"/>
          <w:sz w:val="18"/>
          <w:szCs w:val="18"/>
        </w:rPr>
        <w:t>Create or Attach to Group Ids and Test Ids here</w:t>
      </w:r>
    </w:p>
    <w:p w:rsidR="0080181C" w:rsidRPr="00E052B6" w:rsidRDefault="0080181C" w:rsidP="0080181C">
      <w:pPr>
        <w:ind w:left="288"/>
        <w:rPr>
          <w:rFonts w:ascii="Courier New" w:hAnsi="Courier New" w:cs="Courier New"/>
          <w:sz w:val="18"/>
          <w:szCs w:val="18"/>
        </w:rPr>
      </w:pPr>
    </w:p>
    <w:p w:rsidR="0080181C" w:rsidRPr="00E052B6" w:rsidRDefault="0080181C" w:rsidP="0080181C">
      <w:pPr>
        <w:rPr>
          <w:rFonts w:ascii="Courier New" w:hAnsi="Courier New" w:cs="Courier New"/>
          <w:sz w:val="18"/>
          <w:szCs w:val="18"/>
        </w:rPr>
      </w:pPr>
      <w:r w:rsidRPr="00E052B6">
        <w:rPr>
          <w:rFonts w:ascii="Courier New" w:hAnsi="Courier New" w:cs="Courier New"/>
          <w:sz w:val="18"/>
          <w:szCs w:val="18"/>
        </w:rPr>
        <w:t>EXAMPLES</w:t>
      </w:r>
    </w:p>
    <w:p w:rsidR="0080181C" w:rsidRPr="00E052B6" w:rsidRDefault="0080181C" w:rsidP="0080181C">
      <w:pPr>
        <w:rPr>
          <w:rFonts w:ascii="Courier New" w:hAnsi="Courier New" w:cs="Courier New"/>
          <w:sz w:val="18"/>
          <w:szCs w:val="18"/>
        </w:rPr>
      </w:pPr>
    </w:p>
    <w:p w:rsidR="0080181C" w:rsidRPr="00E052B6" w:rsidRDefault="0080181C" w:rsidP="0080181C">
      <w:pPr>
        <w:rPr>
          <w:rFonts w:ascii="Courier New" w:hAnsi="Courier New" w:cs="Courier New"/>
          <w:sz w:val="18"/>
          <w:szCs w:val="18"/>
        </w:rPr>
      </w:pPr>
      <w:r w:rsidRPr="00E052B6">
        <w:rPr>
          <w:rFonts w:ascii="Courier New" w:hAnsi="Courier New" w:cs="Courier New"/>
          <w:sz w:val="18"/>
          <w:szCs w:val="18"/>
        </w:rPr>
        <w:lastRenderedPageBreak/>
        <w:t>SEE ALSO</w:t>
      </w:r>
    </w:p>
    <w:p w:rsidR="0080181C" w:rsidRPr="00E052B6" w:rsidRDefault="0080181C" w:rsidP="0080181C">
      <w:pPr>
        <w:rPr>
          <w:rFonts w:ascii="Courier New" w:hAnsi="Courier New" w:cs="Courier New"/>
          <w:sz w:val="18"/>
          <w:szCs w:val="18"/>
        </w:rPr>
      </w:pPr>
    </w:p>
    <w:p w:rsidR="0080181C" w:rsidRPr="00E052B6" w:rsidRDefault="0080181C" w:rsidP="0080181C">
      <w:pPr>
        <w:rPr>
          <w:rFonts w:ascii="Courier New" w:hAnsi="Courier New" w:cs="Courier New"/>
          <w:sz w:val="18"/>
          <w:szCs w:val="18"/>
        </w:rPr>
      </w:pPr>
      <w:r w:rsidRPr="00E052B6">
        <w:rPr>
          <w:rFonts w:ascii="Courier New" w:hAnsi="Courier New" w:cs="Courier New"/>
          <w:sz w:val="18"/>
          <w:szCs w:val="18"/>
        </w:rPr>
        <w:t>FILES</w:t>
      </w:r>
    </w:p>
    <w:p w:rsidR="0080181C" w:rsidRPr="00E052B6" w:rsidRDefault="0080181C" w:rsidP="0080181C">
      <w:pPr>
        <w:ind w:left="288"/>
        <w:rPr>
          <w:rFonts w:ascii="Courier New" w:hAnsi="Courier New" w:cs="Courier New"/>
          <w:sz w:val="18"/>
          <w:szCs w:val="18"/>
        </w:rPr>
      </w:pPr>
      <w:r w:rsidRPr="00E052B6">
        <w:rPr>
          <w:rFonts w:ascii="Courier New" w:hAnsi="Courier New" w:cs="Courier New"/>
          <w:sz w:val="18"/>
          <w:szCs w:val="18"/>
        </w:rPr>
        <w:t>//Arclight/ArcLight/AcceptanceTest/Automation/</w:t>
      </w:r>
      <w:r>
        <w:rPr>
          <w:rFonts w:ascii="Courier New" w:hAnsi="Courier New" w:cs="Courier New"/>
          <w:sz w:val="18"/>
          <w:szCs w:val="18"/>
        </w:rPr>
        <w:t>alAutoMgr</w:t>
      </w:r>
      <w:r w:rsidRPr="00E052B6">
        <w:rPr>
          <w:rFonts w:ascii="Courier New" w:hAnsi="Courier New" w:cs="Courier New"/>
          <w:sz w:val="18"/>
          <w:szCs w:val="18"/>
        </w:rPr>
        <w:t>.py</w:t>
      </w:r>
    </w:p>
    <w:p w:rsidR="0080181C" w:rsidRPr="00F654FE" w:rsidRDefault="0080181C" w:rsidP="0080181C">
      <w:pPr>
        <w:pStyle w:val="BodyText"/>
      </w:pPr>
    </w:p>
    <w:p w:rsidR="0080181C" w:rsidRPr="00BD42A9" w:rsidRDefault="0080181C" w:rsidP="0080181C">
      <w:pPr>
        <w:pStyle w:val="BodyText"/>
      </w:pPr>
    </w:p>
    <w:p w:rsidR="0080181C" w:rsidRDefault="0080181C" w:rsidP="0080181C">
      <w:pPr>
        <w:pStyle w:val="Heading5"/>
      </w:pPr>
      <w:r>
        <w:t>Map Bundles Interface Manual Page</w:t>
      </w:r>
    </w:p>
    <w:p w:rsidR="0080181C" w:rsidRDefault="0080181C" w:rsidP="0080181C">
      <w:pPr>
        <w:pStyle w:val="BodyText"/>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SYNOPSIS</w:t>
      </w:r>
    </w:p>
    <w:p w:rsidR="0080181C" w:rsidRDefault="0080181C" w:rsidP="0080181C">
      <w:pPr>
        <w:rPr>
          <w:rFonts w:ascii="Courier New" w:hAnsi="Courier New" w:cs="Courier New"/>
          <w:sz w:val="18"/>
          <w:szCs w:val="18"/>
        </w:rPr>
      </w:pPr>
      <w:r w:rsidRPr="003B7058">
        <w:rPr>
          <w:rFonts w:ascii="Courier New" w:hAnsi="Courier New" w:cs="Courier New"/>
          <w:sz w:val="18"/>
          <w:szCs w:val="18"/>
        </w:rPr>
        <w:t xml:space="preserve">    </w:t>
      </w:r>
      <w:r>
        <w:rPr>
          <w:rFonts w:ascii="Courier New" w:hAnsi="Courier New" w:cs="Courier New"/>
          <w:sz w:val="18"/>
          <w:szCs w:val="18"/>
        </w:rPr>
        <w:t>MAPBUN</w:t>
      </w:r>
      <w:r w:rsidRPr="003B7058">
        <w:rPr>
          <w:rFonts w:ascii="Courier New" w:hAnsi="Courier New" w:cs="Courier New"/>
          <w:sz w:val="18"/>
          <w:szCs w:val="18"/>
        </w:rPr>
        <w:t xml:space="preserve"> - </w:t>
      </w:r>
      <w:r>
        <w:rPr>
          <w:rFonts w:ascii="Courier New" w:hAnsi="Courier New" w:cs="Courier New"/>
          <w:sz w:val="18"/>
          <w:szCs w:val="18"/>
        </w:rPr>
        <w:t xml:space="preserve">Map Bundles API </w:t>
      </w:r>
    </w:p>
    <w:p w:rsidR="0080181C" w:rsidRPr="003B7058" w:rsidRDefault="0080181C" w:rsidP="0080181C">
      <w:pPr>
        <w:rPr>
          <w:rFonts w:ascii="Courier New" w:hAnsi="Courier New" w:cs="Courier New"/>
          <w:sz w:val="18"/>
          <w:szCs w:val="18"/>
        </w:rPr>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SYNTAX</w:t>
      </w:r>
    </w:p>
    <w:p w:rsidR="0080181C" w:rsidRPr="003B7058" w:rsidRDefault="0080181C" w:rsidP="0080181C">
      <w:pPr>
        <w:ind w:left="288"/>
        <w:rPr>
          <w:rFonts w:ascii="Courier New" w:hAnsi="Courier New" w:cs="Courier New"/>
          <w:sz w:val="18"/>
          <w:szCs w:val="18"/>
        </w:rPr>
      </w:pPr>
      <w:r>
        <w:rPr>
          <w:rFonts w:ascii="Courier New" w:hAnsi="Courier New" w:cs="Courier New"/>
          <w:sz w:val="18"/>
          <w:szCs w:val="18"/>
        </w:rPr>
        <w:t>from mapBundles IMPORT *</w:t>
      </w:r>
    </w:p>
    <w:p w:rsidR="0080181C" w:rsidRPr="003B7058" w:rsidRDefault="0080181C"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mapbun(object)</w:t>
      </w:r>
      <w:r w:rsidRPr="008F1795">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 __init__(self, groupId</w:t>
      </w:r>
      <w:r w:rsidRPr="008F1795">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 xml:space="preserve">def mapbunConf(self):  </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 mapbunTrickle(self, testId)</w:t>
      </w:r>
      <w:r w:rsidRPr="008F1795">
        <w:rPr>
          <w:rFonts w:ascii="Courier New" w:hAnsi="Courier New" w:cs="Courier New"/>
          <w:sz w:val="18"/>
          <w:szCs w:val="18"/>
        </w:rPr>
        <w:t>:</w:t>
      </w:r>
      <w:r>
        <w:rPr>
          <w:rFonts w:ascii="Courier New" w:hAnsi="Courier New" w:cs="Courier New"/>
          <w:sz w:val="18"/>
          <w:szCs w:val="18"/>
        </w:rPr>
        <w:t xml:space="preserve"> </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w:t>
      </w:r>
      <w:r w:rsidRPr="008F1795">
        <w:rPr>
          <w:rFonts w:ascii="Courier New" w:hAnsi="Courier New" w:cs="Courier New"/>
          <w:sz w:val="18"/>
          <w:szCs w:val="18"/>
        </w:rPr>
        <w:t xml:space="preserve"> </w:t>
      </w:r>
      <w:r>
        <w:rPr>
          <w:rFonts w:ascii="Courier New" w:hAnsi="Courier New" w:cs="Courier New"/>
          <w:sz w:val="18"/>
          <w:szCs w:val="18"/>
        </w:rPr>
        <w:t>mapbunUpload(self,</w:t>
      </w:r>
      <w:r w:rsidRPr="001F423A">
        <w:rPr>
          <w:rFonts w:ascii="Courier New" w:hAnsi="Courier New" w:cs="Courier New"/>
          <w:sz w:val="18"/>
          <w:szCs w:val="18"/>
        </w:rPr>
        <w:t xml:space="preserve"> </w:t>
      </w:r>
      <w:r>
        <w:rPr>
          <w:rFonts w:ascii="Courier New" w:hAnsi="Courier New" w:cs="Courier New"/>
          <w:sz w:val="18"/>
          <w:szCs w:val="18"/>
        </w:rPr>
        <w:t>testId)</w:t>
      </w:r>
      <w:r w:rsidRPr="008F1795">
        <w:rPr>
          <w:rFonts w:ascii="Courier New" w:hAnsi="Courier New" w:cs="Courier New"/>
          <w:sz w:val="18"/>
          <w:szCs w:val="18"/>
        </w:rPr>
        <w:t>:</w:t>
      </w:r>
      <w:r>
        <w:rPr>
          <w:rFonts w:ascii="Courier New" w:hAnsi="Courier New" w:cs="Courier New"/>
          <w:sz w:val="18"/>
          <w:szCs w:val="18"/>
        </w:rPr>
        <w:t xml:space="preserve"> </w:t>
      </w:r>
    </w:p>
    <w:p w:rsidR="0080181C" w:rsidRDefault="0080181C" w:rsidP="0080181C">
      <w:pPr>
        <w:ind w:left="576"/>
        <w:rPr>
          <w:rFonts w:ascii="Courier New" w:hAnsi="Courier New" w:cs="Courier New"/>
          <w:sz w:val="18"/>
          <w:szCs w:val="18"/>
        </w:rPr>
      </w:pPr>
      <w:r w:rsidRPr="008F1795">
        <w:rPr>
          <w:rFonts w:ascii="Courier New" w:hAnsi="Courier New" w:cs="Courier New"/>
          <w:sz w:val="18"/>
          <w:szCs w:val="18"/>
        </w:rPr>
        <w:t xml:space="preserve">def </w:t>
      </w:r>
      <w:r>
        <w:rPr>
          <w:rFonts w:ascii="Courier New" w:hAnsi="Courier New" w:cs="Courier New"/>
          <w:sz w:val="18"/>
          <w:szCs w:val="18"/>
        </w:rPr>
        <w:t>mapbunFLLock(self,</w:t>
      </w:r>
      <w:r w:rsidRPr="001F423A">
        <w:rPr>
          <w:rFonts w:ascii="Courier New" w:hAnsi="Courier New" w:cs="Courier New"/>
          <w:sz w:val="18"/>
          <w:szCs w:val="18"/>
        </w:rPr>
        <w:t xml:space="preserve"> </w:t>
      </w:r>
      <w:r>
        <w:rPr>
          <w:rFonts w:ascii="Courier New" w:hAnsi="Courier New" w:cs="Courier New"/>
          <w:sz w:val="18"/>
          <w:szCs w:val="18"/>
        </w:rPr>
        <w:t>testId)</w:t>
      </w:r>
      <w:r w:rsidRPr="008F1795">
        <w:rPr>
          <w:rFonts w:ascii="Courier New" w:hAnsi="Courier New" w:cs="Courier New"/>
          <w:sz w:val="18"/>
          <w:szCs w:val="18"/>
        </w:rPr>
        <w:t>:</w:t>
      </w:r>
    </w:p>
    <w:p w:rsidR="0080181C" w:rsidRDefault="0080181C" w:rsidP="0080181C">
      <w:pPr>
        <w:ind w:left="576"/>
        <w:rPr>
          <w:rFonts w:ascii="Courier New" w:hAnsi="Courier New" w:cs="Courier New"/>
          <w:sz w:val="18"/>
          <w:szCs w:val="18"/>
        </w:rPr>
      </w:pPr>
      <w:r>
        <w:rPr>
          <w:rFonts w:ascii="Courier New" w:hAnsi="Courier New" w:cs="Courier New"/>
          <w:sz w:val="18"/>
          <w:szCs w:val="18"/>
        </w:rPr>
        <w:t>def</w:t>
      </w:r>
      <w:r w:rsidRPr="008F1795">
        <w:rPr>
          <w:rFonts w:ascii="Courier New" w:hAnsi="Courier New" w:cs="Courier New"/>
          <w:sz w:val="18"/>
          <w:szCs w:val="18"/>
        </w:rPr>
        <w:t xml:space="preserve"> </w:t>
      </w:r>
      <w:r>
        <w:rPr>
          <w:rFonts w:ascii="Courier New" w:hAnsi="Courier New" w:cs="Courier New"/>
          <w:sz w:val="18"/>
          <w:szCs w:val="18"/>
        </w:rPr>
        <w:t>mapbunPrecedence(self,</w:t>
      </w:r>
      <w:r w:rsidRPr="001F423A">
        <w:rPr>
          <w:rFonts w:ascii="Courier New" w:hAnsi="Courier New" w:cs="Courier New"/>
          <w:sz w:val="18"/>
          <w:szCs w:val="18"/>
        </w:rPr>
        <w:t xml:space="preserve"> </w:t>
      </w:r>
      <w:r>
        <w:rPr>
          <w:rFonts w:ascii="Courier New" w:hAnsi="Courier New" w:cs="Courier New"/>
          <w:sz w:val="18"/>
          <w:szCs w:val="18"/>
        </w:rPr>
        <w:t>testId)</w:t>
      </w:r>
      <w:r w:rsidRPr="008F1795">
        <w:rPr>
          <w:rFonts w:ascii="Courier New" w:hAnsi="Courier New" w:cs="Courier New"/>
          <w:sz w:val="18"/>
          <w:szCs w:val="18"/>
        </w:rPr>
        <w:t>:</w:t>
      </w:r>
      <w:r>
        <w:rPr>
          <w:rFonts w:ascii="Courier New" w:hAnsi="Courier New" w:cs="Courier New"/>
          <w:sz w:val="18"/>
          <w:szCs w:val="18"/>
        </w:rPr>
        <w:t xml:space="preserve"> </w:t>
      </w:r>
    </w:p>
    <w:p w:rsidR="00854C81" w:rsidRDefault="00854C81" w:rsidP="0080181C">
      <w:pPr>
        <w:ind w:left="576"/>
        <w:rPr>
          <w:rFonts w:ascii="Courier New" w:hAnsi="Courier New" w:cs="Courier New"/>
          <w:sz w:val="18"/>
          <w:szCs w:val="18"/>
        </w:rPr>
      </w:pPr>
      <w:r>
        <w:rPr>
          <w:rFonts w:ascii="Courier New" w:hAnsi="Courier New" w:cs="Courier New"/>
          <w:sz w:val="18"/>
          <w:szCs w:val="18"/>
        </w:rPr>
        <w:t>def mapbunPrecedenceVerify(self, computedFile, resultsFile, errorFile)</w:t>
      </w:r>
    </w:p>
    <w:p w:rsidR="0080181C" w:rsidRDefault="0080181C" w:rsidP="0080181C">
      <w:pPr>
        <w:ind w:left="576"/>
        <w:rPr>
          <w:rFonts w:ascii="Courier New" w:hAnsi="Courier New" w:cs="Courier New"/>
          <w:sz w:val="18"/>
          <w:szCs w:val="18"/>
        </w:rPr>
      </w:pPr>
    </w:p>
    <w:p w:rsidR="0080181C" w:rsidRPr="003B7058" w:rsidRDefault="0080181C" w:rsidP="0080181C">
      <w:pPr>
        <w:rPr>
          <w:rFonts w:ascii="Courier New" w:hAnsi="Courier New" w:cs="Courier New"/>
          <w:sz w:val="18"/>
          <w:szCs w:val="18"/>
        </w:rPr>
      </w:pPr>
    </w:p>
    <w:p w:rsidR="0080181C" w:rsidRPr="003B7058" w:rsidRDefault="0080181C" w:rsidP="0080181C">
      <w:pPr>
        <w:rPr>
          <w:rFonts w:ascii="Courier New" w:hAnsi="Courier New" w:cs="Courier New"/>
          <w:sz w:val="18"/>
          <w:szCs w:val="18"/>
        </w:rPr>
      </w:pPr>
      <w:r w:rsidRPr="003B7058">
        <w:rPr>
          <w:rFonts w:ascii="Courier New" w:hAnsi="Courier New" w:cs="Courier New"/>
          <w:sz w:val="18"/>
          <w:szCs w:val="18"/>
        </w:rPr>
        <w:t>DESCRIPTION</w:t>
      </w:r>
    </w:p>
    <w:p w:rsidR="0080181C" w:rsidRDefault="0080181C" w:rsidP="0080181C">
      <w:pPr>
        <w:ind w:left="288"/>
        <w:rPr>
          <w:rFonts w:ascii="Courier New" w:hAnsi="Courier New" w:cs="Courier New"/>
          <w:sz w:val="18"/>
          <w:szCs w:val="18"/>
        </w:rPr>
      </w:pPr>
      <w:r w:rsidRPr="00B22F48">
        <w:rPr>
          <w:rFonts w:ascii="Courier New" w:hAnsi="Courier New" w:cs="Courier New"/>
          <w:sz w:val="18"/>
          <w:szCs w:val="18"/>
        </w:rPr>
        <w:t xml:space="preserve">The </w:t>
      </w:r>
      <w:r>
        <w:rPr>
          <w:rFonts w:ascii="Courier New" w:hAnsi="Courier New" w:cs="Courier New"/>
          <w:sz w:val="18"/>
          <w:szCs w:val="18"/>
        </w:rPr>
        <w:t>MAPBUN</w:t>
      </w:r>
      <w:r w:rsidRPr="00B22F48">
        <w:rPr>
          <w:rFonts w:ascii="Courier New" w:hAnsi="Courier New" w:cs="Courier New"/>
          <w:sz w:val="18"/>
          <w:szCs w:val="18"/>
        </w:rPr>
        <w:t xml:space="preserve"> </w:t>
      </w:r>
      <w:r>
        <w:rPr>
          <w:rFonts w:ascii="Courier New" w:hAnsi="Courier New" w:cs="Courier New"/>
          <w:sz w:val="18"/>
          <w:szCs w:val="18"/>
        </w:rPr>
        <w:t>package</w:t>
      </w:r>
      <w:r w:rsidRPr="00B22F48">
        <w:rPr>
          <w:rFonts w:ascii="Courier New" w:hAnsi="Courier New" w:cs="Courier New"/>
          <w:sz w:val="18"/>
          <w:szCs w:val="18"/>
        </w:rPr>
        <w:t xml:space="preserve"> </w:t>
      </w:r>
      <w:r w:rsidRPr="007B3792">
        <w:rPr>
          <w:rFonts w:ascii="Courier New" w:hAnsi="Courier New" w:cs="Courier New"/>
          <w:sz w:val="18"/>
          <w:szCs w:val="18"/>
        </w:rPr>
        <w:t xml:space="preserve">contains </w:t>
      </w:r>
      <w:r>
        <w:rPr>
          <w:rFonts w:ascii="Courier New" w:hAnsi="Courier New" w:cs="Courier New"/>
          <w:sz w:val="18"/>
          <w:szCs w:val="18"/>
        </w:rPr>
        <w:t xml:space="preserve">common </w:t>
      </w:r>
      <w:r w:rsidRPr="007B3792">
        <w:rPr>
          <w:rFonts w:ascii="Courier New" w:hAnsi="Courier New" w:cs="Courier New"/>
          <w:sz w:val="18"/>
          <w:szCs w:val="18"/>
        </w:rPr>
        <w:t xml:space="preserve">methods for setup and management of files, checksums and other test collateral </w:t>
      </w:r>
      <w:r>
        <w:rPr>
          <w:rFonts w:ascii="Courier New" w:hAnsi="Courier New" w:cs="Courier New"/>
          <w:sz w:val="18"/>
          <w:szCs w:val="18"/>
        </w:rPr>
        <w:t>needed by all map bundles tests, as well as specific methods for executing the Map Bundles test suites for trickle, upload, forward-link lock and precedence.</w:t>
      </w:r>
    </w:p>
    <w:p w:rsidR="0080181C" w:rsidRDefault="0080181C" w:rsidP="0080181C">
      <w:pPr>
        <w:ind w:left="288"/>
        <w:rPr>
          <w:rFonts w:ascii="Courier New" w:hAnsi="Courier New" w:cs="Courier New"/>
          <w:sz w:val="18"/>
          <w:szCs w:val="18"/>
        </w:rPr>
      </w:pPr>
    </w:p>
    <w:p w:rsidR="0080181C" w:rsidRDefault="0080181C" w:rsidP="0080181C">
      <w:pPr>
        <w:ind w:left="288"/>
        <w:rPr>
          <w:rFonts w:ascii="Courier New" w:hAnsi="Courier New" w:cs="Courier New"/>
          <w:sz w:val="18"/>
          <w:szCs w:val="18"/>
        </w:rPr>
      </w:pPr>
      <w:r>
        <w:rPr>
          <w:rFonts w:ascii="Courier New" w:hAnsi="Courier New" w:cs="Courier New"/>
          <w:sz w:val="18"/>
          <w:szCs w:val="18"/>
        </w:rPr>
        <w:t>__init__()associates the manpbun instance to a specific results Group Id for accessing all configuration for the suite of tests to a common set of data.</w:t>
      </w:r>
    </w:p>
    <w:p w:rsidR="0080181C" w:rsidRDefault="0080181C" w:rsidP="0080181C">
      <w:pPr>
        <w:ind w:left="288"/>
        <w:rPr>
          <w:rFonts w:ascii="Courier New" w:hAnsi="Courier New" w:cs="Courier New"/>
          <w:sz w:val="18"/>
          <w:szCs w:val="18"/>
        </w:rPr>
      </w:pPr>
      <w:r>
        <w:rPr>
          <w:rFonts w:ascii="Courier New" w:hAnsi="Courier New" w:cs="Courier New"/>
          <w:sz w:val="18"/>
          <w:szCs w:val="18"/>
        </w:rPr>
        <w:t>mapbunConf() installs the configuration data (bundles zip file) to the config-results and builds out the extracted files and computes the md5 checksums.  mapbunTrickle() executes the trickle download test using the map bundle associated with the group id of the class/instance. The NMS/EMS is configured and the map is verified at the terminal.</w:t>
      </w:r>
    </w:p>
    <w:p w:rsidR="0080181C" w:rsidRDefault="0080181C" w:rsidP="0080181C">
      <w:pPr>
        <w:ind w:left="288"/>
        <w:rPr>
          <w:rFonts w:ascii="Courier New" w:hAnsi="Courier New" w:cs="Courier New"/>
          <w:sz w:val="18"/>
          <w:szCs w:val="18"/>
        </w:rPr>
      </w:pPr>
      <w:r>
        <w:rPr>
          <w:rFonts w:ascii="Courier New" w:hAnsi="Courier New" w:cs="Courier New"/>
          <w:sz w:val="18"/>
          <w:szCs w:val="18"/>
        </w:rPr>
        <w:t>mapbunUpload() executes the map bundle upload test by uploading the map through the terminal’s local LAN port using the map bundle associated with the group id of the class/instance.</w:t>
      </w:r>
    </w:p>
    <w:p w:rsidR="0080181C" w:rsidRDefault="0080181C" w:rsidP="0080181C">
      <w:pPr>
        <w:ind w:left="288"/>
        <w:rPr>
          <w:rFonts w:ascii="Courier New" w:hAnsi="Courier New" w:cs="Courier New"/>
          <w:sz w:val="18"/>
          <w:szCs w:val="18"/>
        </w:rPr>
      </w:pPr>
      <w:r>
        <w:rPr>
          <w:rFonts w:ascii="Courier New" w:hAnsi="Courier New" w:cs="Courier New"/>
          <w:sz w:val="18"/>
          <w:szCs w:val="18"/>
        </w:rPr>
        <w:t>mapbunFLLock() executes the map bundle forward link lock test by setting the Hub Forward Link frequency and the</w:t>
      </w:r>
      <w:r w:rsidRPr="00FE0EAB">
        <w:rPr>
          <w:rFonts w:ascii="Courier New" w:hAnsi="Courier New" w:cs="Courier New"/>
          <w:sz w:val="18"/>
          <w:szCs w:val="18"/>
        </w:rPr>
        <w:t xml:space="preserve"> </w:t>
      </w:r>
      <w:r>
        <w:rPr>
          <w:rFonts w:ascii="Courier New" w:hAnsi="Courier New" w:cs="Courier New"/>
          <w:sz w:val="18"/>
          <w:szCs w:val="18"/>
        </w:rPr>
        <w:t xml:space="preserve">terminal coordinates, then verifies that the terminal locks to the beam.  </w:t>
      </w:r>
    </w:p>
    <w:p w:rsidR="0080181C" w:rsidRDefault="0080181C" w:rsidP="0080181C">
      <w:pPr>
        <w:ind w:left="288"/>
        <w:rPr>
          <w:rFonts w:ascii="Courier New" w:hAnsi="Courier New" w:cs="Courier New"/>
          <w:sz w:val="18"/>
          <w:szCs w:val="18"/>
        </w:rPr>
      </w:pPr>
      <w:r>
        <w:rPr>
          <w:rFonts w:ascii="Courier New" w:hAnsi="Courier New" w:cs="Courier New"/>
          <w:sz w:val="18"/>
          <w:szCs w:val="18"/>
        </w:rPr>
        <w:t>mapbunPrecedence()</w:t>
      </w:r>
    </w:p>
    <w:p w:rsidR="001505A6" w:rsidRDefault="001505A6" w:rsidP="0080181C">
      <w:pPr>
        <w:ind w:left="288"/>
        <w:rPr>
          <w:rFonts w:ascii="Courier New" w:hAnsi="Courier New" w:cs="Courier New"/>
          <w:sz w:val="18"/>
          <w:szCs w:val="18"/>
        </w:rPr>
      </w:pPr>
      <w:r>
        <w:rPr>
          <w:rFonts w:ascii="Courier New" w:hAnsi="Courier New" w:cs="Courier New"/>
          <w:sz w:val="18"/>
          <w:szCs w:val="18"/>
        </w:rPr>
        <w:t xml:space="preserve">mapbunPrecedenceVerify() returns True/False indicating the precedence test passed by comparing the theorectical lat,long, search list file with the result extracted from the terminal log.  </w:t>
      </w:r>
    </w:p>
    <w:p w:rsidR="0080181C" w:rsidRDefault="0080181C" w:rsidP="0080181C">
      <w:pPr>
        <w:rPr>
          <w:rFonts w:ascii="Courier New" w:hAnsi="Courier New" w:cs="Courier New"/>
          <w:sz w:val="18"/>
          <w:szCs w:val="18"/>
        </w:rPr>
      </w:pPr>
    </w:p>
    <w:p w:rsidR="0080181C" w:rsidRPr="00E052B6" w:rsidRDefault="0080181C" w:rsidP="0080181C">
      <w:pPr>
        <w:rPr>
          <w:rFonts w:ascii="Courier New" w:hAnsi="Courier New" w:cs="Courier New"/>
          <w:sz w:val="18"/>
          <w:szCs w:val="18"/>
        </w:rPr>
      </w:pPr>
      <w:r w:rsidRPr="00E052B6">
        <w:rPr>
          <w:rFonts w:ascii="Courier New" w:hAnsi="Courier New" w:cs="Courier New"/>
          <w:sz w:val="18"/>
          <w:szCs w:val="18"/>
        </w:rPr>
        <w:t>NOTES</w:t>
      </w:r>
    </w:p>
    <w:p w:rsidR="0080181C" w:rsidRDefault="0080181C" w:rsidP="0080181C">
      <w:pPr>
        <w:ind w:left="288"/>
        <w:rPr>
          <w:rFonts w:ascii="Courier New" w:hAnsi="Courier New" w:cs="Courier New"/>
          <w:sz w:val="18"/>
          <w:szCs w:val="18"/>
        </w:rPr>
      </w:pPr>
      <w:r>
        <w:rPr>
          <w:rFonts w:ascii="Courier New" w:hAnsi="Courier New" w:cs="Courier New"/>
          <w:sz w:val="18"/>
          <w:szCs w:val="18"/>
        </w:rPr>
        <w:t>May need to break into smaller files, e.g. mapBunUtils.py, mapBunTrickle.py, etc.</w:t>
      </w:r>
    </w:p>
    <w:p w:rsidR="0080181C" w:rsidRDefault="0080181C" w:rsidP="0080181C">
      <w:pPr>
        <w:ind w:left="288"/>
        <w:rPr>
          <w:rFonts w:ascii="Courier New" w:hAnsi="Courier New" w:cs="Courier New"/>
          <w:sz w:val="18"/>
          <w:szCs w:val="18"/>
        </w:rPr>
      </w:pPr>
    </w:p>
    <w:p w:rsidR="0080181C" w:rsidRPr="00E052B6" w:rsidRDefault="0080181C" w:rsidP="0080181C">
      <w:pPr>
        <w:ind w:left="288"/>
        <w:rPr>
          <w:rFonts w:ascii="Courier New" w:hAnsi="Courier New" w:cs="Courier New"/>
          <w:sz w:val="18"/>
          <w:szCs w:val="18"/>
        </w:rPr>
      </w:pPr>
    </w:p>
    <w:p w:rsidR="0080181C" w:rsidRPr="00E052B6" w:rsidRDefault="0080181C" w:rsidP="0080181C">
      <w:pPr>
        <w:rPr>
          <w:rFonts w:ascii="Courier New" w:hAnsi="Courier New" w:cs="Courier New"/>
          <w:sz w:val="18"/>
          <w:szCs w:val="18"/>
        </w:rPr>
      </w:pPr>
      <w:r w:rsidRPr="00E052B6">
        <w:rPr>
          <w:rFonts w:ascii="Courier New" w:hAnsi="Courier New" w:cs="Courier New"/>
          <w:sz w:val="18"/>
          <w:szCs w:val="18"/>
        </w:rPr>
        <w:t>EXAMPLES</w:t>
      </w:r>
    </w:p>
    <w:p w:rsidR="0080181C" w:rsidRPr="00E052B6" w:rsidRDefault="0080181C" w:rsidP="0080181C">
      <w:pPr>
        <w:rPr>
          <w:rFonts w:ascii="Courier New" w:hAnsi="Courier New" w:cs="Courier New"/>
          <w:sz w:val="18"/>
          <w:szCs w:val="18"/>
        </w:rPr>
      </w:pPr>
    </w:p>
    <w:p w:rsidR="0080181C" w:rsidRPr="00E052B6" w:rsidRDefault="0080181C" w:rsidP="0080181C">
      <w:pPr>
        <w:rPr>
          <w:rFonts w:ascii="Courier New" w:hAnsi="Courier New" w:cs="Courier New"/>
          <w:sz w:val="18"/>
          <w:szCs w:val="18"/>
        </w:rPr>
      </w:pPr>
      <w:r w:rsidRPr="00E052B6">
        <w:rPr>
          <w:rFonts w:ascii="Courier New" w:hAnsi="Courier New" w:cs="Courier New"/>
          <w:sz w:val="18"/>
          <w:szCs w:val="18"/>
        </w:rPr>
        <w:t>SEE ALSO</w:t>
      </w:r>
    </w:p>
    <w:p w:rsidR="0080181C" w:rsidRPr="00E052B6" w:rsidRDefault="0080181C" w:rsidP="0080181C">
      <w:pPr>
        <w:rPr>
          <w:rFonts w:ascii="Courier New" w:hAnsi="Courier New" w:cs="Courier New"/>
          <w:sz w:val="18"/>
          <w:szCs w:val="18"/>
        </w:rPr>
      </w:pPr>
    </w:p>
    <w:p w:rsidR="0080181C" w:rsidRPr="00E052B6" w:rsidRDefault="0080181C" w:rsidP="0080181C">
      <w:pPr>
        <w:rPr>
          <w:rFonts w:ascii="Courier New" w:hAnsi="Courier New" w:cs="Courier New"/>
          <w:sz w:val="18"/>
          <w:szCs w:val="18"/>
        </w:rPr>
      </w:pPr>
      <w:r w:rsidRPr="00E052B6">
        <w:rPr>
          <w:rFonts w:ascii="Courier New" w:hAnsi="Courier New" w:cs="Courier New"/>
          <w:sz w:val="18"/>
          <w:szCs w:val="18"/>
        </w:rPr>
        <w:t>FILES</w:t>
      </w:r>
    </w:p>
    <w:p w:rsidR="0080181C" w:rsidRPr="00E052B6" w:rsidRDefault="0080181C" w:rsidP="0080181C">
      <w:pPr>
        <w:ind w:left="288"/>
        <w:rPr>
          <w:rFonts w:ascii="Courier New" w:hAnsi="Courier New" w:cs="Courier New"/>
          <w:sz w:val="18"/>
          <w:szCs w:val="18"/>
        </w:rPr>
      </w:pPr>
      <w:r w:rsidRPr="00E052B6">
        <w:rPr>
          <w:rFonts w:ascii="Courier New" w:hAnsi="Courier New" w:cs="Courier New"/>
          <w:sz w:val="18"/>
          <w:szCs w:val="18"/>
        </w:rPr>
        <w:t>//Arclight/ArcLight/AcceptanceTest/Automation/</w:t>
      </w:r>
      <w:r w:rsidR="00177D5E" w:rsidDel="00177D5E">
        <w:rPr>
          <w:rFonts w:ascii="Courier New" w:hAnsi="Courier New" w:cs="Courier New"/>
          <w:sz w:val="18"/>
          <w:szCs w:val="18"/>
        </w:rPr>
        <w:t xml:space="preserve"> </w:t>
      </w:r>
      <w:r w:rsidR="00177D5E">
        <w:rPr>
          <w:rFonts w:ascii="Courier New" w:hAnsi="Courier New" w:cs="Courier New"/>
          <w:sz w:val="18"/>
          <w:szCs w:val="18"/>
        </w:rPr>
        <w:t>…/MapTesting/src/mapbun/mapbunMain</w:t>
      </w:r>
      <w:r w:rsidRPr="00E052B6">
        <w:rPr>
          <w:rFonts w:ascii="Courier New" w:hAnsi="Courier New" w:cs="Courier New"/>
          <w:sz w:val="18"/>
          <w:szCs w:val="18"/>
        </w:rPr>
        <w:t>.py</w:t>
      </w:r>
    </w:p>
    <w:p w:rsidR="0080181C" w:rsidRDefault="0080181C" w:rsidP="0080181C">
      <w:pPr>
        <w:pStyle w:val="BodyText"/>
      </w:pPr>
    </w:p>
    <w:p w:rsidR="00893D6B" w:rsidRDefault="00E10E83" w:rsidP="00893D6B">
      <w:pPr>
        <w:pStyle w:val="Heading5"/>
      </w:pPr>
      <w:r>
        <w:t>NLG</w:t>
      </w:r>
      <w:r w:rsidR="00893D6B">
        <w:t xml:space="preserve"> Manual Page</w:t>
      </w:r>
    </w:p>
    <w:p w:rsidR="00893D6B" w:rsidRDefault="00893D6B" w:rsidP="00893D6B">
      <w:pPr>
        <w:pStyle w:val="BodyText"/>
      </w:pPr>
    </w:p>
    <w:p w:rsidR="00893D6B" w:rsidRPr="003B7058" w:rsidRDefault="00893D6B" w:rsidP="00893D6B">
      <w:pPr>
        <w:rPr>
          <w:rFonts w:ascii="Courier New" w:hAnsi="Courier New" w:cs="Courier New"/>
          <w:sz w:val="18"/>
          <w:szCs w:val="18"/>
        </w:rPr>
      </w:pPr>
      <w:r w:rsidRPr="003B7058">
        <w:rPr>
          <w:rFonts w:ascii="Courier New" w:hAnsi="Courier New" w:cs="Courier New"/>
          <w:sz w:val="18"/>
          <w:szCs w:val="18"/>
        </w:rPr>
        <w:t>SYNOPSIS</w:t>
      </w:r>
    </w:p>
    <w:p w:rsidR="00893D6B" w:rsidRDefault="00893D6B" w:rsidP="00893D6B">
      <w:pPr>
        <w:rPr>
          <w:rFonts w:ascii="Courier New" w:hAnsi="Courier New" w:cs="Courier New"/>
          <w:sz w:val="18"/>
          <w:szCs w:val="18"/>
        </w:rPr>
      </w:pPr>
      <w:r w:rsidRPr="003B7058">
        <w:rPr>
          <w:rFonts w:ascii="Courier New" w:hAnsi="Courier New" w:cs="Courier New"/>
          <w:sz w:val="18"/>
          <w:szCs w:val="18"/>
        </w:rPr>
        <w:t xml:space="preserve">    </w:t>
      </w:r>
      <w:r>
        <w:rPr>
          <w:rFonts w:ascii="Courier New" w:hAnsi="Courier New" w:cs="Courier New"/>
          <w:sz w:val="18"/>
          <w:szCs w:val="18"/>
        </w:rPr>
        <w:t>NLG</w:t>
      </w:r>
      <w:r w:rsidRPr="003B7058">
        <w:rPr>
          <w:rFonts w:ascii="Courier New" w:hAnsi="Courier New" w:cs="Courier New"/>
          <w:sz w:val="18"/>
          <w:szCs w:val="18"/>
        </w:rPr>
        <w:t xml:space="preserve"> - </w:t>
      </w:r>
      <w:r>
        <w:rPr>
          <w:rFonts w:ascii="Courier New" w:hAnsi="Courier New" w:cs="Courier New"/>
          <w:sz w:val="18"/>
          <w:szCs w:val="18"/>
        </w:rPr>
        <w:t>Network Login</w:t>
      </w:r>
      <w:r w:rsidR="00E10E83">
        <w:rPr>
          <w:rFonts w:ascii="Courier New" w:hAnsi="Courier New" w:cs="Courier New"/>
          <w:sz w:val="18"/>
          <w:szCs w:val="18"/>
        </w:rPr>
        <w:t xml:space="preserve"> (Terminal Status)</w:t>
      </w:r>
      <w:r>
        <w:rPr>
          <w:rFonts w:ascii="Courier New" w:hAnsi="Courier New" w:cs="Courier New"/>
          <w:sz w:val="18"/>
          <w:szCs w:val="18"/>
        </w:rPr>
        <w:t xml:space="preserve"> API </w:t>
      </w:r>
    </w:p>
    <w:p w:rsidR="00893D6B" w:rsidRPr="003B7058" w:rsidRDefault="00893D6B" w:rsidP="00893D6B">
      <w:pPr>
        <w:rPr>
          <w:rFonts w:ascii="Courier New" w:hAnsi="Courier New" w:cs="Courier New"/>
          <w:sz w:val="18"/>
          <w:szCs w:val="18"/>
        </w:rPr>
      </w:pPr>
    </w:p>
    <w:p w:rsidR="00893D6B" w:rsidRPr="003B7058" w:rsidRDefault="00893D6B" w:rsidP="00893D6B">
      <w:pPr>
        <w:rPr>
          <w:rFonts w:ascii="Courier New" w:hAnsi="Courier New" w:cs="Courier New"/>
          <w:sz w:val="18"/>
          <w:szCs w:val="18"/>
        </w:rPr>
      </w:pPr>
      <w:r w:rsidRPr="003B7058">
        <w:rPr>
          <w:rFonts w:ascii="Courier New" w:hAnsi="Courier New" w:cs="Courier New"/>
          <w:sz w:val="18"/>
          <w:szCs w:val="18"/>
        </w:rPr>
        <w:t>SYNTAX</w:t>
      </w:r>
    </w:p>
    <w:p w:rsidR="00893D6B" w:rsidRPr="003B7058" w:rsidRDefault="00893D6B" w:rsidP="00893D6B">
      <w:pPr>
        <w:ind w:left="288"/>
        <w:rPr>
          <w:rFonts w:ascii="Courier New" w:hAnsi="Courier New" w:cs="Courier New"/>
          <w:sz w:val="18"/>
          <w:szCs w:val="18"/>
        </w:rPr>
      </w:pPr>
      <w:r>
        <w:rPr>
          <w:rFonts w:ascii="Courier New" w:hAnsi="Courier New" w:cs="Courier New"/>
          <w:sz w:val="18"/>
          <w:szCs w:val="18"/>
        </w:rPr>
        <w:t>from nlgMain IMPORT *</w:t>
      </w:r>
    </w:p>
    <w:p w:rsidR="00893D6B" w:rsidRPr="003B7058" w:rsidRDefault="00893D6B" w:rsidP="00893D6B">
      <w:pPr>
        <w:ind w:left="288"/>
        <w:rPr>
          <w:rFonts w:ascii="Courier New" w:hAnsi="Courier New" w:cs="Courier New"/>
          <w:sz w:val="18"/>
          <w:szCs w:val="18"/>
        </w:rPr>
      </w:pPr>
    </w:p>
    <w:p w:rsidR="00893D6B" w:rsidRDefault="00893D6B" w:rsidP="00893D6B">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nlg(object)</w:t>
      </w:r>
      <w:r w:rsidRPr="008F1795">
        <w:rPr>
          <w:rFonts w:ascii="Courier New" w:hAnsi="Courier New" w:cs="Courier New"/>
          <w:sz w:val="18"/>
          <w:szCs w:val="18"/>
        </w:rPr>
        <w:t>:</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__init__(self,groupId, termonly=False):</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nlgNmspmOpen(self):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nlgTermOpen(self):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nlgNmspmClose(self):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nlgTermClose(self):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start(self):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nlgNmspmStart(self):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nlgTermStart(self):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stop(self):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nlgNmspmStop(self):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nlgTermStop(self):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nlgSigHandler(self, signum, stack):</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nlgNmspmPollStatus(self):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nlgTermPollStatus(self):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nlgNmspmTimerThread(self):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nlgTermTimerThread(self):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nlgNmsVmtCommand(self, command):</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nlgStartPoll(self):</w:t>
      </w:r>
    </w:p>
    <w:p w:rsidR="00845B47" w:rsidRPr="00845B47" w:rsidRDefault="00845B47" w:rsidP="00845B47">
      <w:pPr>
        <w:ind w:left="576"/>
        <w:rPr>
          <w:rFonts w:ascii="Courier New" w:hAnsi="Courier New" w:cs="Courier New"/>
          <w:sz w:val="18"/>
          <w:szCs w:val="18"/>
        </w:rPr>
      </w:pPr>
      <w:r w:rsidRPr="00845B47">
        <w:rPr>
          <w:rFonts w:ascii="Courier New" w:hAnsi="Courier New" w:cs="Courier New"/>
          <w:sz w:val="18"/>
          <w:szCs w:val="18"/>
        </w:rPr>
        <w:t>def nlgStopPoll(self):</w:t>
      </w:r>
    </w:p>
    <w:p w:rsidR="00893D6B" w:rsidRPr="003B7058" w:rsidRDefault="00893D6B" w:rsidP="00893D6B">
      <w:pPr>
        <w:rPr>
          <w:rFonts w:ascii="Courier New" w:hAnsi="Courier New" w:cs="Courier New"/>
          <w:sz w:val="18"/>
          <w:szCs w:val="18"/>
        </w:rPr>
      </w:pPr>
    </w:p>
    <w:p w:rsidR="00893D6B" w:rsidRPr="003B7058" w:rsidRDefault="00893D6B" w:rsidP="00893D6B">
      <w:pPr>
        <w:rPr>
          <w:rFonts w:ascii="Courier New" w:hAnsi="Courier New" w:cs="Courier New"/>
          <w:sz w:val="18"/>
          <w:szCs w:val="18"/>
        </w:rPr>
      </w:pPr>
      <w:r w:rsidRPr="003B7058">
        <w:rPr>
          <w:rFonts w:ascii="Courier New" w:hAnsi="Courier New" w:cs="Courier New"/>
          <w:sz w:val="18"/>
          <w:szCs w:val="18"/>
        </w:rPr>
        <w:t>DESCRIPTION</w:t>
      </w:r>
    </w:p>
    <w:p w:rsidR="00893D6B" w:rsidRDefault="00893D6B" w:rsidP="00893D6B">
      <w:pPr>
        <w:ind w:left="288"/>
        <w:rPr>
          <w:rFonts w:ascii="Courier New" w:hAnsi="Courier New" w:cs="Courier New"/>
          <w:sz w:val="18"/>
          <w:szCs w:val="18"/>
        </w:rPr>
      </w:pPr>
      <w:r w:rsidRPr="00B22F48">
        <w:rPr>
          <w:rFonts w:ascii="Courier New" w:hAnsi="Courier New" w:cs="Courier New"/>
          <w:sz w:val="18"/>
          <w:szCs w:val="18"/>
        </w:rPr>
        <w:t xml:space="preserve">The </w:t>
      </w:r>
      <w:r>
        <w:rPr>
          <w:rFonts w:ascii="Courier New" w:hAnsi="Courier New" w:cs="Courier New"/>
          <w:sz w:val="18"/>
          <w:szCs w:val="18"/>
        </w:rPr>
        <w:t>NLG</w:t>
      </w:r>
      <w:r w:rsidRPr="00B22F48">
        <w:rPr>
          <w:rFonts w:ascii="Courier New" w:hAnsi="Courier New" w:cs="Courier New"/>
          <w:sz w:val="18"/>
          <w:szCs w:val="18"/>
        </w:rPr>
        <w:t xml:space="preserve"> </w:t>
      </w:r>
      <w:r>
        <w:rPr>
          <w:rFonts w:ascii="Courier New" w:hAnsi="Courier New" w:cs="Courier New"/>
          <w:sz w:val="18"/>
          <w:szCs w:val="18"/>
        </w:rPr>
        <w:t>package</w:t>
      </w:r>
      <w:r w:rsidRPr="00B22F48">
        <w:rPr>
          <w:rFonts w:ascii="Courier New" w:hAnsi="Courier New" w:cs="Courier New"/>
          <w:sz w:val="18"/>
          <w:szCs w:val="18"/>
        </w:rPr>
        <w:t xml:space="preserve"> </w:t>
      </w:r>
      <w:r w:rsidRPr="007B3792">
        <w:rPr>
          <w:rFonts w:ascii="Courier New" w:hAnsi="Courier New" w:cs="Courier New"/>
          <w:sz w:val="18"/>
          <w:szCs w:val="18"/>
        </w:rPr>
        <w:t>contains methods for</w:t>
      </w:r>
      <w:r w:rsidR="00003E82">
        <w:rPr>
          <w:rFonts w:ascii="Courier New" w:hAnsi="Courier New" w:cs="Courier New"/>
          <w:sz w:val="18"/>
          <w:szCs w:val="18"/>
        </w:rPr>
        <w:t xml:space="preserve"> starting and stopping polling threads for Terminal and NMSPM data-collection</w:t>
      </w:r>
      <w:r>
        <w:rPr>
          <w:rFonts w:ascii="Courier New" w:hAnsi="Courier New" w:cs="Courier New"/>
          <w:sz w:val="18"/>
          <w:szCs w:val="18"/>
        </w:rPr>
        <w:t>.</w:t>
      </w:r>
    </w:p>
    <w:p w:rsidR="00893D6B" w:rsidRDefault="00893D6B" w:rsidP="00893D6B">
      <w:pPr>
        <w:ind w:left="288"/>
        <w:rPr>
          <w:rFonts w:ascii="Courier New" w:hAnsi="Courier New" w:cs="Courier New"/>
          <w:sz w:val="18"/>
          <w:szCs w:val="18"/>
        </w:rPr>
      </w:pPr>
    </w:p>
    <w:p w:rsidR="00893D6B" w:rsidRDefault="00893D6B" w:rsidP="00893D6B">
      <w:pPr>
        <w:ind w:left="288"/>
        <w:rPr>
          <w:rFonts w:ascii="Courier New" w:hAnsi="Courier New" w:cs="Courier New"/>
          <w:sz w:val="18"/>
          <w:szCs w:val="18"/>
        </w:rPr>
      </w:pPr>
      <w:r>
        <w:rPr>
          <w:rFonts w:ascii="Courier New" w:hAnsi="Courier New" w:cs="Courier New"/>
          <w:sz w:val="18"/>
          <w:szCs w:val="18"/>
        </w:rPr>
        <w:t>__init__()associates the NLG instance to a specific results Group Id for accessing all configuration for the suite of tests to a common set of data.</w:t>
      </w:r>
    </w:p>
    <w:p w:rsidR="00893D6B" w:rsidRDefault="00893D6B" w:rsidP="00893D6B">
      <w:pPr>
        <w:rPr>
          <w:rFonts w:ascii="Courier New" w:hAnsi="Courier New" w:cs="Courier New"/>
          <w:sz w:val="18"/>
          <w:szCs w:val="18"/>
        </w:rPr>
      </w:pPr>
    </w:p>
    <w:p w:rsidR="00E10E83" w:rsidRDefault="00E10E83" w:rsidP="001B6840">
      <w:pPr>
        <w:ind w:left="360"/>
        <w:rPr>
          <w:rFonts w:ascii="Courier New" w:hAnsi="Courier New" w:cs="Courier New"/>
          <w:sz w:val="18"/>
          <w:szCs w:val="18"/>
        </w:rPr>
      </w:pPr>
      <w:r w:rsidRPr="00845B47">
        <w:rPr>
          <w:rFonts w:ascii="Courier New" w:hAnsi="Courier New" w:cs="Courier New"/>
          <w:sz w:val="18"/>
          <w:szCs w:val="18"/>
        </w:rPr>
        <w:t>nlgNmspmClose()</w:t>
      </w:r>
      <w:r>
        <w:rPr>
          <w:rFonts w:ascii="Courier New" w:hAnsi="Courier New" w:cs="Courier New"/>
          <w:sz w:val="18"/>
          <w:szCs w:val="18"/>
        </w:rPr>
        <w:t xml:space="preserve"> completes the NMSPM VMT status gathering by collecting the following results</w:t>
      </w:r>
      <w:r w:rsidRPr="00845B47">
        <w:rPr>
          <w:rFonts w:ascii="Courier New" w:hAnsi="Courier New" w:cs="Courier New"/>
          <w:sz w:val="18"/>
          <w:szCs w:val="18"/>
        </w:rPr>
        <w:t>:</w:t>
      </w:r>
      <w:r>
        <w:rPr>
          <w:rFonts w:ascii="Courier New" w:hAnsi="Courier New" w:cs="Courier New"/>
          <w:sz w:val="18"/>
          <w:szCs w:val="18"/>
        </w:rPr>
        <w:t xml:space="preserve"> FL/RL Chart screenshots, Rtnms syslog (including post processing into csv), exporting the NMSPM Status database into a .csv</w:t>
      </w:r>
    </w:p>
    <w:p w:rsidR="00E10E83" w:rsidRPr="00845B47" w:rsidRDefault="00E10E83" w:rsidP="001B6840">
      <w:pPr>
        <w:ind w:left="360"/>
        <w:rPr>
          <w:rFonts w:ascii="Courier New" w:hAnsi="Courier New" w:cs="Courier New"/>
          <w:sz w:val="18"/>
          <w:szCs w:val="18"/>
        </w:rPr>
      </w:pPr>
    </w:p>
    <w:p w:rsidR="00E10E83" w:rsidRPr="00845B47" w:rsidRDefault="00E10E83" w:rsidP="001B6840">
      <w:pPr>
        <w:ind w:left="360"/>
        <w:rPr>
          <w:rFonts w:ascii="Courier New" w:hAnsi="Courier New" w:cs="Courier New"/>
          <w:sz w:val="18"/>
          <w:szCs w:val="18"/>
        </w:rPr>
      </w:pPr>
      <w:r w:rsidRPr="00845B47">
        <w:rPr>
          <w:rFonts w:ascii="Courier New" w:hAnsi="Courier New" w:cs="Courier New"/>
          <w:sz w:val="18"/>
          <w:szCs w:val="18"/>
        </w:rPr>
        <w:t>nlgTermClose()</w:t>
      </w:r>
      <w:r>
        <w:rPr>
          <w:rFonts w:ascii="Courier New" w:hAnsi="Courier New" w:cs="Courier New"/>
          <w:sz w:val="18"/>
          <w:szCs w:val="18"/>
        </w:rPr>
        <w:t>completes the Terminal status gathering by collecting the following results</w:t>
      </w:r>
      <w:r w:rsidRPr="00845B47">
        <w:rPr>
          <w:rFonts w:ascii="Courier New" w:hAnsi="Courier New" w:cs="Courier New"/>
          <w:sz w:val="18"/>
          <w:szCs w:val="18"/>
        </w:rPr>
        <w:t>:</w:t>
      </w:r>
      <w:r>
        <w:rPr>
          <w:rFonts w:ascii="Courier New" w:hAnsi="Courier New" w:cs="Courier New"/>
          <w:sz w:val="18"/>
          <w:szCs w:val="18"/>
        </w:rPr>
        <w:t xml:space="preserve"> Terminal syslog (including post processing into csv), exporting the Terminal Status database into a .csv</w:t>
      </w:r>
    </w:p>
    <w:p w:rsidR="00E10E83" w:rsidRDefault="00E10E83" w:rsidP="00893D6B">
      <w:pPr>
        <w:rPr>
          <w:rFonts w:ascii="Courier New" w:hAnsi="Courier New" w:cs="Courier New"/>
          <w:sz w:val="18"/>
          <w:szCs w:val="18"/>
        </w:rPr>
      </w:pPr>
    </w:p>
    <w:p w:rsidR="00E10E83" w:rsidRDefault="00E10E83" w:rsidP="00893D6B">
      <w:pPr>
        <w:rPr>
          <w:rFonts w:ascii="Courier New" w:hAnsi="Courier New" w:cs="Courier New"/>
          <w:sz w:val="18"/>
          <w:szCs w:val="18"/>
        </w:rPr>
      </w:pPr>
    </w:p>
    <w:p w:rsidR="00893D6B" w:rsidRPr="00E052B6" w:rsidRDefault="00893D6B" w:rsidP="00893D6B">
      <w:pPr>
        <w:rPr>
          <w:rFonts w:ascii="Courier New" w:hAnsi="Courier New" w:cs="Courier New"/>
          <w:sz w:val="18"/>
          <w:szCs w:val="18"/>
        </w:rPr>
      </w:pPr>
      <w:r w:rsidRPr="00E052B6">
        <w:rPr>
          <w:rFonts w:ascii="Courier New" w:hAnsi="Courier New" w:cs="Courier New"/>
          <w:sz w:val="18"/>
          <w:szCs w:val="18"/>
        </w:rPr>
        <w:t>NOTES</w:t>
      </w:r>
    </w:p>
    <w:p w:rsidR="00893D6B" w:rsidRDefault="00893D6B" w:rsidP="00893D6B">
      <w:pPr>
        <w:ind w:left="288"/>
        <w:rPr>
          <w:rFonts w:ascii="Courier New" w:hAnsi="Courier New" w:cs="Courier New"/>
          <w:sz w:val="18"/>
          <w:szCs w:val="18"/>
        </w:rPr>
      </w:pPr>
    </w:p>
    <w:p w:rsidR="00893D6B" w:rsidRPr="00E052B6" w:rsidRDefault="00893D6B" w:rsidP="00893D6B">
      <w:pPr>
        <w:ind w:left="288"/>
        <w:rPr>
          <w:rFonts w:ascii="Courier New" w:hAnsi="Courier New" w:cs="Courier New"/>
          <w:sz w:val="18"/>
          <w:szCs w:val="18"/>
        </w:rPr>
      </w:pPr>
    </w:p>
    <w:p w:rsidR="00893D6B" w:rsidRPr="00E052B6" w:rsidRDefault="00893D6B" w:rsidP="00893D6B">
      <w:pPr>
        <w:rPr>
          <w:rFonts w:ascii="Courier New" w:hAnsi="Courier New" w:cs="Courier New"/>
          <w:sz w:val="18"/>
          <w:szCs w:val="18"/>
        </w:rPr>
      </w:pPr>
      <w:r w:rsidRPr="00E052B6">
        <w:rPr>
          <w:rFonts w:ascii="Courier New" w:hAnsi="Courier New" w:cs="Courier New"/>
          <w:sz w:val="18"/>
          <w:szCs w:val="18"/>
        </w:rPr>
        <w:t>EXAMPLES</w:t>
      </w:r>
    </w:p>
    <w:p w:rsidR="00893D6B" w:rsidRPr="00E052B6" w:rsidRDefault="00893D6B" w:rsidP="00893D6B">
      <w:pPr>
        <w:rPr>
          <w:rFonts w:ascii="Courier New" w:hAnsi="Courier New" w:cs="Courier New"/>
          <w:sz w:val="18"/>
          <w:szCs w:val="18"/>
        </w:rPr>
      </w:pPr>
    </w:p>
    <w:p w:rsidR="00893D6B" w:rsidRPr="00E052B6" w:rsidRDefault="00893D6B" w:rsidP="00893D6B">
      <w:pPr>
        <w:rPr>
          <w:rFonts w:ascii="Courier New" w:hAnsi="Courier New" w:cs="Courier New"/>
          <w:sz w:val="18"/>
          <w:szCs w:val="18"/>
        </w:rPr>
      </w:pPr>
      <w:r w:rsidRPr="00E052B6">
        <w:rPr>
          <w:rFonts w:ascii="Courier New" w:hAnsi="Courier New" w:cs="Courier New"/>
          <w:sz w:val="18"/>
          <w:szCs w:val="18"/>
        </w:rPr>
        <w:t>SEE ALSO</w:t>
      </w:r>
    </w:p>
    <w:p w:rsidR="00893D6B" w:rsidRPr="00E052B6" w:rsidRDefault="00893D6B" w:rsidP="00893D6B">
      <w:pPr>
        <w:rPr>
          <w:rFonts w:ascii="Courier New" w:hAnsi="Courier New" w:cs="Courier New"/>
          <w:sz w:val="18"/>
          <w:szCs w:val="18"/>
        </w:rPr>
      </w:pPr>
    </w:p>
    <w:p w:rsidR="00893D6B" w:rsidRPr="00E052B6" w:rsidRDefault="00893D6B" w:rsidP="00893D6B">
      <w:pPr>
        <w:rPr>
          <w:rFonts w:ascii="Courier New" w:hAnsi="Courier New" w:cs="Courier New"/>
          <w:sz w:val="18"/>
          <w:szCs w:val="18"/>
        </w:rPr>
      </w:pPr>
      <w:r w:rsidRPr="00E052B6">
        <w:rPr>
          <w:rFonts w:ascii="Courier New" w:hAnsi="Courier New" w:cs="Courier New"/>
          <w:sz w:val="18"/>
          <w:szCs w:val="18"/>
        </w:rPr>
        <w:t>FILES</w:t>
      </w:r>
    </w:p>
    <w:p w:rsidR="00893D6B" w:rsidRPr="00E052B6" w:rsidRDefault="00893D6B" w:rsidP="00893D6B">
      <w:pPr>
        <w:ind w:left="288"/>
        <w:rPr>
          <w:rFonts w:ascii="Courier New" w:hAnsi="Courier New" w:cs="Courier New"/>
          <w:sz w:val="18"/>
          <w:szCs w:val="18"/>
        </w:rPr>
      </w:pPr>
      <w:r w:rsidRPr="00E052B6">
        <w:rPr>
          <w:rFonts w:ascii="Courier New" w:hAnsi="Courier New" w:cs="Courier New"/>
          <w:sz w:val="18"/>
          <w:szCs w:val="18"/>
        </w:rPr>
        <w:t>//Arclight/ArcLight/AcceptanceTest/Automation/</w:t>
      </w:r>
      <w:r w:rsidR="00177D5E">
        <w:rPr>
          <w:rFonts w:ascii="Courier New" w:hAnsi="Courier New" w:cs="Courier New"/>
          <w:sz w:val="18"/>
          <w:szCs w:val="18"/>
        </w:rPr>
        <w:t>nlgMain</w:t>
      </w:r>
      <w:r w:rsidRPr="00E052B6">
        <w:rPr>
          <w:rFonts w:ascii="Courier New" w:hAnsi="Courier New" w:cs="Courier New"/>
          <w:sz w:val="18"/>
          <w:szCs w:val="18"/>
        </w:rPr>
        <w:t>.py</w:t>
      </w:r>
    </w:p>
    <w:p w:rsidR="00893D6B" w:rsidRPr="00F654FE" w:rsidRDefault="00893D6B" w:rsidP="00893D6B">
      <w:pPr>
        <w:pStyle w:val="BodyText"/>
      </w:pPr>
    </w:p>
    <w:p w:rsidR="00893D6B" w:rsidRPr="00F654FE" w:rsidRDefault="00893D6B" w:rsidP="0080181C">
      <w:pPr>
        <w:pStyle w:val="BodyText"/>
      </w:pPr>
    </w:p>
    <w:p w:rsidR="00AD0A09" w:rsidRDefault="00AD0A09" w:rsidP="00AD0A09">
      <w:pPr>
        <w:pStyle w:val="Heading4"/>
      </w:pPr>
      <w:r>
        <w:lastRenderedPageBreak/>
        <w:t>AL GUI I</w:t>
      </w:r>
      <w:r w:rsidRPr="00377A0F">
        <w:t>nt</w:t>
      </w:r>
      <w:r>
        <w:t>erface</w:t>
      </w:r>
    </w:p>
    <w:p w:rsidR="00F53203" w:rsidRDefault="00F53203" w:rsidP="00F53203">
      <w:pPr>
        <w:pStyle w:val="BodyText"/>
      </w:pPr>
      <w:r>
        <w:t>This AL</w:t>
      </w:r>
      <w:r w:rsidR="0000751A">
        <w:t xml:space="preserve"> GUI </w:t>
      </w:r>
      <w:r>
        <w:t>manual page describes the ArcLight GUI user API</w:t>
      </w:r>
      <w:r w:rsidR="0000751A">
        <w:t xml:space="preserve"> which facilitates the ArcLight NMS/EMS and Terminal GUI control through the Selenium WebDriver Browser Automation</w:t>
      </w:r>
      <w:r>
        <w:t>.</w:t>
      </w:r>
    </w:p>
    <w:p w:rsidR="00F53203" w:rsidRPr="00666CF8" w:rsidRDefault="00F53203" w:rsidP="00F53203">
      <w:pPr>
        <w:rPr>
          <w:rFonts w:ascii="Courier New" w:hAnsi="Courier New" w:cs="Courier New"/>
          <w:sz w:val="18"/>
          <w:szCs w:val="18"/>
        </w:rPr>
      </w:pPr>
    </w:p>
    <w:p w:rsidR="00F53203" w:rsidRDefault="00F53203" w:rsidP="00F53203">
      <w:pPr>
        <w:pStyle w:val="Heading5"/>
      </w:pPr>
      <w:r>
        <w:t>AL GUI I</w:t>
      </w:r>
      <w:r w:rsidRPr="00377A0F">
        <w:t>nt</w:t>
      </w:r>
      <w:r>
        <w:t>erface Manual Page</w:t>
      </w:r>
    </w:p>
    <w:p w:rsidR="00F53203" w:rsidRDefault="00F53203" w:rsidP="00F53203">
      <w:pPr>
        <w:rPr>
          <w:rFonts w:ascii="Courier New" w:hAnsi="Courier New" w:cs="Courier New"/>
          <w:sz w:val="18"/>
          <w:szCs w:val="18"/>
        </w:rPr>
      </w:pPr>
    </w:p>
    <w:p w:rsidR="00F53203" w:rsidRPr="003B7058" w:rsidRDefault="00F53203" w:rsidP="00F53203">
      <w:pPr>
        <w:rPr>
          <w:rFonts w:ascii="Courier New" w:hAnsi="Courier New" w:cs="Courier New"/>
          <w:sz w:val="18"/>
          <w:szCs w:val="18"/>
        </w:rPr>
      </w:pPr>
      <w:r w:rsidRPr="003B7058">
        <w:rPr>
          <w:rFonts w:ascii="Courier New" w:hAnsi="Courier New" w:cs="Courier New"/>
          <w:sz w:val="18"/>
          <w:szCs w:val="18"/>
        </w:rPr>
        <w:t>SYNOPSIS</w:t>
      </w:r>
    </w:p>
    <w:p w:rsidR="00F53203" w:rsidRDefault="00F53203" w:rsidP="00813100">
      <w:pPr>
        <w:ind w:left="288"/>
        <w:rPr>
          <w:rFonts w:ascii="Courier New" w:hAnsi="Courier New" w:cs="Courier New"/>
          <w:sz w:val="18"/>
          <w:szCs w:val="18"/>
        </w:rPr>
      </w:pPr>
      <w:r>
        <w:rPr>
          <w:rFonts w:ascii="Courier New" w:hAnsi="Courier New" w:cs="Courier New"/>
          <w:sz w:val="18"/>
          <w:szCs w:val="18"/>
        </w:rPr>
        <w:t>ALG</w:t>
      </w:r>
      <w:r w:rsidRPr="003B7058">
        <w:rPr>
          <w:rFonts w:ascii="Courier New" w:hAnsi="Courier New" w:cs="Courier New"/>
          <w:sz w:val="18"/>
          <w:szCs w:val="18"/>
        </w:rPr>
        <w:t xml:space="preserve"> - </w:t>
      </w:r>
      <w:r>
        <w:rPr>
          <w:rFonts w:ascii="Courier New" w:hAnsi="Courier New" w:cs="Courier New"/>
          <w:sz w:val="18"/>
          <w:szCs w:val="18"/>
        </w:rPr>
        <w:t>A</w:t>
      </w:r>
      <w:r w:rsidR="00110BA8">
        <w:rPr>
          <w:rFonts w:ascii="Courier New" w:hAnsi="Courier New" w:cs="Courier New"/>
          <w:sz w:val="18"/>
          <w:szCs w:val="18"/>
        </w:rPr>
        <w:t>rc</w:t>
      </w:r>
      <w:r>
        <w:rPr>
          <w:rFonts w:ascii="Courier New" w:hAnsi="Courier New" w:cs="Courier New"/>
          <w:sz w:val="18"/>
          <w:szCs w:val="18"/>
        </w:rPr>
        <w:t>L</w:t>
      </w:r>
      <w:r w:rsidR="00110BA8">
        <w:rPr>
          <w:rFonts w:ascii="Courier New" w:hAnsi="Courier New" w:cs="Courier New"/>
          <w:sz w:val="18"/>
          <w:szCs w:val="18"/>
        </w:rPr>
        <w:t>ight</w:t>
      </w:r>
      <w:r>
        <w:rPr>
          <w:rFonts w:ascii="Courier New" w:hAnsi="Courier New" w:cs="Courier New"/>
          <w:sz w:val="18"/>
          <w:szCs w:val="18"/>
        </w:rPr>
        <w:t xml:space="preserve"> GUI API </w:t>
      </w:r>
    </w:p>
    <w:p w:rsidR="00F53203" w:rsidRPr="003B7058" w:rsidRDefault="00F53203" w:rsidP="00F53203">
      <w:pPr>
        <w:rPr>
          <w:rFonts w:ascii="Courier New" w:hAnsi="Courier New" w:cs="Courier New"/>
          <w:sz w:val="18"/>
          <w:szCs w:val="18"/>
        </w:rPr>
      </w:pPr>
    </w:p>
    <w:p w:rsidR="00F53203" w:rsidRPr="003B7058" w:rsidRDefault="00F53203" w:rsidP="00F53203">
      <w:pPr>
        <w:rPr>
          <w:rFonts w:ascii="Courier New" w:hAnsi="Courier New" w:cs="Courier New"/>
          <w:sz w:val="18"/>
          <w:szCs w:val="18"/>
        </w:rPr>
      </w:pPr>
      <w:r w:rsidRPr="003B7058">
        <w:rPr>
          <w:rFonts w:ascii="Courier New" w:hAnsi="Courier New" w:cs="Courier New"/>
          <w:sz w:val="18"/>
          <w:szCs w:val="18"/>
        </w:rPr>
        <w:t>SYNTAX</w:t>
      </w:r>
    </w:p>
    <w:p w:rsidR="003855CE" w:rsidRPr="003B7058" w:rsidRDefault="003855CE" w:rsidP="003855CE">
      <w:pPr>
        <w:ind w:left="288"/>
        <w:rPr>
          <w:rFonts w:ascii="Courier New" w:hAnsi="Courier New" w:cs="Courier New"/>
          <w:sz w:val="18"/>
          <w:szCs w:val="18"/>
        </w:rPr>
      </w:pPr>
      <w:r>
        <w:rPr>
          <w:rFonts w:ascii="Courier New" w:hAnsi="Courier New" w:cs="Courier New"/>
          <w:sz w:val="18"/>
          <w:szCs w:val="18"/>
        </w:rPr>
        <w:t xml:space="preserve">from </w:t>
      </w:r>
      <w:r w:rsidR="00F26DA4">
        <w:rPr>
          <w:rFonts w:ascii="Courier New" w:hAnsi="Courier New" w:cs="Courier New"/>
          <w:sz w:val="18"/>
          <w:szCs w:val="18"/>
        </w:rPr>
        <w:t xml:space="preserve">alGui </w:t>
      </w:r>
      <w:r>
        <w:rPr>
          <w:rFonts w:ascii="Courier New" w:hAnsi="Courier New" w:cs="Courier New"/>
          <w:sz w:val="18"/>
          <w:szCs w:val="18"/>
        </w:rPr>
        <w:t>IMPORT *</w:t>
      </w:r>
    </w:p>
    <w:p w:rsidR="00F53203" w:rsidRPr="003B7058" w:rsidRDefault="00F53203" w:rsidP="003855CE">
      <w:pPr>
        <w:ind w:left="288"/>
        <w:rPr>
          <w:rFonts w:ascii="Courier New" w:hAnsi="Courier New" w:cs="Courier New"/>
          <w:sz w:val="18"/>
          <w:szCs w:val="18"/>
        </w:rPr>
      </w:pPr>
    </w:p>
    <w:p w:rsidR="00AC007F" w:rsidRDefault="00AC007F" w:rsidP="00AC007F">
      <w:pPr>
        <w:ind w:left="288"/>
        <w:rPr>
          <w:rFonts w:ascii="Courier New" w:hAnsi="Courier New" w:cs="Courier New"/>
          <w:sz w:val="18"/>
          <w:szCs w:val="18"/>
        </w:rPr>
      </w:pPr>
    </w:p>
    <w:p w:rsidR="00AC007F" w:rsidRDefault="00AC007F" w:rsidP="00AC007F">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algElements</w:t>
      </w:r>
      <w:r w:rsidR="00DC73FB">
        <w:rPr>
          <w:rFonts w:ascii="Courier New" w:hAnsi="Courier New" w:cs="Courier New"/>
          <w:sz w:val="18"/>
          <w:szCs w:val="18"/>
        </w:rPr>
        <w:t>(</w:t>
      </w:r>
      <w:r w:rsidR="00AA07FE">
        <w:rPr>
          <w:rFonts w:ascii="Courier New" w:hAnsi="Courier New" w:cs="Courier New"/>
          <w:sz w:val="18"/>
          <w:szCs w:val="18"/>
        </w:rPr>
        <w:t>viasatSelenium</w:t>
      </w:r>
      <w:r w:rsidR="00DC73FB">
        <w:rPr>
          <w:rFonts w:ascii="Courier New" w:hAnsi="Courier New" w:cs="Courier New"/>
          <w:sz w:val="18"/>
          <w:szCs w:val="18"/>
        </w:rPr>
        <w:t>)</w:t>
      </w:r>
      <w:r w:rsidRPr="008F1795">
        <w:rPr>
          <w:rFonts w:ascii="Courier New" w:hAnsi="Courier New" w:cs="Courier New"/>
          <w:sz w:val="18"/>
          <w:szCs w:val="18"/>
        </w:rPr>
        <w:t>:</w:t>
      </w:r>
    </w:p>
    <w:p w:rsidR="00AC007F" w:rsidRDefault="00AC007F" w:rsidP="00AC007F">
      <w:pPr>
        <w:ind w:left="576"/>
        <w:rPr>
          <w:rFonts w:ascii="Courier New" w:hAnsi="Courier New" w:cs="Courier New"/>
          <w:sz w:val="18"/>
          <w:szCs w:val="18"/>
        </w:rPr>
      </w:pPr>
      <w:r>
        <w:rPr>
          <w:rFonts w:ascii="Courier New" w:hAnsi="Courier New" w:cs="Courier New"/>
          <w:sz w:val="18"/>
          <w:szCs w:val="18"/>
        </w:rPr>
        <w:t>__init__</w:t>
      </w:r>
      <w:r w:rsidR="00411CFA">
        <w:rPr>
          <w:rFonts w:ascii="Courier New" w:hAnsi="Courier New" w:cs="Courier New"/>
          <w:sz w:val="18"/>
          <w:szCs w:val="18"/>
        </w:rPr>
        <w:t>(</w:t>
      </w:r>
      <w:r w:rsidR="00AA07FE">
        <w:rPr>
          <w:rFonts w:ascii="Courier New" w:hAnsi="Courier New" w:cs="Courier New"/>
          <w:sz w:val="18"/>
          <w:szCs w:val="18"/>
        </w:rPr>
        <w:t>self, resultsDir</w:t>
      </w:r>
      <w:r w:rsidR="00411CFA">
        <w:rPr>
          <w:rFonts w:ascii="Courier New" w:hAnsi="Courier New" w:cs="Courier New"/>
          <w:sz w:val="18"/>
          <w:szCs w:val="18"/>
        </w:rPr>
        <w:t>):</w:t>
      </w:r>
    </w:p>
    <w:p w:rsidR="00AC007F" w:rsidRPr="00CA0BE5" w:rsidRDefault="00AC007F" w:rsidP="00AC007F">
      <w:pPr>
        <w:ind w:left="576"/>
        <w:rPr>
          <w:rFonts w:ascii="Courier New" w:hAnsi="Courier New" w:cs="Courier New"/>
          <w:sz w:val="18"/>
          <w:szCs w:val="18"/>
        </w:rPr>
      </w:pPr>
      <w:r w:rsidRPr="00CA0BE5">
        <w:rPr>
          <w:rFonts w:ascii="Courier New" w:hAnsi="Courier New" w:cs="Courier New"/>
          <w:sz w:val="18"/>
          <w:szCs w:val="18"/>
        </w:rPr>
        <w:t xml:space="preserve">def </w:t>
      </w:r>
      <w:r>
        <w:rPr>
          <w:rFonts w:ascii="Courier New" w:hAnsi="Courier New" w:cs="Courier New"/>
          <w:sz w:val="18"/>
          <w:szCs w:val="18"/>
        </w:rPr>
        <w:t>algClickMenuTab</w:t>
      </w:r>
      <w:r w:rsidRPr="00CA0BE5">
        <w:rPr>
          <w:rFonts w:ascii="Courier New" w:hAnsi="Courier New" w:cs="Courier New"/>
          <w:sz w:val="18"/>
          <w:szCs w:val="18"/>
        </w:rPr>
        <w:t>(self,</w:t>
      </w:r>
      <w:r>
        <w:rPr>
          <w:rFonts w:ascii="Courier New" w:hAnsi="Courier New" w:cs="Courier New"/>
          <w:sz w:val="18"/>
          <w:szCs w:val="18"/>
        </w:rPr>
        <w:t xml:space="preserve"> TAB</w:t>
      </w:r>
      <w:r w:rsidRPr="00CA0BE5">
        <w:rPr>
          <w:rFonts w:ascii="Courier New" w:hAnsi="Courier New" w:cs="Courier New"/>
          <w:sz w:val="18"/>
          <w:szCs w:val="18"/>
        </w:rPr>
        <w:t>):</w:t>
      </w:r>
    </w:p>
    <w:p w:rsidR="00AC007F" w:rsidRPr="00CA0BE5" w:rsidRDefault="00AC007F" w:rsidP="00AC007F">
      <w:pPr>
        <w:ind w:left="576"/>
        <w:rPr>
          <w:rFonts w:ascii="Courier New" w:hAnsi="Courier New" w:cs="Courier New"/>
          <w:sz w:val="18"/>
          <w:szCs w:val="18"/>
        </w:rPr>
      </w:pPr>
      <w:r w:rsidRPr="00CA0BE5">
        <w:rPr>
          <w:rFonts w:ascii="Courier New" w:hAnsi="Courier New" w:cs="Courier New"/>
          <w:sz w:val="18"/>
          <w:szCs w:val="18"/>
        </w:rPr>
        <w:t xml:space="preserve">def </w:t>
      </w:r>
      <w:r>
        <w:rPr>
          <w:rFonts w:ascii="Courier New" w:hAnsi="Courier New" w:cs="Courier New"/>
          <w:sz w:val="18"/>
          <w:szCs w:val="18"/>
        </w:rPr>
        <w:t>algClickSubMenuLink</w:t>
      </w:r>
      <w:r w:rsidRPr="00CA0BE5">
        <w:rPr>
          <w:rFonts w:ascii="Courier New" w:hAnsi="Courier New" w:cs="Courier New"/>
          <w:sz w:val="18"/>
          <w:szCs w:val="18"/>
        </w:rPr>
        <w:t>(self,</w:t>
      </w:r>
      <w:r>
        <w:rPr>
          <w:rFonts w:ascii="Courier New" w:hAnsi="Courier New" w:cs="Courier New"/>
          <w:sz w:val="18"/>
          <w:szCs w:val="18"/>
        </w:rPr>
        <w:t xml:space="preserve"> </w:t>
      </w:r>
      <w:r w:rsidRPr="00CA0BE5">
        <w:rPr>
          <w:rFonts w:ascii="Courier New" w:hAnsi="Courier New" w:cs="Courier New"/>
          <w:sz w:val="18"/>
          <w:szCs w:val="18"/>
        </w:rPr>
        <w:t>LINK):</w:t>
      </w:r>
    </w:p>
    <w:p w:rsidR="00AC007F" w:rsidRDefault="00AC007F" w:rsidP="00AC007F">
      <w:pPr>
        <w:ind w:left="576"/>
        <w:rPr>
          <w:rFonts w:ascii="Courier New" w:hAnsi="Courier New" w:cs="Courier New"/>
          <w:sz w:val="18"/>
          <w:szCs w:val="18"/>
        </w:rPr>
      </w:pPr>
      <w:r w:rsidRPr="00CA0BE5">
        <w:rPr>
          <w:rFonts w:ascii="Courier New" w:hAnsi="Courier New" w:cs="Courier New"/>
          <w:sz w:val="18"/>
          <w:szCs w:val="18"/>
        </w:rPr>
        <w:t xml:space="preserve">def </w:t>
      </w:r>
      <w:r>
        <w:rPr>
          <w:rFonts w:ascii="Courier New" w:hAnsi="Courier New" w:cs="Courier New"/>
          <w:sz w:val="18"/>
          <w:szCs w:val="18"/>
        </w:rPr>
        <w:t>alg</w:t>
      </w:r>
      <w:r w:rsidR="00411CFA">
        <w:rPr>
          <w:rFonts w:ascii="Courier New" w:hAnsi="Courier New" w:cs="Courier New"/>
          <w:sz w:val="18"/>
          <w:szCs w:val="18"/>
        </w:rPr>
        <w:t>Select</w:t>
      </w:r>
      <w:r>
        <w:rPr>
          <w:rFonts w:ascii="Courier New" w:hAnsi="Courier New" w:cs="Courier New"/>
          <w:sz w:val="18"/>
          <w:szCs w:val="18"/>
        </w:rPr>
        <w:t>TableR</w:t>
      </w:r>
      <w:r w:rsidRPr="00CA0BE5">
        <w:rPr>
          <w:rFonts w:ascii="Courier New" w:hAnsi="Courier New" w:cs="Courier New"/>
          <w:sz w:val="18"/>
          <w:szCs w:val="18"/>
        </w:rPr>
        <w:t>ow(self,</w:t>
      </w:r>
      <w:r>
        <w:rPr>
          <w:rFonts w:ascii="Courier New" w:hAnsi="Courier New" w:cs="Courier New"/>
          <w:sz w:val="18"/>
          <w:szCs w:val="18"/>
        </w:rPr>
        <w:t xml:space="preserve"> </w:t>
      </w:r>
      <w:r w:rsidRPr="00CA0BE5">
        <w:rPr>
          <w:rFonts w:ascii="Courier New" w:hAnsi="Courier New" w:cs="Courier New"/>
          <w:sz w:val="18"/>
          <w:szCs w:val="18"/>
        </w:rPr>
        <w:t>COLUMN_NUM,</w:t>
      </w:r>
      <w:r w:rsidR="00DC73FB">
        <w:rPr>
          <w:rFonts w:ascii="Courier New" w:hAnsi="Courier New" w:cs="Courier New"/>
          <w:sz w:val="18"/>
          <w:szCs w:val="18"/>
        </w:rPr>
        <w:t xml:space="preserve"> </w:t>
      </w:r>
      <w:r w:rsidRPr="00CA0BE5">
        <w:rPr>
          <w:rFonts w:ascii="Courier New" w:hAnsi="Courier New" w:cs="Courier New"/>
          <w:sz w:val="18"/>
          <w:szCs w:val="18"/>
        </w:rPr>
        <w:t>TARGET):</w:t>
      </w:r>
    </w:p>
    <w:p w:rsidR="00813100" w:rsidRDefault="00813100" w:rsidP="00813100">
      <w:pPr>
        <w:ind w:left="576"/>
        <w:rPr>
          <w:rFonts w:ascii="Courier New" w:hAnsi="Courier New" w:cs="Courier New"/>
          <w:sz w:val="18"/>
          <w:szCs w:val="18"/>
        </w:rPr>
      </w:pPr>
      <w:r>
        <w:rPr>
          <w:rFonts w:ascii="Courier New" w:hAnsi="Courier New" w:cs="Courier New"/>
          <w:sz w:val="18"/>
          <w:szCs w:val="18"/>
        </w:rPr>
        <w:t>def algLogin(self)</w:t>
      </w:r>
    </w:p>
    <w:p w:rsidR="00813100" w:rsidRDefault="00813100" w:rsidP="00AC007F">
      <w:pPr>
        <w:ind w:left="576"/>
        <w:rPr>
          <w:rFonts w:ascii="Courier New" w:hAnsi="Courier New" w:cs="Courier New"/>
          <w:sz w:val="18"/>
          <w:szCs w:val="18"/>
        </w:rPr>
      </w:pPr>
      <w:r>
        <w:rPr>
          <w:rFonts w:ascii="Courier New" w:hAnsi="Courier New" w:cs="Courier New"/>
          <w:sz w:val="18"/>
          <w:szCs w:val="18"/>
        </w:rPr>
        <w:t>def algLogout(self)</w:t>
      </w:r>
    </w:p>
    <w:p w:rsidR="00C215E7" w:rsidRDefault="00C215E7" w:rsidP="00AC007F">
      <w:pPr>
        <w:ind w:left="576"/>
        <w:rPr>
          <w:rFonts w:ascii="Courier New" w:hAnsi="Courier New" w:cs="Courier New"/>
          <w:sz w:val="18"/>
          <w:szCs w:val="18"/>
        </w:rPr>
      </w:pPr>
      <w:r>
        <w:rPr>
          <w:rFonts w:ascii="Courier New" w:hAnsi="Courier New" w:cs="Courier New"/>
          <w:sz w:val="18"/>
          <w:szCs w:val="18"/>
        </w:rPr>
        <w:t>def algScreenShot(self, filename)</w:t>
      </w:r>
    </w:p>
    <w:p w:rsidR="00001A46" w:rsidRPr="00001A46" w:rsidRDefault="00001A46" w:rsidP="00001A46">
      <w:pPr>
        <w:ind w:left="576"/>
        <w:rPr>
          <w:rFonts w:ascii="Courier New" w:hAnsi="Courier New" w:cs="Courier New"/>
          <w:sz w:val="18"/>
          <w:szCs w:val="18"/>
        </w:rPr>
      </w:pPr>
      <w:r w:rsidRPr="00001A46">
        <w:rPr>
          <w:rFonts w:ascii="Courier New" w:hAnsi="Courier New" w:cs="Courier New"/>
          <w:sz w:val="18"/>
          <w:szCs w:val="18"/>
        </w:rPr>
        <w:t>def algSelectVMT(self, COLUMN_NUM, TARGET):</w:t>
      </w:r>
    </w:p>
    <w:p w:rsidR="00001A46" w:rsidRPr="00001A46" w:rsidRDefault="00001A46" w:rsidP="00001A46">
      <w:pPr>
        <w:ind w:left="576"/>
        <w:rPr>
          <w:rFonts w:ascii="Courier New" w:hAnsi="Courier New" w:cs="Courier New"/>
          <w:sz w:val="18"/>
          <w:szCs w:val="18"/>
        </w:rPr>
      </w:pPr>
      <w:r w:rsidRPr="00001A46">
        <w:rPr>
          <w:rFonts w:ascii="Courier New" w:hAnsi="Courier New" w:cs="Courier New"/>
          <w:sz w:val="18"/>
          <w:szCs w:val="18"/>
        </w:rPr>
        <w:t>def algStatusBasic1(self, delim=': '):</w:t>
      </w:r>
    </w:p>
    <w:p w:rsidR="00001A46" w:rsidRDefault="00001A46" w:rsidP="00001A46">
      <w:pPr>
        <w:ind w:left="576"/>
        <w:rPr>
          <w:rFonts w:ascii="Courier New" w:hAnsi="Courier New" w:cs="Courier New"/>
          <w:sz w:val="18"/>
          <w:szCs w:val="18"/>
        </w:rPr>
      </w:pPr>
      <w:r w:rsidRPr="00001A46">
        <w:rPr>
          <w:rFonts w:ascii="Courier New" w:hAnsi="Courier New" w:cs="Courier New"/>
          <w:sz w:val="18"/>
          <w:szCs w:val="18"/>
        </w:rPr>
        <w:t>def algStatusBasic2(self, tagname, delim=':', valpath="/../../td[2]/div"):</w:t>
      </w:r>
    </w:p>
    <w:p w:rsidR="00AC007F" w:rsidRDefault="00AC007F" w:rsidP="00AC007F">
      <w:pPr>
        <w:ind w:left="576"/>
        <w:rPr>
          <w:rFonts w:ascii="Courier New" w:hAnsi="Courier New" w:cs="Courier New"/>
          <w:sz w:val="18"/>
          <w:szCs w:val="18"/>
        </w:rPr>
      </w:pPr>
    </w:p>
    <w:p w:rsidR="00182EAF" w:rsidRDefault="00182EAF" w:rsidP="00182EAF">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alg</w:t>
      </w:r>
      <w:r w:rsidR="00270AAD">
        <w:rPr>
          <w:rFonts w:ascii="Courier New" w:hAnsi="Courier New" w:cs="Courier New"/>
          <w:sz w:val="18"/>
          <w:szCs w:val="18"/>
        </w:rPr>
        <w:t>Nms</w:t>
      </w:r>
      <w:r w:rsidR="00DC73FB">
        <w:rPr>
          <w:rFonts w:ascii="Courier New" w:hAnsi="Courier New" w:cs="Courier New"/>
          <w:sz w:val="18"/>
          <w:szCs w:val="18"/>
        </w:rPr>
        <w:t>(algElements)</w:t>
      </w:r>
      <w:r w:rsidRPr="008F1795">
        <w:rPr>
          <w:rFonts w:ascii="Courier New" w:hAnsi="Courier New" w:cs="Courier New"/>
          <w:sz w:val="18"/>
          <w:szCs w:val="18"/>
        </w:rPr>
        <w:t>:</w:t>
      </w:r>
    </w:p>
    <w:p w:rsidR="00CA0BE5" w:rsidRDefault="00182EAF" w:rsidP="00CA0BE5">
      <w:pPr>
        <w:ind w:left="576"/>
        <w:rPr>
          <w:rFonts w:ascii="Courier New" w:hAnsi="Courier New" w:cs="Courier New"/>
          <w:sz w:val="18"/>
          <w:szCs w:val="18"/>
        </w:rPr>
      </w:pPr>
      <w:r w:rsidRPr="008F1795">
        <w:rPr>
          <w:rFonts w:ascii="Courier New" w:hAnsi="Courier New" w:cs="Courier New"/>
          <w:sz w:val="18"/>
          <w:szCs w:val="18"/>
        </w:rPr>
        <w:t xml:space="preserve">def __init__(self, </w:t>
      </w:r>
      <w:r w:rsidR="000B3C4C">
        <w:rPr>
          <w:rFonts w:ascii="Courier New" w:hAnsi="Courier New" w:cs="Courier New"/>
          <w:sz w:val="18"/>
          <w:szCs w:val="18"/>
        </w:rPr>
        <w:t>url</w:t>
      </w:r>
      <w:r w:rsidR="00270AAD">
        <w:rPr>
          <w:rFonts w:ascii="Courier New" w:hAnsi="Courier New" w:cs="Courier New"/>
          <w:sz w:val="18"/>
          <w:szCs w:val="18"/>
        </w:rPr>
        <w:t>,</w:t>
      </w:r>
      <w:r w:rsidRPr="008F1795">
        <w:rPr>
          <w:rFonts w:ascii="Courier New" w:hAnsi="Courier New" w:cs="Courier New"/>
          <w:sz w:val="18"/>
          <w:szCs w:val="18"/>
        </w:rPr>
        <w:t xml:space="preserve"> </w:t>
      </w:r>
      <w:r>
        <w:rPr>
          <w:rFonts w:ascii="Courier New" w:hAnsi="Courier New" w:cs="Courier New"/>
          <w:sz w:val="18"/>
          <w:szCs w:val="18"/>
        </w:rPr>
        <w:t>user, pw</w:t>
      </w:r>
      <w:r w:rsidR="00AA07FE">
        <w:rPr>
          <w:rFonts w:ascii="Courier New" w:hAnsi="Courier New" w:cs="Courier New"/>
          <w:sz w:val="18"/>
          <w:szCs w:val="18"/>
        </w:rPr>
        <w:t>, resultsDir</w:t>
      </w:r>
      <w:r w:rsidRPr="008F1795">
        <w:rPr>
          <w:rFonts w:ascii="Courier New" w:hAnsi="Courier New" w:cs="Courier New"/>
          <w:sz w:val="18"/>
          <w:szCs w:val="18"/>
        </w:rPr>
        <w:t>):</w:t>
      </w:r>
    </w:p>
    <w:p w:rsidR="00CA0BE5" w:rsidRDefault="00270AAD" w:rsidP="00CA0BE5">
      <w:pPr>
        <w:ind w:left="576"/>
        <w:rPr>
          <w:rFonts w:ascii="Courier New" w:hAnsi="Courier New" w:cs="Courier New"/>
          <w:sz w:val="18"/>
          <w:szCs w:val="18"/>
        </w:rPr>
      </w:pPr>
      <w:r>
        <w:rPr>
          <w:rFonts w:ascii="Courier New" w:hAnsi="Courier New" w:cs="Courier New"/>
          <w:sz w:val="18"/>
          <w:szCs w:val="18"/>
        </w:rPr>
        <w:t xml:space="preserve">def </w:t>
      </w:r>
      <w:r w:rsidRPr="00F53203">
        <w:rPr>
          <w:rFonts w:ascii="Courier New" w:hAnsi="Courier New" w:cs="Courier New"/>
          <w:sz w:val="18"/>
          <w:szCs w:val="18"/>
        </w:rPr>
        <w:t>algNmsLogin(</w:t>
      </w:r>
      <w:r>
        <w:rPr>
          <w:rFonts w:ascii="Courier New" w:hAnsi="Courier New" w:cs="Courier New"/>
          <w:sz w:val="18"/>
          <w:szCs w:val="18"/>
        </w:rPr>
        <w:t>self</w:t>
      </w:r>
      <w:r w:rsidRPr="00F53203">
        <w:rPr>
          <w:rFonts w:ascii="Courier New" w:hAnsi="Courier New" w:cs="Courier New"/>
          <w:sz w:val="18"/>
          <w:szCs w:val="18"/>
        </w:rPr>
        <w:t>)</w:t>
      </w:r>
    </w:p>
    <w:p w:rsidR="00CA0BE5" w:rsidRDefault="00270AAD" w:rsidP="00CA0BE5">
      <w:pPr>
        <w:ind w:left="576"/>
        <w:rPr>
          <w:rFonts w:ascii="Courier New" w:hAnsi="Courier New" w:cs="Courier New"/>
          <w:sz w:val="18"/>
          <w:szCs w:val="18"/>
        </w:rPr>
      </w:pPr>
      <w:r>
        <w:rPr>
          <w:rFonts w:ascii="Courier New" w:hAnsi="Courier New" w:cs="Courier New"/>
          <w:sz w:val="18"/>
          <w:szCs w:val="18"/>
        </w:rPr>
        <w:t>def algNmsLogout</w:t>
      </w:r>
      <w:r w:rsidRPr="00F53203">
        <w:rPr>
          <w:rFonts w:ascii="Courier New" w:hAnsi="Courier New" w:cs="Courier New"/>
          <w:sz w:val="18"/>
          <w:szCs w:val="18"/>
        </w:rPr>
        <w:t>(</w:t>
      </w:r>
      <w:r>
        <w:rPr>
          <w:rFonts w:ascii="Courier New" w:hAnsi="Courier New" w:cs="Courier New"/>
          <w:sz w:val="18"/>
          <w:szCs w:val="18"/>
        </w:rPr>
        <w:t>self</w:t>
      </w:r>
      <w:r w:rsidRPr="00F53203">
        <w:rPr>
          <w:rFonts w:ascii="Courier New" w:hAnsi="Courier New" w:cs="Courier New"/>
          <w:sz w:val="18"/>
          <w:szCs w:val="18"/>
        </w:rPr>
        <w:t>)</w:t>
      </w:r>
    </w:p>
    <w:p w:rsidR="00CA0BE5" w:rsidRDefault="0082716D" w:rsidP="00CA0BE5">
      <w:pPr>
        <w:ind w:left="576"/>
        <w:rPr>
          <w:rFonts w:ascii="Courier New" w:hAnsi="Courier New" w:cs="Courier New"/>
          <w:sz w:val="18"/>
          <w:szCs w:val="18"/>
        </w:rPr>
      </w:pPr>
      <w:r>
        <w:rPr>
          <w:rFonts w:ascii="Courier New" w:hAnsi="Courier New" w:cs="Courier New"/>
          <w:sz w:val="18"/>
          <w:szCs w:val="18"/>
        </w:rPr>
        <w:t>def alg</w:t>
      </w:r>
      <w:r w:rsidR="00481624">
        <w:rPr>
          <w:rFonts w:ascii="Courier New" w:hAnsi="Courier New" w:cs="Courier New"/>
          <w:sz w:val="18"/>
          <w:szCs w:val="18"/>
        </w:rPr>
        <w:t>Nms</w:t>
      </w:r>
      <w:r w:rsidR="00F10287">
        <w:rPr>
          <w:rFonts w:ascii="Courier New" w:hAnsi="Courier New" w:cs="Courier New"/>
          <w:sz w:val="18"/>
          <w:szCs w:val="18"/>
        </w:rPr>
        <w:t>Dnld</w:t>
      </w:r>
      <w:r>
        <w:rPr>
          <w:rFonts w:ascii="Courier New" w:hAnsi="Courier New" w:cs="Courier New"/>
          <w:sz w:val="18"/>
          <w:szCs w:val="18"/>
        </w:rPr>
        <w:t>MapUpload(</w:t>
      </w:r>
      <w:r w:rsidR="00481624">
        <w:rPr>
          <w:rFonts w:ascii="Courier New" w:hAnsi="Courier New" w:cs="Courier New"/>
          <w:sz w:val="18"/>
          <w:szCs w:val="18"/>
        </w:rPr>
        <w:t xml:space="preserve">self, </w:t>
      </w:r>
      <w:r>
        <w:rPr>
          <w:rFonts w:ascii="Courier New" w:hAnsi="Courier New" w:cs="Courier New"/>
          <w:sz w:val="18"/>
          <w:szCs w:val="18"/>
        </w:rPr>
        <w:t xml:space="preserve">file, </w:t>
      </w:r>
      <w:r w:rsidR="00AC6BBC">
        <w:rPr>
          <w:rFonts w:ascii="Courier New" w:hAnsi="Courier New" w:cs="Courier New"/>
          <w:sz w:val="18"/>
          <w:szCs w:val="18"/>
        </w:rPr>
        <w:t>i</w:t>
      </w:r>
      <w:r>
        <w:rPr>
          <w:rFonts w:ascii="Courier New" w:hAnsi="Courier New" w:cs="Courier New"/>
          <w:sz w:val="18"/>
          <w:szCs w:val="18"/>
        </w:rPr>
        <w:t>s</w:t>
      </w:r>
      <w:r w:rsidR="00AC6BBC">
        <w:rPr>
          <w:rFonts w:ascii="Courier New" w:hAnsi="Courier New" w:cs="Courier New"/>
          <w:sz w:val="18"/>
          <w:szCs w:val="18"/>
        </w:rPr>
        <w:t>S</w:t>
      </w:r>
      <w:r>
        <w:rPr>
          <w:rFonts w:ascii="Courier New" w:hAnsi="Courier New" w:cs="Courier New"/>
          <w:sz w:val="18"/>
          <w:szCs w:val="18"/>
        </w:rPr>
        <w:t>igned, antennaType)</w:t>
      </w:r>
    </w:p>
    <w:p w:rsidR="00CA0BE5" w:rsidRDefault="00481624" w:rsidP="00CA0BE5">
      <w:pPr>
        <w:ind w:left="576"/>
        <w:rPr>
          <w:rFonts w:ascii="Courier New" w:hAnsi="Courier New" w:cs="Courier New"/>
          <w:sz w:val="18"/>
          <w:szCs w:val="18"/>
        </w:rPr>
      </w:pPr>
      <w:r>
        <w:rPr>
          <w:rFonts w:ascii="Courier New" w:hAnsi="Courier New" w:cs="Courier New"/>
          <w:sz w:val="18"/>
          <w:szCs w:val="18"/>
        </w:rPr>
        <w:t>def algNmsDnldMap</w:t>
      </w:r>
      <w:r w:rsidR="00867DB1">
        <w:rPr>
          <w:rFonts w:ascii="Courier New" w:hAnsi="Courier New" w:cs="Courier New"/>
          <w:sz w:val="18"/>
          <w:szCs w:val="18"/>
        </w:rPr>
        <w:t>Profile</w:t>
      </w:r>
      <w:r>
        <w:rPr>
          <w:rFonts w:ascii="Courier New" w:hAnsi="Courier New" w:cs="Courier New"/>
          <w:sz w:val="18"/>
          <w:szCs w:val="18"/>
        </w:rPr>
        <w:t>(self,</w:t>
      </w:r>
      <w:r w:rsidR="003B6B2C">
        <w:rPr>
          <w:rFonts w:ascii="Courier New" w:hAnsi="Courier New" w:cs="Courier New"/>
          <w:sz w:val="18"/>
          <w:szCs w:val="18"/>
        </w:rPr>
        <w:t>profileName,</w:t>
      </w:r>
      <w:r>
        <w:rPr>
          <w:rFonts w:ascii="Courier New" w:hAnsi="Courier New" w:cs="Courier New"/>
          <w:sz w:val="18"/>
          <w:szCs w:val="18"/>
        </w:rPr>
        <w:t xml:space="preserve"> </w:t>
      </w:r>
      <w:r w:rsidR="00BD1B62">
        <w:rPr>
          <w:rFonts w:ascii="Courier New" w:hAnsi="Courier New" w:cs="Courier New"/>
          <w:sz w:val="18"/>
          <w:szCs w:val="18"/>
        </w:rPr>
        <w:t>isE</w:t>
      </w:r>
      <w:r>
        <w:rPr>
          <w:rFonts w:ascii="Courier New" w:hAnsi="Courier New" w:cs="Courier New"/>
          <w:sz w:val="18"/>
          <w:szCs w:val="18"/>
        </w:rPr>
        <w:t xml:space="preserve">nabled, defBitRate, </w:t>
      </w:r>
      <w:r w:rsidR="00BD1B62">
        <w:rPr>
          <w:rFonts w:ascii="Courier New" w:hAnsi="Courier New" w:cs="Courier New"/>
          <w:sz w:val="18"/>
          <w:szCs w:val="18"/>
        </w:rPr>
        <w:t>i</w:t>
      </w:r>
      <w:r w:rsidR="003B6B2C">
        <w:rPr>
          <w:rFonts w:ascii="Courier New" w:hAnsi="Courier New" w:cs="Courier New"/>
          <w:sz w:val="18"/>
          <w:szCs w:val="18"/>
        </w:rPr>
        <w:t>s</w:t>
      </w:r>
      <w:r w:rsidR="00BD1B62">
        <w:rPr>
          <w:rFonts w:ascii="Courier New" w:hAnsi="Courier New" w:cs="Courier New"/>
          <w:sz w:val="18"/>
          <w:szCs w:val="18"/>
        </w:rPr>
        <w:t>S</w:t>
      </w:r>
      <w:r w:rsidR="003B6B2C">
        <w:rPr>
          <w:rFonts w:ascii="Courier New" w:hAnsi="Courier New" w:cs="Courier New"/>
          <w:sz w:val="18"/>
          <w:szCs w:val="18"/>
        </w:rPr>
        <w:t xml:space="preserve">igned, filename, </w:t>
      </w:r>
      <w:r>
        <w:rPr>
          <w:rFonts w:ascii="Courier New" w:hAnsi="Courier New" w:cs="Courier New"/>
          <w:sz w:val="18"/>
          <w:szCs w:val="18"/>
        </w:rPr>
        <w:t xml:space="preserve">fl, </w:t>
      </w:r>
      <w:r w:rsidR="00751471">
        <w:rPr>
          <w:rFonts w:ascii="Courier New" w:hAnsi="Courier New" w:cs="Courier New"/>
          <w:sz w:val="18"/>
          <w:szCs w:val="18"/>
        </w:rPr>
        <w:t xml:space="preserve">script, </w:t>
      </w:r>
      <w:r>
        <w:rPr>
          <w:rFonts w:ascii="Courier New" w:hAnsi="Courier New" w:cs="Courier New"/>
          <w:sz w:val="18"/>
          <w:szCs w:val="18"/>
        </w:rPr>
        <w:t>dnldBitRatePercent, vmtList)</w:t>
      </w:r>
    </w:p>
    <w:p w:rsidR="00CA0BE5" w:rsidRDefault="00F10287" w:rsidP="00CA0BE5">
      <w:pPr>
        <w:ind w:left="576"/>
        <w:rPr>
          <w:rFonts w:ascii="Courier New" w:hAnsi="Courier New" w:cs="Courier New"/>
          <w:sz w:val="18"/>
          <w:szCs w:val="18"/>
        </w:rPr>
      </w:pPr>
      <w:r>
        <w:rPr>
          <w:rFonts w:ascii="Courier New" w:hAnsi="Courier New" w:cs="Courier New"/>
          <w:sz w:val="18"/>
          <w:szCs w:val="18"/>
        </w:rPr>
        <w:t>def algNmsDnldMapStatus(self)</w:t>
      </w:r>
    </w:p>
    <w:p w:rsidR="00CA0BE5" w:rsidRDefault="00CA0BE5" w:rsidP="00CA0BE5">
      <w:pPr>
        <w:ind w:left="576"/>
        <w:rPr>
          <w:rFonts w:ascii="Courier New" w:hAnsi="Courier New" w:cs="Courier New"/>
          <w:sz w:val="18"/>
          <w:szCs w:val="18"/>
        </w:rPr>
      </w:pPr>
      <w:r>
        <w:rPr>
          <w:rFonts w:ascii="Courier New" w:hAnsi="Courier New" w:cs="Courier New"/>
          <w:sz w:val="18"/>
          <w:szCs w:val="18"/>
        </w:rPr>
        <w:t xml:space="preserve">  </w:t>
      </w:r>
      <w:r w:rsidR="009E1F59">
        <w:rPr>
          <w:rFonts w:ascii="Courier New" w:hAnsi="Courier New" w:cs="Courier New"/>
          <w:sz w:val="18"/>
          <w:szCs w:val="18"/>
        </w:rPr>
        <w:t>return</w:t>
      </w:r>
      <w:r w:rsidR="00124884">
        <w:rPr>
          <w:rFonts w:ascii="Courier New" w:hAnsi="Courier New" w:cs="Courier New"/>
          <w:sz w:val="18"/>
          <w:szCs w:val="18"/>
        </w:rPr>
        <w:t>{</w:t>
      </w:r>
      <w:r w:rsidR="00124884" w:rsidRPr="00275D33">
        <w:rPr>
          <w:rFonts w:ascii="Courier New" w:hAnsi="Courier New" w:cs="Courier New"/>
          <w:sz w:val="18"/>
          <w:szCs w:val="18"/>
        </w:rPr>
        <w:t xml:space="preserve"> </w:t>
      </w:r>
      <w:r w:rsidR="00124884">
        <w:rPr>
          <w:rFonts w:ascii="Courier New" w:hAnsi="Courier New" w:cs="Courier New"/>
          <w:sz w:val="18"/>
          <w:szCs w:val="18"/>
        </w:rPr>
        <w:t>‘percentage’:perc, ‘errors’:numErr, ‘done’:done</w:t>
      </w:r>
      <w:r w:rsidR="001F7150">
        <w:rPr>
          <w:rFonts w:ascii="Courier New" w:hAnsi="Courier New" w:cs="Courier New"/>
          <w:sz w:val="18"/>
          <w:szCs w:val="18"/>
        </w:rPr>
        <w:t>, ‘installed’:installed</w:t>
      </w:r>
      <w:r w:rsidR="00124884">
        <w:rPr>
          <w:rFonts w:ascii="Courier New" w:hAnsi="Courier New" w:cs="Courier New"/>
          <w:sz w:val="18"/>
          <w:szCs w:val="18"/>
        </w:rPr>
        <w:t xml:space="preserve"> }</w:t>
      </w:r>
    </w:p>
    <w:p w:rsidR="00CA0BE5" w:rsidRDefault="00CA0BE5" w:rsidP="00270AAD">
      <w:pPr>
        <w:ind w:left="288"/>
        <w:rPr>
          <w:rFonts w:ascii="Courier New" w:hAnsi="Courier New" w:cs="Courier New"/>
          <w:sz w:val="18"/>
          <w:szCs w:val="18"/>
        </w:rPr>
      </w:pPr>
    </w:p>
    <w:p w:rsidR="00270AAD" w:rsidRDefault="00270AAD" w:rsidP="00270AAD">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algEms</w:t>
      </w:r>
      <w:r w:rsidR="00DC73FB">
        <w:rPr>
          <w:rFonts w:ascii="Courier New" w:hAnsi="Courier New" w:cs="Courier New"/>
          <w:sz w:val="18"/>
          <w:szCs w:val="18"/>
        </w:rPr>
        <w:t>(algElements)</w:t>
      </w:r>
      <w:r w:rsidRPr="008F1795">
        <w:rPr>
          <w:rFonts w:ascii="Courier New" w:hAnsi="Courier New" w:cs="Courier New"/>
          <w:sz w:val="18"/>
          <w:szCs w:val="18"/>
        </w:rPr>
        <w:t>:</w:t>
      </w:r>
    </w:p>
    <w:p w:rsidR="00CA0BE5" w:rsidRDefault="00AB4C05" w:rsidP="00CA0BE5">
      <w:pPr>
        <w:ind w:left="576"/>
        <w:rPr>
          <w:rFonts w:ascii="Courier New" w:hAnsi="Courier New" w:cs="Courier New"/>
          <w:sz w:val="18"/>
          <w:szCs w:val="18"/>
        </w:rPr>
      </w:pPr>
      <w:r w:rsidRPr="008F1795">
        <w:rPr>
          <w:rFonts w:ascii="Courier New" w:hAnsi="Courier New" w:cs="Courier New"/>
          <w:sz w:val="18"/>
          <w:szCs w:val="18"/>
        </w:rPr>
        <w:t xml:space="preserve">def __init__(self, </w:t>
      </w:r>
      <w:r w:rsidR="000B3C4C">
        <w:rPr>
          <w:rFonts w:ascii="Courier New" w:hAnsi="Courier New" w:cs="Courier New"/>
          <w:sz w:val="18"/>
          <w:szCs w:val="18"/>
        </w:rPr>
        <w:t>url</w:t>
      </w:r>
      <w:r>
        <w:rPr>
          <w:rFonts w:ascii="Courier New" w:hAnsi="Courier New" w:cs="Courier New"/>
          <w:sz w:val="18"/>
          <w:szCs w:val="18"/>
        </w:rPr>
        <w:t>,</w:t>
      </w:r>
      <w:r w:rsidRPr="008F1795">
        <w:rPr>
          <w:rFonts w:ascii="Courier New" w:hAnsi="Courier New" w:cs="Courier New"/>
          <w:sz w:val="18"/>
          <w:szCs w:val="18"/>
        </w:rPr>
        <w:t xml:space="preserve"> </w:t>
      </w:r>
      <w:r>
        <w:rPr>
          <w:rFonts w:ascii="Courier New" w:hAnsi="Courier New" w:cs="Courier New"/>
          <w:sz w:val="18"/>
          <w:szCs w:val="18"/>
        </w:rPr>
        <w:t>user, pw</w:t>
      </w:r>
      <w:r w:rsidR="00AA07FE">
        <w:rPr>
          <w:rFonts w:ascii="Courier New" w:hAnsi="Courier New" w:cs="Courier New"/>
          <w:sz w:val="18"/>
          <w:szCs w:val="18"/>
        </w:rPr>
        <w:t>, resultsDir</w:t>
      </w:r>
      <w:r w:rsidRPr="008F1795">
        <w:rPr>
          <w:rFonts w:ascii="Courier New" w:hAnsi="Courier New" w:cs="Courier New"/>
          <w:sz w:val="18"/>
          <w:szCs w:val="18"/>
        </w:rPr>
        <w:t>):</w:t>
      </w:r>
    </w:p>
    <w:p w:rsidR="00CA0BE5" w:rsidRDefault="00270AAD" w:rsidP="00CA0BE5">
      <w:pPr>
        <w:ind w:left="576"/>
        <w:rPr>
          <w:rFonts w:ascii="Courier New" w:hAnsi="Courier New" w:cs="Courier New"/>
          <w:sz w:val="18"/>
          <w:szCs w:val="18"/>
        </w:rPr>
      </w:pPr>
      <w:r>
        <w:rPr>
          <w:rFonts w:ascii="Courier New" w:hAnsi="Courier New" w:cs="Courier New"/>
          <w:sz w:val="18"/>
          <w:szCs w:val="18"/>
        </w:rPr>
        <w:t xml:space="preserve">def </w:t>
      </w:r>
      <w:r w:rsidRPr="00F53203">
        <w:rPr>
          <w:rFonts w:ascii="Courier New" w:hAnsi="Courier New" w:cs="Courier New"/>
          <w:sz w:val="18"/>
          <w:szCs w:val="18"/>
        </w:rPr>
        <w:t>alg</w:t>
      </w:r>
      <w:r>
        <w:rPr>
          <w:rFonts w:ascii="Courier New" w:hAnsi="Courier New" w:cs="Courier New"/>
          <w:sz w:val="18"/>
          <w:szCs w:val="18"/>
        </w:rPr>
        <w:t>Ems</w:t>
      </w:r>
      <w:r w:rsidRPr="00F53203">
        <w:rPr>
          <w:rFonts w:ascii="Courier New" w:hAnsi="Courier New" w:cs="Courier New"/>
          <w:sz w:val="18"/>
          <w:szCs w:val="18"/>
        </w:rPr>
        <w:t>Login(</w:t>
      </w:r>
      <w:r>
        <w:rPr>
          <w:rFonts w:ascii="Courier New" w:hAnsi="Courier New" w:cs="Courier New"/>
          <w:sz w:val="18"/>
          <w:szCs w:val="18"/>
        </w:rPr>
        <w:t>self</w:t>
      </w:r>
      <w:r w:rsidRPr="00F53203">
        <w:rPr>
          <w:rFonts w:ascii="Courier New" w:hAnsi="Courier New" w:cs="Courier New"/>
          <w:sz w:val="18"/>
          <w:szCs w:val="18"/>
        </w:rPr>
        <w:t>)</w:t>
      </w:r>
    </w:p>
    <w:p w:rsidR="00CA0BE5" w:rsidRDefault="00270AAD" w:rsidP="00CA0BE5">
      <w:pPr>
        <w:ind w:left="576"/>
        <w:rPr>
          <w:rFonts w:ascii="Courier New" w:hAnsi="Courier New" w:cs="Courier New"/>
          <w:sz w:val="18"/>
          <w:szCs w:val="18"/>
        </w:rPr>
      </w:pPr>
      <w:r>
        <w:rPr>
          <w:rFonts w:ascii="Courier New" w:hAnsi="Courier New" w:cs="Courier New"/>
          <w:sz w:val="18"/>
          <w:szCs w:val="18"/>
        </w:rPr>
        <w:t>def algEmsLogout</w:t>
      </w:r>
      <w:r w:rsidRPr="00F53203">
        <w:rPr>
          <w:rFonts w:ascii="Courier New" w:hAnsi="Courier New" w:cs="Courier New"/>
          <w:sz w:val="18"/>
          <w:szCs w:val="18"/>
        </w:rPr>
        <w:t>(</w:t>
      </w:r>
      <w:r>
        <w:rPr>
          <w:rFonts w:ascii="Courier New" w:hAnsi="Courier New" w:cs="Courier New"/>
          <w:sz w:val="18"/>
          <w:szCs w:val="18"/>
        </w:rPr>
        <w:t>self</w:t>
      </w:r>
      <w:r w:rsidRPr="00F53203">
        <w:rPr>
          <w:rFonts w:ascii="Courier New" w:hAnsi="Courier New" w:cs="Courier New"/>
          <w:sz w:val="18"/>
          <w:szCs w:val="18"/>
        </w:rPr>
        <w:t>)</w:t>
      </w:r>
    </w:p>
    <w:p w:rsidR="00270AAD" w:rsidRDefault="00270AAD" w:rsidP="00CA0BE5">
      <w:pPr>
        <w:ind w:left="576"/>
        <w:rPr>
          <w:rFonts w:ascii="Courier New" w:hAnsi="Courier New" w:cs="Courier New"/>
          <w:sz w:val="18"/>
          <w:szCs w:val="18"/>
        </w:rPr>
      </w:pPr>
      <w:r>
        <w:rPr>
          <w:rFonts w:ascii="Courier New" w:hAnsi="Courier New" w:cs="Courier New"/>
          <w:sz w:val="18"/>
          <w:szCs w:val="18"/>
        </w:rPr>
        <w:t>def algEms</w:t>
      </w:r>
      <w:r w:rsidR="008C40FA">
        <w:rPr>
          <w:rFonts w:ascii="Courier New" w:hAnsi="Courier New" w:cs="Courier New"/>
          <w:sz w:val="18"/>
          <w:szCs w:val="18"/>
        </w:rPr>
        <w:t>AcsmFlUpdate</w:t>
      </w:r>
      <w:r>
        <w:rPr>
          <w:rFonts w:ascii="Courier New" w:hAnsi="Courier New" w:cs="Courier New"/>
          <w:sz w:val="18"/>
          <w:szCs w:val="18"/>
        </w:rPr>
        <w:t>(</w:t>
      </w:r>
      <w:r w:rsidR="008C40FA">
        <w:rPr>
          <w:rFonts w:ascii="Courier New" w:hAnsi="Courier New" w:cs="Courier New"/>
          <w:sz w:val="18"/>
          <w:szCs w:val="18"/>
        </w:rPr>
        <w:t xml:space="preserve">self, </w:t>
      </w:r>
      <w:r w:rsidR="00EE2D5F">
        <w:rPr>
          <w:rFonts w:ascii="Courier New" w:hAnsi="Courier New" w:cs="Courier New"/>
          <w:sz w:val="18"/>
          <w:szCs w:val="18"/>
        </w:rPr>
        <w:t>profileName, hub, txIf, rxF</w:t>
      </w:r>
      <w:r>
        <w:rPr>
          <w:rFonts w:ascii="Courier New" w:hAnsi="Courier New" w:cs="Courier New"/>
          <w:sz w:val="18"/>
          <w:szCs w:val="18"/>
        </w:rPr>
        <w:t>req, chip)</w:t>
      </w:r>
    </w:p>
    <w:p w:rsidR="003E0629" w:rsidRDefault="003E0629" w:rsidP="00CA0BE5">
      <w:pPr>
        <w:ind w:left="576"/>
        <w:rPr>
          <w:rFonts w:ascii="Courier New" w:hAnsi="Courier New" w:cs="Courier New"/>
          <w:sz w:val="18"/>
          <w:szCs w:val="18"/>
        </w:rPr>
      </w:pPr>
      <w:r>
        <w:rPr>
          <w:rFonts w:ascii="Courier New" w:hAnsi="Courier New" w:cs="Courier New"/>
          <w:sz w:val="18"/>
          <w:szCs w:val="18"/>
        </w:rPr>
        <w:t>def algEmsFlEnable(self, hubName)</w:t>
      </w:r>
    </w:p>
    <w:p w:rsidR="003E0629" w:rsidRDefault="003E0629" w:rsidP="00CA0BE5">
      <w:pPr>
        <w:ind w:left="576"/>
        <w:rPr>
          <w:rFonts w:ascii="Courier New" w:hAnsi="Courier New" w:cs="Courier New"/>
          <w:sz w:val="18"/>
          <w:szCs w:val="18"/>
        </w:rPr>
      </w:pPr>
      <w:r>
        <w:rPr>
          <w:rFonts w:ascii="Courier New" w:hAnsi="Courier New" w:cs="Courier New"/>
          <w:sz w:val="18"/>
          <w:szCs w:val="18"/>
        </w:rPr>
        <w:t>def algEmsFlDisable(self, hubName)</w:t>
      </w:r>
    </w:p>
    <w:p w:rsidR="0044464D" w:rsidRDefault="0044464D" w:rsidP="00795A55">
      <w:pPr>
        <w:ind w:left="576"/>
        <w:rPr>
          <w:rFonts w:ascii="Courier New" w:hAnsi="Courier New" w:cs="Courier New"/>
          <w:sz w:val="18"/>
          <w:szCs w:val="18"/>
        </w:rPr>
      </w:pP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C20EAD">
        <w:rPr>
          <w:rFonts w:ascii="Courier New" w:hAnsi="Courier New" w:cs="Courier New"/>
          <w:sz w:val="18"/>
          <w:szCs w:val="18"/>
        </w:rPr>
        <w:t>S</w:t>
      </w:r>
      <w:r w:rsidRPr="005E2C79">
        <w:rPr>
          <w:rFonts w:ascii="Courier New" w:hAnsi="Courier New" w:cs="Courier New"/>
          <w:sz w:val="18"/>
          <w:szCs w:val="18"/>
        </w:rPr>
        <w:t>elect</w:t>
      </w:r>
      <w:r w:rsidR="00C20EAD">
        <w:rPr>
          <w:rFonts w:ascii="Courier New" w:hAnsi="Courier New" w:cs="Courier New"/>
          <w:sz w:val="18"/>
          <w:szCs w:val="18"/>
        </w:rPr>
        <w:t>P</w:t>
      </w:r>
      <w:r w:rsidRPr="005E2C79">
        <w:rPr>
          <w:rFonts w:ascii="Courier New" w:hAnsi="Courier New" w:cs="Courier New"/>
          <w:sz w:val="18"/>
          <w:szCs w:val="18"/>
        </w:rPr>
        <w:t>rofile(self,</w:t>
      </w:r>
      <w:r w:rsidR="00DA1A16">
        <w:rPr>
          <w:rFonts w:ascii="Courier New" w:hAnsi="Courier New" w:cs="Courier New"/>
          <w:sz w:val="18"/>
          <w:szCs w:val="18"/>
        </w:rPr>
        <w:t xml:space="preserve"> </w:t>
      </w:r>
      <w:r w:rsidRPr="005E2C79">
        <w:rPr>
          <w:rFonts w:ascii="Courier New" w:hAnsi="Courier New" w:cs="Courier New"/>
          <w:sz w:val="18"/>
          <w:szCs w:val="18"/>
        </w:rPr>
        <w:t>TARGET_FL_PROFILE):</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C20EAD">
        <w:rPr>
          <w:rFonts w:ascii="Courier New" w:hAnsi="Courier New" w:cs="Courier New"/>
          <w:sz w:val="18"/>
          <w:szCs w:val="18"/>
        </w:rPr>
        <w:t>N</w:t>
      </w:r>
      <w:r w:rsidRPr="005E2C79">
        <w:rPr>
          <w:rFonts w:ascii="Courier New" w:hAnsi="Courier New" w:cs="Courier New"/>
          <w:sz w:val="18"/>
          <w:szCs w:val="18"/>
        </w:rPr>
        <w:t>ame(self,</w:t>
      </w:r>
      <w:r w:rsidR="008C40FA">
        <w:rPr>
          <w:rFonts w:ascii="Courier New" w:hAnsi="Courier New" w:cs="Courier New"/>
          <w:sz w:val="18"/>
          <w:szCs w:val="18"/>
        </w:rPr>
        <w:t xml:space="preserve"> </w:t>
      </w:r>
      <w:r w:rsidRPr="005E2C79">
        <w:rPr>
          <w:rFonts w:ascii="Courier New" w:hAnsi="Courier New" w:cs="Courier New"/>
          <w:sz w:val="18"/>
          <w:szCs w:val="18"/>
        </w:rPr>
        <w:t>FL_PROFILE):</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C20EAD">
        <w:rPr>
          <w:rFonts w:ascii="Courier New" w:hAnsi="Courier New" w:cs="Courier New"/>
          <w:sz w:val="18"/>
          <w:szCs w:val="18"/>
        </w:rPr>
        <w:t>H</w:t>
      </w:r>
      <w:r w:rsidRPr="005E2C79">
        <w:rPr>
          <w:rFonts w:ascii="Courier New" w:hAnsi="Courier New" w:cs="Courier New"/>
          <w:sz w:val="18"/>
          <w:szCs w:val="18"/>
        </w:rPr>
        <w:t>ub(self,</w:t>
      </w:r>
      <w:r w:rsidR="008C40FA">
        <w:rPr>
          <w:rFonts w:ascii="Courier New" w:hAnsi="Courier New" w:cs="Courier New"/>
          <w:sz w:val="18"/>
          <w:szCs w:val="18"/>
        </w:rPr>
        <w:t xml:space="preserve"> </w:t>
      </w:r>
      <w:r w:rsidRPr="005E2C79">
        <w:rPr>
          <w:rFonts w:ascii="Courier New" w:hAnsi="Courier New" w:cs="Courier New"/>
          <w:sz w:val="18"/>
          <w:szCs w:val="18"/>
        </w:rPr>
        <w:t>HUB_NAME):</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365A94">
        <w:rPr>
          <w:rFonts w:ascii="Courier New" w:hAnsi="Courier New" w:cs="Courier New"/>
          <w:sz w:val="18"/>
          <w:szCs w:val="18"/>
        </w:rPr>
        <w:t>Hub</w:t>
      </w:r>
      <w:r w:rsidR="00C20EAD">
        <w:rPr>
          <w:rFonts w:ascii="Courier New" w:hAnsi="Courier New" w:cs="Courier New"/>
          <w:sz w:val="18"/>
          <w:szCs w:val="18"/>
        </w:rPr>
        <w:t>C</w:t>
      </w:r>
      <w:r w:rsidRPr="005E2C79">
        <w:rPr>
          <w:rFonts w:ascii="Courier New" w:hAnsi="Courier New" w:cs="Courier New"/>
          <w:sz w:val="18"/>
          <w:szCs w:val="18"/>
        </w:rPr>
        <w:t>enter</w:t>
      </w:r>
      <w:r w:rsidR="00C20EAD">
        <w:rPr>
          <w:rFonts w:ascii="Courier New" w:hAnsi="Courier New" w:cs="Courier New"/>
          <w:sz w:val="18"/>
          <w:szCs w:val="18"/>
        </w:rPr>
        <w:t>F</w:t>
      </w:r>
      <w:r w:rsidRPr="005E2C79">
        <w:rPr>
          <w:rFonts w:ascii="Courier New" w:hAnsi="Courier New" w:cs="Courier New"/>
          <w:sz w:val="18"/>
          <w:szCs w:val="18"/>
        </w:rPr>
        <w:t>req(self,</w:t>
      </w:r>
      <w:r w:rsidR="008C40FA">
        <w:rPr>
          <w:rFonts w:ascii="Courier New" w:hAnsi="Courier New" w:cs="Courier New"/>
          <w:sz w:val="18"/>
          <w:szCs w:val="18"/>
        </w:rPr>
        <w:t xml:space="preserve"> </w:t>
      </w:r>
      <w:r w:rsidRPr="005E2C79">
        <w:rPr>
          <w:rFonts w:ascii="Courier New" w:hAnsi="Courier New" w:cs="Courier New"/>
          <w:sz w:val="18"/>
          <w:szCs w:val="18"/>
        </w:rPr>
        <w:t>HUB_FL_CENTER,</w:t>
      </w:r>
      <w:r w:rsidR="00FA0D7A">
        <w:rPr>
          <w:rFonts w:ascii="Courier New" w:hAnsi="Courier New" w:cs="Courier New"/>
          <w:sz w:val="18"/>
          <w:szCs w:val="18"/>
        </w:rPr>
        <w:t xml:space="preserve"> </w:t>
      </w:r>
      <w:r w:rsidRPr="005E2C79">
        <w:rPr>
          <w:rFonts w:ascii="Courier New" w:hAnsi="Courier New" w:cs="Courier New"/>
          <w:sz w:val="18"/>
          <w:szCs w:val="18"/>
        </w:rPr>
        <w:t>TERM_FL_CENTER):</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C20EAD">
        <w:rPr>
          <w:rFonts w:ascii="Courier New" w:hAnsi="Courier New" w:cs="Courier New"/>
          <w:sz w:val="18"/>
          <w:szCs w:val="18"/>
        </w:rPr>
        <w:t>RfB</w:t>
      </w:r>
      <w:r w:rsidRPr="005E2C79">
        <w:rPr>
          <w:rFonts w:ascii="Courier New" w:hAnsi="Courier New" w:cs="Courier New"/>
          <w:sz w:val="18"/>
          <w:szCs w:val="18"/>
        </w:rPr>
        <w:t>and(self,</w:t>
      </w:r>
      <w:r w:rsidR="008C40FA">
        <w:rPr>
          <w:rFonts w:ascii="Courier New" w:hAnsi="Courier New" w:cs="Courier New"/>
          <w:sz w:val="18"/>
          <w:szCs w:val="18"/>
        </w:rPr>
        <w:t xml:space="preserve"> </w:t>
      </w:r>
      <w:r w:rsidRPr="005E2C79">
        <w:rPr>
          <w:rFonts w:ascii="Courier New" w:hAnsi="Courier New" w:cs="Courier New"/>
          <w:sz w:val="18"/>
          <w:szCs w:val="18"/>
        </w:rPr>
        <w:t>RF_BAND):</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C20EAD">
        <w:rPr>
          <w:rFonts w:ascii="Courier New" w:hAnsi="Courier New" w:cs="Courier New"/>
          <w:sz w:val="18"/>
          <w:szCs w:val="18"/>
        </w:rPr>
        <w:t>C</w:t>
      </w:r>
      <w:r w:rsidRPr="005E2C79">
        <w:rPr>
          <w:rFonts w:ascii="Courier New" w:hAnsi="Courier New" w:cs="Courier New"/>
          <w:sz w:val="18"/>
          <w:szCs w:val="18"/>
        </w:rPr>
        <w:t>hip</w:t>
      </w:r>
      <w:r w:rsidR="00C20EAD">
        <w:rPr>
          <w:rFonts w:ascii="Courier New" w:hAnsi="Courier New" w:cs="Courier New"/>
          <w:sz w:val="18"/>
          <w:szCs w:val="18"/>
        </w:rPr>
        <w:t>Ra</w:t>
      </w:r>
      <w:r w:rsidRPr="005E2C79">
        <w:rPr>
          <w:rFonts w:ascii="Courier New" w:hAnsi="Courier New" w:cs="Courier New"/>
          <w:sz w:val="18"/>
          <w:szCs w:val="18"/>
        </w:rPr>
        <w:t>te(self,</w:t>
      </w:r>
      <w:r w:rsidR="008C40FA">
        <w:rPr>
          <w:rFonts w:ascii="Courier New" w:hAnsi="Courier New" w:cs="Courier New"/>
          <w:sz w:val="18"/>
          <w:szCs w:val="18"/>
        </w:rPr>
        <w:t xml:space="preserve"> </w:t>
      </w:r>
      <w:r w:rsidRPr="005E2C79">
        <w:rPr>
          <w:rFonts w:ascii="Courier New" w:hAnsi="Courier New" w:cs="Courier New"/>
          <w:sz w:val="18"/>
          <w:szCs w:val="18"/>
        </w:rPr>
        <w:t>FL_CHIP_RATE):</w:t>
      </w:r>
    </w:p>
    <w:p w:rsidR="00365A94" w:rsidRDefault="00365A94" w:rsidP="00795A55">
      <w:pPr>
        <w:ind w:left="576"/>
        <w:rPr>
          <w:rFonts w:ascii="Courier New" w:hAnsi="Courier New" w:cs="Courier New"/>
          <w:sz w:val="18"/>
          <w:szCs w:val="18"/>
        </w:rPr>
      </w:pP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587FE7">
        <w:rPr>
          <w:rFonts w:ascii="Courier New" w:hAnsi="Courier New" w:cs="Courier New"/>
          <w:sz w:val="18"/>
          <w:szCs w:val="18"/>
        </w:rPr>
        <w:t>RolloffF</w:t>
      </w:r>
      <w:r w:rsidRPr="005E2C79">
        <w:rPr>
          <w:rFonts w:ascii="Courier New" w:hAnsi="Courier New" w:cs="Courier New"/>
          <w:sz w:val="18"/>
          <w:szCs w:val="18"/>
        </w:rPr>
        <w:t>actor(self,</w:t>
      </w:r>
      <w:r w:rsidR="008C40FA">
        <w:rPr>
          <w:rFonts w:ascii="Courier New" w:hAnsi="Courier New" w:cs="Courier New"/>
          <w:sz w:val="18"/>
          <w:szCs w:val="18"/>
        </w:rPr>
        <w:t xml:space="preserve"> </w:t>
      </w:r>
      <w:r w:rsidRPr="005E2C79">
        <w:rPr>
          <w:rFonts w:ascii="Courier New" w:hAnsi="Courier New" w:cs="Courier New"/>
          <w:sz w:val="18"/>
          <w:szCs w:val="18"/>
        </w:rPr>
        <w:t>ROLLOFF):</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C20EAD">
        <w:rPr>
          <w:rFonts w:ascii="Courier New" w:hAnsi="Courier New" w:cs="Courier New"/>
          <w:sz w:val="18"/>
          <w:szCs w:val="18"/>
        </w:rPr>
        <w:t>P</w:t>
      </w:r>
      <w:r w:rsidRPr="005E2C79">
        <w:rPr>
          <w:rFonts w:ascii="Courier New" w:hAnsi="Courier New" w:cs="Courier New"/>
          <w:sz w:val="18"/>
          <w:szCs w:val="18"/>
        </w:rPr>
        <w:t>ilot(self,</w:t>
      </w:r>
      <w:r w:rsidR="008C40FA">
        <w:rPr>
          <w:rFonts w:ascii="Courier New" w:hAnsi="Courier New" w:cs="Courier New"/>
          <w:sz w:val="18"/>
          <w:szCs w:val="18"/>
        </w:rPr>
        <w:t xml:space="preserve"> </w:t>
      </w:r>
      <w:r w:rsidRPr="005E2C79">
        <w:rPr>
          <w:rFonts w:ascii="Courier New" w:hAnsi="Courier New" w:cs="Courier New"/>
          <w:sz w:val="18"/>
          <w:szCs w:val="18"/>
        </w:rPr>
        <w:t>PILOT):</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C20EAD">
        <w:rPr>
          <w:rFonts w:ascii="Courier New" w:hAnsi="Courier New" w:cs="Courier New"/>
          <w:sz w:val="18"/>
          <w:szCs w:val="18"/>
        </w:rPr>
        <w:t>P</w:t>
      </w:r>
      <w:r w:rsidRPr="005E2C79">
        <w:rPr>
          <w:rFonts w:ascii="Courier New" w:hAnsi="Courier New" w:cs="Courier New"/>
          <w:sz w:val="18"/>
          <w:szCs w:val="18"/>
        </w:rPr>
        <w:t>br(self,</w:t>
      </w:r>
      <w:r w:rsidR="008C40FA">
        <w:rPr>
          <w:rFonts w:ascii="Courier New" w:hAnsi="Courier New" w:cs="Courier New"/>
          <w:sz w:val="18"/>
          <w:szCs w:val="18"/>
        </w:rPr>
        <w:t xml:space="preserve"> </w:t>
      </w:r>
      <w:r w:rsidRPr="005E2C79">
        <w:rPr>
          <w:rFonts w:ascii="Courier New" w:hAnsi="Courier New" w:cs="Courier New"/>
          <w:sz w:val="18"/>
          <w:szCs w:val="18"/>
        </w:rPr>
        <w:t>PBR_IP_1,</w:t>
      </w:r>
      <w:r w:rsidR="008C40FA">
        <w:rPr>
          <w:rFonts w:ascii="Courier New" w:hAnsi="Courier New" w:cs="Courier New"/>
          <w:sz w:val="18"/>
          <w:szCs w:val="18"/>
        </w:rPr>
        <w:t xml:space="preserve"> </w:t>
      </w:r>
      <w:r w:rsidRPr="005E2C79">
        <w:rPr>
          <w:rFonts w:ascii="Courier New" w:hAnsi="Courier New" w:cs="Courier New"/>
          <w:sz w:val="18"/>
          <w:szCs w:val="18"/>
        </w:rPr>
        <w:t>PBR_IP_2,</w:t>
      </w:r>
      <w:r w:rsidR="008C40FA">
        <w:rPr>
          <w:rFonts w:ascii="Courier New" w:hAnsi="Courier New" w:cs="Courier New"/>
          <w:sz w:val="18"/>
          <w:szCs w:val="18"/>
        </w:rPr>
        <w:t xml:space="preserve"> </w:t>
      </w:r>
      <w:r w:rsidRPr="005E2C79">
        <w:rPr>
          <w:rFonts w:ascii="Courier New" w:hAnsi="Courier New" w:cs="Courier New"/>
          <w:sz w:val="18"/>
          <w:szCs w:val="18"/>
        </w:rPr>
        <w:t>PBR_IP_3,</w:t>
      </w:r>
      <w:r w:rsidR="008C40FA">
        <w:rPr>
          <w:rFonts w:ascii="Courier New" w:hAnsi="Courier New" w:cs="Courier New"/>
          <w:sz w:val="18"/>
          <w:szCs w:val="18"/>
        </w:rPr>
        <w:t xml:space="preserve"> </w:t>
      </w:r>
      <w:r w:rsidRPr="005E2C79">
        <w:rPr>
          <w:rFonts w:ascii="Courier New" w:hAnsi="Courier New" w:cs="Courier New"/>
          <w:sz w:val="18"/>
          <w:szCs w:val="18"/>
        </w:rPr>
        <w:t>PBR_IP_4):</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587FE7">
        <w:rPr>
          <w:rFonts w:ascii="Courier New" w:hAnsi="Courier New" w:cs="Courier New"/>
          <w:sz w:val="18"/>
          <w:szCs w:val="18"/>
        </w:rPr>
        <w:t>M</w:t>
      </w:r>
      <w:r w:rsidRPr="005E2C79">
        <w:rPr>
          <w:rFonts w:ascii="Courier New" w:hAnsi="Courier New" w:cs="Courier New"/>
          <w:sz w:val="18"/>
          <w:szCs w:val="18"/>
        </w:rPr>
        <w:t>cast(self,</w:t>
      </w:r>
      <w:r w:rsidR="008C40FA">
        <w:rPr>
          <w:rFonts w:ascii="Courier New" w:hAnsi="Courier New" w:cs="Courier New"/>
          <w:sz w:val="18"/>
          <w:szCs w:val="18"/>
        </w:rPr>
        <w:t xml:space="preserve"> </w:t>
      </w:r>
      <w:r w:rsidRPr="005E2C79">
        <w:rPr>
          <w:rFonts w:ascii="Courier New" w:hAnsi="Courier New" w:cs="Courier New"/>
          <w:sz w:val="18"/>
          <w:szCs w:val="18"/>
        </w:rPr>
        <w:t>MCAST_IP):</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587FE7">
        <w:rPr>
          <w:rFonts w:ascii="Courier New" w:hAnsi="Courier New" w:cs="Courier New"/>
          <w:sz w:val="18"/>
          <w:szCs w:val="18"/>
        </w:rPr>
        <w:t>S</w:t>
      </w:r>
      <w:r w:rsidRPr="005E2C79">
        <w:rPr>
          <w:rFonts w:ascii="Courier New" w:hAnsi="Courier New" w:cs="Courier New"/>
          <w:sz w:val="18"/>
          <w:szCs w:val="18"/>
        </w:rPr>
        <w:t>tate(self,</w:t>
      </w:r>
      <w:r w:rsidR="008C40FA">
        <w:rPr>
          <w:rFonts w:ascii="Courier New" w:hAnsi="Courier New" w:cs="Courier New"/>
          <w:sz w:val="18"/>
          <w:szCs w:val="18"/>
        </w:rPr>
        <w:t xml:space="preserve"> </w:t>
      </w:r>
      <w:r w:rsidRPr="005E2C79">
        <w:rPr>
          <w:rFonts w:ascii="Courier New" w:hAnsi="Courier New" w:cs="Courier New"/>
          <w:sz w:val="18"/>
          <w:szCs w:val="18"/>
        </w:rPr>
        <w:t>ACSM_ADAPT):</w:t>
      </w:r>
    </w:p>
    <w:p w:rsidR="00795A55" w:rsidRDefault="00795A55" w:rsidP="00795A55">
      <w:pPr>
        <w:ind w:left="576"/>
        <w:rPr>
          <w:rFonts w:ascii="Courier New" w:hAnsi="Courier New" w:cs="Courier New"/>
          <w:sz w:val="18"/>
          <w:szCs w:val="18"/>
        </w:rPr>
      </w:pPr>
      <w:r w:rsidRPr="005E2C79">
        <w:rPr>
          <w:rFonts w:ascii="Courier New" w:hAnsi="Courier New" w:cs="Courier New"/>
          <w:sz w:val="18"/>
          <w:szCs w:val="18"/>
        </w:rPr>
        <w:t xml:space="preserve">def </w:t>
      </w:r>
      <w:r w:rsidR="008C40FA">
        <w:rPr>
          <w:rFonts w:ascii="Courier New" w:hAnsi="Courier New" w:cs="Courier New"/>
          <w:sz w:val="18"/>
          <w:szCs w:val="18"/>
        </w:rPr>
        <w:t>algEmsAcsmFl</w:t>
      </w:r>
      <w:r w:rsidR="00587FE7">
        <w:rPr>
          <w:rFonts w:ascii="Courier New" w:hAnsi="Courier New" w:cs="Courier New"/>
          <w:sz w:val="18"/>
          <w:szCs w:val="18"/>
        </w:rPr>
        <w:t>Modcod</w:t>
      </w:r>
      <w:r w:rsidRPr="005E2C79">
        <w:rPr>
          <w:rFonts w:ascii="Courier New" w:hAnsi="Courier New" w:cs="Courier New"/>
          <w:sz w:val="18"/>
          <w:szCs w:val="18"/>
        </w:rPr>
        <w:t>e(self,</w:t>
      </w:r>
      <w:r w:rsidR="008C40FA">
        <w:rPr>
          <w:rFonts w:ascii="Courier New" w:hAnsi="Courier New" w:cs="Courier New"/>
          <w:sz w:val="18"/>
          <w:szCs w:val="18"/>
        </w:rPr>
        <w:t xml:space="preserve"> </w:t>
      </w:r>
      <w:r w:rsidRPr="005E2C79">
        <w:rPr>
          <w:rFonts w:ascii="Courier New" w:hAnsi="Courier New" w:cs="Courier New"/>
          <w:sz w:val="18"/>
          <w:szCs w:val="18"/>
        </w:rPr>
        <w:t>MODCODE):</w:t>
      </w:r>
    </w:p>
    <w:p w:rsidR="00795A55" w:rsidRDefault="00760B82" w:rsidP="00CA0BE5">
      <w:pPr>
        <w:ind w:left="576"/>
        <w:rPr>
          <w:rFonts w:ascii="Courier New" w:hAnsi="Courier New" w:cs="Courier New"/>
          <w:sz w:val="18"/>
          <w:szCs w:val="18"/>
        </w:rPr>
      </w:pPr>
      <w:r w:rsidRPr="00760B82">
        <w:rPr>
          <w:rFonts w:ascii="Courier New" w:hAnsi="Courier New" w:cs="Courier New"/>
          <w:sz w:val="18"/>
          <w:szCs w:val="18"/>
        </w:rPr>
        <w:t xml:space="preserve">def </w:t>
      </w:r>
      <w:r w:rsidR="008C40FA">
        <w:rPr>
          <w:rFonts w:ascii="Courier New" w:hAnsi="Courier New" w:cs="Courier New"/>
          <w:sz w:val="18"/>
          <w:szCs w:val="18"/>
        </w:rPr>
        <w:t>algEmsAcsmFl</w:t>
      </w:r>
      <w:r w:rsidR="00587FE7">
        <w:rPr>
          <w:rFonts w:ascii="Courier New" w:hAnsi="Courier New" w:cs="Courier New"/>
          <w:sz w:val="18"/>
          <w:szCs w:val="18"/>
        </w:rPr>
        <w:t>E</w:t>
      </w:r>
      <w:r w:rsidRPr="00760B82">
        <w:rPr>
          <w:rFonts w:ascii="Courier New" w:hAnsi="Courier New" w:cs="Courier New"/>
          <w:sz w:val="18"/>
          <w:szCs w:val="18"/>
        </w:rPr>
        <w:t>xpand</w:t>
      </w:r>
      <w:r w:rsidR="00587FE7">
        <w:rPr>
          <w:rFonts w:ascii="Courier New" w:hAnsi="Courier New" w:cs="Courier New"/>
          <w:sz w:val="18"/>
          <w:szCs w:val="18"/>
        </w:rPr>
        <w:t>A</w:t>
      </w:r>
      <w:r w:rsidRPr="00760B82">
        <w:rPr>
          <w:rFonts w:ascii="Courier New" w:hAnsi="Courier New" w:cs="Courier New"/>
          <w:sz w:val="18"/>
          <w:szCs w:val="18"/>
        </w:rPr>
        <w:t>dvanced(self):</w:t>
      </w:r>
    </w:p>
    <w:p w:rsidR="00760B82" w:rsidRDefault="00760B82" w:rsidP="00CA0BE5">
      <w:pPr>
        <w:ind w:left="576"/>
        <w:rPr>
          <w:rFonts w:ascii="Courier New" w:hAnsi="Courier New" w:cs="Courier New"/>
          <w:sz w:val="18"/>
          <w:szCs w:val="18"/>
        </w:rPr>
      </w:pPr>
    </w:p>
    <w:p w:rsidR="00110BA8" w:rsidRDefault="00110BA8" w:rsidP="00270AAD">
      <w:pPr>
        <w:ind w:left="288"/>
        <w:rPr>
          <w:rFonts w:ascii="Courier New" w:hAnsi="Courier New" w:cs="Courier New"/>
          <w:sz w:val="18"/>
          <w:szCs w:val="18"/>
        </w:rPr>
      </w:pPr>
    </w:p>
    <w:p w:rsidR="00182EAF" w:rsidRDefault="00182EAF" w:rsidP="00182EAF">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algTerm</w:t>
      </w:r>
      <w:r w:rsidR="00DC73FB">
        <w:rPr>
          <w:rFonts w:ascii="Courier New" w:hAnsi="Courier New" w:cs="Courier New"/>
          <w:sz w:val="18"/>
          <w:szCs w:val="18"/>
        </w:rPr>
        <w:t>(algElements)</w:t>
      </w:r>
      <w:r w:rsidRPr="008F1795">
        <w:rPr>
          <w:rFonts w:ascii="Courier New" w:hAnsi="Courier New" w:cs="Courier New"/>
          <w:sz w:val="18"/>
          <w:szCs w:val="18"/>
        </w:rPr>
        <w:t>:</w:t>
      </w:r>
    </w:p>
    <w:p w:rsidR="00CA0BE5" w:rsidRDefault="00182EAF" w:rsidP="00CA0BE5">
      <w:pPr>
        <w:ind w:left="576"/>
        <w:rPr>
          <w:rFonts w:ascii="Courier New" w:hAnsi="Courier New" w:cs="Courier New"/>
          <w:sz w:val="18"/>
          <w:szCs w:val="18"/>
        </w:rPr>
      </w:pPr>
      <w:r>
        <w:rPr>
          <w:rFonts w:ascii="Courier New" w:hAnsi="Courier New" w:cs="Courier New"/>
          <w:sz w:val="18"/>
          <w:szCs w:val="18"/>
        </w:rPr>
        <w:t>def __init__(self</w:t>
      </w:r>
      <w:r w:rsidRPr="008F1795">
        <w:rPr>
          <w:rFonts w:ascii="Courier New" w:hAnsi="Courier New" w:cs="Courier New"/>
          <w:sz w:val="18"/>
          <w:szCs w:val="18"/>
        </w:rPr>
        <w:t xml:space="preserve">, </w:t>
      </w:r>
      <w:r w:rsidR="000B3C4C">
        <w:rPr>
          <w:rFonts w:ascii="Courier New" w:hAnsi="Courier New" w:cs="Courier New"/>
          <w:sz w:val="18"/>
          <w:szCs w:val="18"/>
        </w:rPr>
        <w:t>url</w:t>
      </w:r>
      <w:r w:rsidR="00270AAD">
        <w:rPr>
          <w:rFonts w:ascii="Courier New" w:hAnsi="Courier New" w:cs="Courier New"/>
          <w:sz w:val="18"/>
          <w:szCs w:val="18"/>
        </w:rPr>
        <w:t xml:space="preserve">, </w:t>
      </w:r>
      <w:r>
        <w:rPr>
          <w:rFonts w:ascii="Courier New" w:hAnsi="Courier New" w:cs="Courier New"/>
          <w:sz w:val="18"/>
          <w:szCs w:val="18"/>
        </w:rPr>
        <w:t>user, pw</w:t>
      </w:r>
      <w:r w:rsidR="00AA07FE">
        <w:rPr>
          <w:rFonts w:ascii="Courier New" w:hAnsi="Courier New" w:cs="Courier New"/>
          <w:sz w:val="18"/>
          <w:szCs w:val="18"/>
        </w:rPr>
        <w:t>, resultsDir</w:t>
      </w:r>
      <w:r w:rsidRPr="008F1795">
        <w:rPr>
          <w:rFonts w:ascii="Courier New" w:hAnsi="Courier New" w:cs="Courier New"/>
          <w:sz w:val="18"/>
          <w:szCs w:val="18"/>
        </w:rPr>
        <w:t>):</w:t>
      </w:r>
    </w:p>
    <w:p w:rsidR="00CA0BE5" w:rsidRDefault="00270AAD" w:rsidP="00CA0BE5">
      <w:pPr>
        <w:ind w:left="576"/>
        <w:rPr>
          <w:rFonts w:ascii="Courier New" w:hAnsi="Courier New" w:cs="Courier New"/>
          <w:sz w:val="18"/>
          <w:szCs w:val="18"/>
        </w:rPr>
      </w:pPr>
      <w:r>
        <w:rPr>
          <w:rFonts w:ascii="Courier New" w:hAnsi="Courier New" w:cs="Courier New"/>
          <w:sz w:val="18"/>
          <w:szCs w:val="18"/>
        </w:rPr>
        <w:t xml:space="preserve">def </w:t>
      </w:r>
      <w:r w:rsidR="00F53203" w:rsidRPr="00F53203">
        <w:rPr>
          <w:rFonts w:ascii="Courier New" w:hAnsi="Courier New" w:cs="Courier New"/>
          <w:sz w:val="18"/>
          <w:szCs w:val="18"/>
        </w:rPr>
        <w:t>alg</w:t>
      </w:r>
      <w:r>
        <w:rPr>
          <w:rFonts w:ascii="Courier New" w:hAnsi="Courier New" w:cs="Courier New"/>
          <w:sz w:val="18"/>
          <w:szCs w:val="18"/>
        </w:rPr>
        <w:t>Term</w:t>
      </w:r>
      <w:r w:rsidR="00F53203" w:rsidRPr="00F53203">
        <w:rPr>
          <w:rFonts w:ascii="Courier New" w:hAnsi="Courier New" w:cs="Courier New"/>
          <w:sz w:val="18"/>
          <w:szCs w:val="18"/>
        </w:rPr>
        <w:t>Login(</w:t>
      </w:r>
      <w:r>
        <w:rPr>
          <w:rFonts w:ascii="Courier New" w:hAnsi="Courier New" w:cs="Courier New"/>
          <w:sz w:val="18"/>
          <w:szCs w:val="18"/>
        </w:rPr>
        <w:t>self</w:t>
      </w:r>
      <w:r w:rsidR="00F53203" w:rsidRPr="00F53203">
        <w:rPr>
          <w:rFonts w:ascii="Courier New" w:hAnsi="Courier New" w:cs="Courier New"/>
          <w:sz w:val="18"/>
          <w:szCs w:val="18"/>
        </w:rPr>
        <w:t>)</w:t>
      </w:r>
    </w:p>
    <w:p w:rsidR="00CA0BE5" w:rsidRDefault="00270AAD" w:rsidP="00CA0BE5">
      <w:pPr>
        <w:ind w:left="576"/>
        <w:rPr>
          <w:rFonts w:ascii="Courier New" w:hAnsi="Courier New" w:cs="Courier New"/>
          <w:sz w:val="18"/>
          <w:szCs w:val="18"/>
        </w:rPr>
      </w:pPr>
      <w:r>
        <w:rPr>
          <w:rFonts w:ascii="Courier New" w:hAnsi="Courier New" w:cs="Courier New"/>
          <w:sz w:val="18"/>
          <w:szCs w:val="18"/>
        </w:rPr>
        <w:t xml:space="preserve">def </w:t>
      </w:r>
      <w:r w:rsidR="00182EAF">
        <w:rPr>
          <w:rFonts w:ascii="Courier New" w:hAnsi="Courier New" w:cs="Courier New"/>
          <w:sz w:val="18"/>
          <w:szCs w:val="18"/>
        </w:rPr>
        <w:t>alg</w:t>
      </w:r>
      <w:r>
        <w:rPr>
          <w:rFonts w:ascii="Courier New" w:hAnsi="Courier New" w:cs="Courier New"/>
          <w:sz w:val="18"/>
          <w:szCs w:val="18"/>
        </w:rPr>
        <w:t>Term</w:t>
      </w:r>
      <w:r w:rsidR="00182EAF">
        <w:rPr>
          <w:rFonts w:ascii="Courier New" w:hAnsi="Courier New" w:cs="Courier New"/>
          <w:sz w:val="18"/>
          <w:szCs w:val="18"/>
        </w:rPr>
        <w:t>Logout</w:t>
      </w:r>
      <w:r w:rsidR="00182EAF" w:rsidRPr="00F53203">
        <w:rPr>
          <w:rFonts w:ascii="Courier New" w:hAnsi="Courier New" w:cs="Courier New"/>
          <w:sz w:val="18"/>
          <w:szCs w:val="18"/>
        </w:rPr>
        <w:t>(</w:t>
      </w:r>
      <w:r w:rsidR="00182EAF">
        <w:rPr>
          <w:rFonts w:ascii="Courier New" w:hAnsi="Courier New" w:cs="Courier New"/>
          <w:sz w:val="18"/>
          <w:szCs w:val="18"/>
        </w:rPr>
        <w:t>self</w:t>
      </w:r>
      <w:r w:rsidR="00182EAF" w:rsidRPr="00F53203">
        <w:rPr>
          <w:rFonts w:ascii="Courier New" w:hAnsi="Courier New" w:cs="Courier New"/>
          <w:sz w:val="18"/>
          <w:szCs w:val="18"/>
        </w:rPr>
        <w:t>)</w:t>
      </w:r>
    </w:p>
    <w:p w:rsidR="00BB3F73" w:rsidRDefault="00BB3F73" w:rsidP="00BB3F73">
      <w:pPr>
        <w:ind w:left="576"/>
        <w:rPr>
          <w:rFonts w:ascii="Courier New" w:hAnsi="Courier New" w:cs="Courier New"/>
          <w:sz w:val="18"/>
          <w:szCs w:val="18"/>
        </w:rPr>
      </w:pPr>
      <w:r>
        <w:rPr>
          <w:rFonts w:ascii="Courier New" w:hAnsi="Courier New" w:cs="Courier New"/>
          <w:sz w:val="18"/>
          <w:szCs w:val="18"/>
        </w:rPr>
        <w:t>def algTermMapUpload(self, sedfile, sscffile, rlcfile, gdrmfile)</w:t>
      </w:r>
    </w:p>
    <w:p w:rsidR="00BB3F73" w:rsidRDefault="00BB3F73" w:rsidP="00BB3F73">
      <w:pPr>
        <w:ind w:left="576"/>
        <w:rPr>
          <w:rFonts w:ascii="Courier New" w:hAnsi="Courier New" w:cs="Courier New"/>
          <w:sz w:val="18"/>
          <w:szCs w:val="18"/>
        </w:rPr>
      </w:pPr>
      <w:r>
        <w:rPr>
          <w:rFonts w:ascii="Courier New" w:hAnsi="Courier New" w:cs="Courier New"/>
          <w:sz w:val="18"/>
          <w:szCs w:val="18"/>
        </w:rPr>
        <w:t>def algTermConfVersion(self)</w:t>
      </w:r>
    </w:p>
    <w:p w:rsidR="00BB3F73" w:rsidRDefault="00BB3F73" w:rsidP="00BB3F73">
      <w:pPr>
        <w:ind w:left="864"/>
        <w:rPr>
          <w:rFonts w:ascii="Courier New" w:hAnsi="Courier New" w:cs="Courier New"/>
          <w:sz w:val="18"/>
          <w:szCs w:val="18"/>
        </w:rPr>
      </w:pPr>
      <w:r>
        <w:rPr>
          <w:rFonts w:ascii="Courier New" w:hAnsi="Courier New" w:cs="Courier New"/>
          <w:sz w:val="18"/>
          <w:szCs w:val="18"/>
        </w:rPr>
        <w:t xml:space="preserve"> return{</w:t>
      </w:r>
      <w:r w:rsidRPr="00275D33">
        <w:rPr>
          <w:rFonts w:ascii="Courier New" w:hAnsi="Courier New" w:cs="Courier New"/>
          <w:sz w:val="18"/>
          <w:szCs w:val="18"/>
        </w:rPr>
        <w:t xml:space="preserve"> </w:t>
      </w:r>
      <w:r>
        <w:rPr>
          <w:rFonts w:ascii="Courier New" w:hAnsi="Courier New" w:cs="Courier New"/>
          <w:sz w:val="18"/>
          <w:szCs w:val="18"/>
        </w:rPr>
        <w:t>‘sedVersion’:sedver, ‘sscfVersion’:sscfver, ‘rlcVersion’:rlcver, ‘gdrmVersion’:gdrmver}</w:t>
      </w:r>
    </w:p>
    <w:p w:rsidR="00396200" w:rsidRDefault="00396200" w:rsidP="00396200">
      <w:pPr>
        <w:ind w:left="576"/>
        <w:rPr>
          <w:rFonts w:ascii="Courier New" w:hAnsi="Courier New" w:cs="Courier New"/>
          <w:sz w:val="18"/>
          <w:szCs w:val="18"/>
        </w:rPr>
      </w:pPr>
      <w:r>
        <w:rPr>
          <w:rFonts w:ascii="Courier New" w:hAnsi="Courier New" w:cs="Courier New"/>
          <w:sz w:val="18"/>
          <w:szCs w:val="18"/>
        </w:rPr>
        <w:t>def algTerm</w:t>
      </w:r>
      <w:r w:rsidR="003A1387">
        <w:rPr>
          <w:rFonts w:ascii="Courier New" w:hAnsi="Courier New" w:cs="Courier New"/>
          <w:sz w:val="18"/>
          <w:szCs w:val="18"/>
        </w:rPr>
        <w:t>ConfVer</w:t>
      </w:r>
      <w:r>
        <w:rPr>
          <w:rFonts w:ascii="Courier New" w:hAnsi="Courier New" w:cs="Courier New"/>
          <w:sz w:val="18"/>
          <w:szCs w:val="18"/>
        </w:rPr>
        <w:t>Save(self)</w:t>
      </w:r>
    </w:p>
    <w:p w:rsidR="00396200" w:rsidRDefault="00396200" w:rsidP="00396200">
      <w:pPr>
        <w:ind w:left="576"/>
        <w:rPr>
          <w:rFonts w:ascii="Courier New" w:hAnsi="Courier New" w:cs="Courier New"/>
          <w:sz w:val="18"/>
          <w:szCs w:val="18"/>
        </w:rPr>
      </w:pPr>
      <w:r>
        <w:rPr>
          <w:rFonts w:ascii="Courier New" w:hAnsi="Courier New" w:cs="Courier New"/>
          <w:sz w:val="18"/>
          <w:szCs w:val="18"/>
        </w:rPr>
        <w:t>def algTerm</w:t>
      </w:r>
      <w:r w:rsidR="003A1387">
        <w:rPr>
          <w:rFonts w:ascii="Courier New" w:hAnsi="Courier New" w:cs="Courier New"/>
          <w:sz w:val="18"/>
          <w:szCs w:val="18"/>
        </w:rPr>
        <w:t>ConfVer</w:t>
      </w:r>
      <w:r>
        <w:rPr>
          <w:rFonts w:ascii="Courier New" w:hAnsi="Courier New" w:cs="Courier New"/>
          <w:sz w:val="18"/>
          <w:szCs w:val="18"/>
        </w:rPr>
        <w:t>Reboot(self)</w:t>
      </w:r>
    </w:p>
    <w:p w:rsidR="00110BA8" w:rsidRDefault="00110BA8" w:rsidP="00CA0BE5">
      <w:pPr>
        <w:ind w:left="576"/>
        <w:rPr>
          <w:rFonts w:ascii="Courier New" w:hAnsi="Courier New" w:cs="Courier New"/>
          <w:sz w:val="18"/>
          <w:szCs w:val="18"/>
        </w:rPr>
      </w:pPr>
      <w:r>
        <w:rPr>
          <w:rFonts w:ascii="Courier New" w:hAnsi="Courier New" w:cs="Courier New"/>
          <w:sz w:val="18"/>
          <w:szCs w:val="18"/>
        </w:rPr>
        <w:t>def algTerm</w:t>
      </w:r>
      <w:r w:rsidR="00B707AF">
        <w:rPr>
          <w:rFonts w:ascii="Courier New" w:hAnsi="Courier New" w:cs="Courier New"/>
          <w:sz w:val="18"/>
          <w:szCs w:val="18"/>
        </w:rPr>
        <w:t>StatusFLLock</w:t>
      </w:r>
      <w:r>
        <w:rPr>
          <w:rFonts w:ascii="Courier New" w:hAnsi="Courier New" w:cs="Courier New"/>
          <w:sz w:val="18"/>
          <w:szCs w:val="18"/>
        </w:rPr>
        <w:t>(self)</w:t>
      </w:r>
    </w:p>
    <w:p w:rsidR="00221FD6" w:rsidRDefault="00221FD6" w:rsidP="00221FD6">
      <w:pPr>
        <w:ind w:left="864"/>
        <w:rPr>
          <w:rFonts w:ascii="Courier New" w:hAnsi="Courier New" w:cs="Courier New"/>
          <w:sz w:val="18"/>
          <w:szCs w:val="18"/>
        </w:rPr>
      </w:pPr>
      <w:r>
        <w:rPr>
          <w:rFonts w:ascii="Courier New" w:hAnsi="Courier New" w:cs="Courier New"/>
          <w:sz w:val="18"/>
          <w:szCs w:val="18"/>
        </w:rPr>
        <w:t xml:space="preserve"> </w:t>
      </w:r>
      <w:r w:rsidR="00110BA8">
        <w:rPr>
          <w:rFonts w:ascii="Courier New" w:hAnsi="Courier New" w:cs="Courier New"/>
          <w:sz w:val="18"/>
          <w:szCs w:val="18"/>
        </w:rPr>
        <w:t>return{</w:t>
      </w:r>
      <w:r w:rsidR="00110BA8" w:rsidRPr="00275D33">
        <w:rPr>
          <w:rFonts w:ascii="Courier New" w:hAnsi="Courier New" w:cs="Courier New"/>
          <w:sz w:val="18"/>
          <w:szCs w:val="18"/>
        </w:rPr>
        <w:t xml:space="preserve"> </w:t>
      </w:r>
      <w:r w:rsidR="00C15487">
        <w:rPr>
          <w:rFonts w:ascii="Courier New" w:hAnsi="Courier New" w:cs="Courier New"/>
          <w:sz w:val="18"/>
          <w:szCs w:val="18"/>
        </w:rPr>
        <w:t xml:space="preserve">‘waveForm’:waveform, </w:t>
      </w:r>
      <w:r w:rsidR="00110BA8">
        <w:rPr>
          <w:rFonts w:ascii="Courier New" w:hAnsi="Courier New" w:cs="Courier New"/>
          <w:sz w:val="18"/>
          <w:szCs w:val="18"/>
        </w:rPr>
        <w:t>‘</w:t>
      </w:r>
      <w:r w:rsidR="00E97568">
        <w:rPr>
          <w:rFonts w:ascii="Courier New" w:hAnsi="Courier New" w:cs="Courier New"/>
          <w:sz w:val="18"/>
          <w:szCs w:val="18"/>
        </w:rPr>
        <w:t>fl</w:t>
      </w:r>
      <w:r w:rsidR="00C15487">
        <w:rPr>
          <w:rFonts w:ascii="Courier New" w:hAnsi="Courier New" w:cs="Courier New"/>
          <w:sz w:val="18"/>
          <w:szCs w:val="18"/>
        </w:rPr>
        <w:t>State</w:t>
      </w:r>
      <w:r w:rsidR="00110BA8">
        <w:rPr>
          <w:rFonts w:ascii="Courier New" w:hAnsi="Courier New" w:cs="Courier New"/>
          <w:sz w:val="18"/>
          <w:szCs w:val="18"/>
        </w:rPr>
        <w:t>’:</w:t>
      </w:r>
      <w:r w:rsidR="00E97568">
        <w:rPr>
          <w:rFonts w:ascii="Courier New" w:hAnsi="Courier New" w:cs="Courier New"/>
          <w:sz w:val="18"/>
          <w:szCs w:val="18"/>
        </w:rPr>
        <w:t>fl</w:t>
      </w:r>
      <w:r w:rsidR="00C15487">
        <w:rPr>
          <w:rFonts w:ascii="Courier New" w:hAnsi="Courier New" w:cs="Courier New"/>
          <w:sz w:val="18"/>
          <w:szCs w:val="18"/>
        </w:rPr>
        <w:t>State</w:t>
      </w:r>
      <w:r w:rsidR="00110BA8">
        <w:rPr>
          <w:rFonts w:ascii="Courier New" w:hAnsi="Courier New" w:cs="Courier New"/>
          <w:sz w:val="18"/>
          <w:szCs w:val="18"/>
        </w:rPr>
        <w:t>,</w:t>
      </w:r>
      <w:r w:rsidR="00C15487">
        <w:rPr>
          <w:rFonts w:ascii="Courier New" w:hAnsi="Courier New" w:cs="Courier New"/>
          <w:sz w:val="18"/>
          <w:szCs w:val="18"/>
        </w:rPr>
        <w:t xml:space="preserve"> </w:t>
      </w:r>
      <w:r>
        <w:rPr>
          <w:rFonts w:ascii="Courier New" w:hAnsi="Courier New" w:cs="Courier New"/>
          <w:sz w:val="18"/>
          <w:szCs w:val="18"/>
        </w:rPr>
        <w:t xml:space="preserve">‘dlFreq’:dlFreq, </w:t>
      </w:r>
      <w:r w:rsidR="00C15487">
        <w:rPr>
          <w:rFonts w:ascii="Courier New" w:hAnsi="Courier New" w:cs="Courier New"/>
          <w:sz w:val="18"/>
          <w:szCs w:val="18"/>
        </w:rPr>
        <w:t xml:space="preserve">‘esno’:esno, </w:t>
      </w:r>
      <w:r>
        <w:rPr>
          <w:rFonts w:ascii="Courier New" w:hAnsi="Courier New" w:cs="Courier New"/>
          <w:sz w:val="18"/>
          <w:szCs w:val="18"/>
        </w:rPr>
        <w:t>‘</w:t>
      </w:r>
      <w:r w:rsidR="00C15487">
        <w:rPr>
          <w:rFonts w:ascii="Courier New" w:hAnsi="Courier New" w:cs="Courier New"/>
          <w:sz w:val="18"/>
          <w:szCs w:val="18"/>
        </w:rPr>
        <w:t>amplitude’</w:t>
      </w:r>
      <w:r>
        <w:rPr>
          <w:rFonts w:ascii="Courier New" w:hAnsi="Courier New" w:cs="Courier New"/>
          <w:sz w:val="18"/>
          <w:szCs w:val="18"/>
        </w:rPr>
        <w:t xml:space="preserve">:amplitude, </w:t>
      </w:r>
      <w:r w:rsidR="00CA4166">
        <w:rPr>
          <w:rFonts w:ascii="Courier New" w:hAnsi="Courier New" w:cs="Courier New"/>
          <w:sz w:val="18"/>
          <w:szCs w:val="18"/>
        </w:rPr>
        <w:t>‘agc’:agc,</w:t>
      </w:r>
    </w:p>
    <w:p w:rsidR="00110BA8" w:rsidRDefault="00221FD6" w:rsidP="00221FD6">
      <w:pPr>
        <w:ind w:left="864"/>
        <w:rPr>
          <w:rFonts w:ascii="Courier New" w:hAnsi="Courier New" w:cs="Courier New"/>
          <w:sz w:val="18"/>
          <w:szCs w:val="18"/>
        </w:rPr>
      </w:pPr>
      <w:r>
        <w:rPr>
          <w:rFonts w:ascii="Courier New" w:hAnsi="Courier New" w:cs="Courier New"/>
          <w:sz w:val="18"/>
          <w:szCs w:val="18"/>
        </w:rPr>
        <w:t>‘modcod’:modcod, ‘modul’:modul, ‘lbandFreq’:lbandFreq, ‘lnbloFreq’:lnbloFreq, ‘rfFreqOff’:rxFreqOff</w:t>
      </w:r>
      <w:r w:rsidR="00110BA8">
        <w:rPr>
          <w:rFonts w:ascii="Courier New" w:hAnsi="Courier New" w:cs="Courier New"/>
          <w:sz w:val="18"/>
          <w:szCs w:val="18"/>
        </w:rPr>
        <w:t xml:space="preserve"> }</w:t>
      </w:r>
    </w:p>
    <w:p w:rsidR="00BD1B62" w:rsidRDefault="00641172" w:rsidP="00641172">
      <w:pPr>
        <w:ind w:left="576"/>
        <w:rPr>
          <w:rFonts w:ascii="Courier New" w:hAnsi="Courier New" w:cs="Courier New"/>
          <w:sz w:val="18"/>
          <w:szCs w:val="18"/>
        </w:rPr>
      </w:pPr>
      <w:r>
        <w:rPr>
          <w:rFonts w:ascii="Courier New" w:hAnsi="Courier New" w:cs="Courier New"/>
          <w:sz w:val="18"/>
          <w:szCs w:val="18"/>
        </w:rPr>
        <w:t>def algTerm</w:t>
      </w:r>
      <w:r w:rsidR="00B707AF">
        <w:rPr>
          <w:rFonts w:ascii="Courier New" w:hAnsi="Courier New" w:cs="Courier New"/>
          <w:sz w:val="18"/>
          <w:szCs w:val="18"/>
        </w:rPr>
        <w:t>StatusVersion</w:t>
      </w:r>
      <w:r>
        <w:rPr>
          <w:rFonts w:ascii="Courier New" w:hAnsi="Courier New" w:cs="Courier New"/>
          <w:sz w:val="18"/>
          <w:szCs w:val="18"/>
        </w:rPr>
        <w:t>(self)</w:t>
      </w:r>
    </w:p>
    <w:p w:rsidR="00643C41" w:rsidRDefault="00641172" w:rsidP="00643C41">
      <w:pPr>
        <w:ind w:left="864"/>
        <w:rPr>
          <w:rFonts w:ascii="Courier New" w:hAnsi="Courier New" w:cs="Courier New"/>
          <w:sz w:val="18"/>
          <w:szCs w:val="18"/>
        </w:rPr>
      </w:pPr>
      <w:r>
        <w:rPr>
          <w:rFonts w:ascii="Courier New" w:hAnsi="Courier New" w:cs="Courier New"/>
          <w:sz w:val="18"/>
          <w:szCs w:val="18"/>
        </w:rPr>
        <w:t xml:space="preserve"> return{</w:t>
      </w:r>
      <w:r w:rsidRPr="00275D33">
        <w:rPr>
          <w:rFonts w:ascii="Courier New" w:hAnsi="Courier New" w:cs="Courier New"/>
          <w:sz w:val="18"/>
          <w:szCs w:val="18"/>
        </w:rPr>
        <w:t xml:space="preserve"> </w:t>
      </w:r>
      <w:r>
        <w:rPr>
          <w:rFonts w:ascii="Courier New" w:hAnsi="Courier New" w:cs="Courier New"/>
          <w:sz w:val="18"/>
          <w:szCs w:val="18"/>
        </w:rPr>
        <w:t>‘</w:t>
      </w:r>
      <w:r w:rsidR="00643C41">
        <w:rPr>
          <w:rFonts w:ascii="Courier New" w:hAnsi="Courier New" w:cs="Courier New"/>
          <w:sz w:val="18"/>
          <w:szCs w:val="18"/>
        </w:rPr>
        <w:t>sedVersion’:sedver, ‘sscfVersion’:sscfver, ‘rlcVersion’:rlcver, ‘gdrmVersion’:gdrmver}</w:t>
      </w:r>
    </w:p>
    <w:p w:rsidR="00BD1B62" w:rsidRDefault="00BD1B62" w:rsidP="00BD1B62">
      <w:pPr>
        <w:ind w:left="576"/>
        <w:rPr>
          <w:rFonts w:ascii="Courier New" w:hAnsi="Courier New" w:cs="Courier New"/>
          <w:sz w:val="18"/>
          <w:szCs w:val="18"/>
        </w:rPr>
      </w:pPr>
      <w:r w:rsidRPr="00BD1B62">
        <w:rPr>
          <w:rFonts w:ascii="Courier New" w:hAnsi="Courier New" w:cs="Courier New"/>
          <w:sz w:val="18"/>
          <w:szCs w:val="18"/>
        </w:rPr>
        <w:t>def algTermGoToPage(self):</w:t>
      </w:r>
    </w:p>
    <w:p w:rsidR="0007229D" w:rsidRPr="0007229D" w:rsidRDefault="0007229D" w:rsidP="0007229D">
      <w:pPr>
        <w:ind w:left="576"/>
        <w:rPr>
          <w:rFonts w:ascii="Courier New" w:hAnsi="Courier New" w:cs="Courier New"/>
          <w:sz w:val="18"/>
          <w:szCs w:val="18"/>
        </w:rPr>
      </w:pPr>
      <w:r w:rsidRPr="0007229D">
        <w:rPr>
          <w:rFonts w:ascii="Courier New" w:hAnsi="Courier New" w:cs="Courier New"/>
          <w:sz w:val="18"/>
          <w:szCs w:val="18"/>
        </w:rPr>
        <w:t>def algTermStatusGeneral(self):</w:t>
      </w:r>
    </w:p>
    <w:p w:rsidR="0007229D" w:rsidRPr="0007229D" w:rsidRDefault="0007229D" w:rsidP="0007229D">
      <w:pPr>
        <w:ind w:left="576"/>
        <w:rPr>
          <w:rFonts w:ascii="Courier New" w:hAnsi="Courier New" w:cs="Courier New"/>
          <w:sz w:val="18"/>
          <w:szCs w:val="18"/>
        </w:rPr>
      </w:pPr>
      <w:r w:rsidRPr="0007229D">
        <w:rPr>
          <w:rFonts w:ascii="Courier New" w:hAnsi="Courier New" w:cs="Courier New"/>
          <w:sz w:val="18"/>
          <w:szCs w:val="18"/>
        </w:rPr>
        <w:t>def algTermStatusFL(self):</w:t>
      </w:r>
    </w:p>
    <w:p w:rsidR="0007229D" w:rsidRPr="0007229D" w:rsidRDefault="0007229D" w:rsidP="0007229D">
      <w:pPr>
        <w:ind w:left="576"/>
        <w:rPr>
          <w:rFonts w:ascii="Courier New" w:hAnsi="Courier New" w:cs="Courier New"/>
          <w:sz w:val="18"/>
          <w:szCs w:val="18"/>
        </w:rPr>
      </w:pPr>
      <w:r w:rsidRPr="0007229D">
        <w:rPr>
          <w:rFonts w:ascii="Courier New" w:hAnsi="Courier New" w:cs="Courier New"/>
          <w:sz w:val="18"/>
          <w:szCs w:val="18"/>
        </w:rPr>
        <w:t>def algTermStatusRL(self):</w:t>
      </w:r>
    </w:p>
    <w:p w:rsidR="0007229D" w:rsidRPr="0007229D" w:rsidRDefault="0007229D" w:rsidP="0007229D">
      <w:pPr>
        <w:ind w:left="576"/>
        <w:rPr>
          <w:rFonts w:ascii="Courier New" w:hAnsi="Courier New" w:cs="Courier New"/>
          <w:sz w:val="18"/>
          <w:szCs w:val="18"/>
        </w:rPr>
      </w:pPr>
      <w:r w:rsidRPr="0007229D">
        <w:rPr>
          <w:rFonts w:ascii="Courier New" w:hAnsi="Courier New" w:cs="Courier New"/>
          <w:sz w:val="18"/>
          <w:szCs w:val="18"/>
        </w:rPr>
        <w:t>def algTermStatusACU(self):</w:t>
      </w:r>
    </w:p>
    <w:p w:rsidR="0007229D" w:rsidRPr="0007229D" w:rsidRDefault="0007229D" w:rsidP="0007229D">
      <w:pPr>
        <w:ind w:left="576"/>
        <w:rPr>
          <w:rFonts w:ascii="Courier New" w:hAnsi="Courier New" w:cs="Courier New"/>
          <w:sz w:val="18"/>
          <w:szCs w:val="18"/>
        </w:rPr>
      </w:pPr>
      <w:r w:rsidRPr="0007229D">
        <w:rPr>
          <w:rFonts w:ascii="Courier New" w:hAnsi="Courier New" w:cs="Courier New"/>
          <w:sz w:val="18"/>
          <w:szCs w:val="18"/>
        </w:rPr>
        <w:t>def algTermStatusTable(self,sections,prefixNames):</w:t>
      </w:r>
    </w:p>
    <w:p w:rsidR="00A83DCC" w:rsidRDefault="0007229D" w:rsidP="0007229D">
      <w:pPr>
        <w:ind w:left="576"/>
        <w:rPr>
          <w:rFonts w:ascii="Courier New" w:hAnsi="Courier New" w:cs="Courier New"/>
          <w:sz w:val="18"/>
          <w:szCs w:val="18"/>
        </w:rPr>
      </w:pPr>
      <w:r w:rsidRPr="0007229D">
        <w:rPr>
          <w:rFonts w:ascii="Courier New" w:hAnsi="Courier New" w:cs="Courier New"/>
          <w:sz w:val="18"/>
          <w:szCs w:val="18"/>
        </w:rPr>
        <w:t>def algTermStatusTableToDict(self,keyLocator,valueLocator,prefixName):</w:t>
      </w:r>
    </w:p>
    <w:p w:rsidR="0007229D" w:rsidRDefault="0007229D" w:rsidP="0007229D">
      <w:pPr>
        <w:ind w:left="576"/>
        <w:rPr>
          <w:rFonts w:ascii="Courier New" w:hAnsi="Courier New" w:cs="Courier New"/>
          <w:sz w:val="18"/>
          <w:szCs w:val="18"/>
        </w:rPr>
      </w:pPr>
    </w:p>
    <w:p w:rsidR="00A83DCC" w:rsidRDefault="00A83DCC" w:rsidP="00A83DCC">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algNmspm(algElements)</w:t>
      </w:r>
      <w:r w:rsidRPr="008F1795">
        <w:rPr>
          <w:rFonts w:ascii="Courier New" w:hAnsi="Courier New" w:cs="Courier New"/>
          <w:sz w:val="18"/>
          <w:szCs w:val="18"/>
        </w:rPr>
        <w:t>:</w:t>
      </w:r>
    </w:p>
    <w:p w:rsidR="00A83DCC" w:rsidRDefault="00A83DCC" w:rsidP="00A83DCC">
      <w:pPr>
        <w:ind w:left="576"/>
        <w:rPr>
          <w:rFonts w:ascii="Courier New" w:hAnsi="Courier New" w:cs="Courier New"/>
          <w:sz w:val="18"/>
          <w:szCs w:val="18"/>
        </w:rPr>
      </w:pPr>
      <w:r w:rsidRPr="008F1795">
        <w:rPr>
          <w:rFonts w:ascii="Courier New" w:hAnsi="Courier New" w:cs="Courier New"/>
          <w:sz w:val="18"/>
          <w:szCs w:val="18"/>
        </w:rPr>
        <w:t xml:space="preserve">def __init__(self, </w:t>
      </w:r>
      <w:r>
        <w:rPr>
          <w:rFonts w:ascii="Courier New" w:hAnsi="Courier New" w:cs="Courier New"/>
          <w:sz w:val="18"/>
          <w:szCs w:val="18"/>
        </w:rPr>
        <w:t>url,</w:t>
      </w:r>
      <w:r w:rsidRPr="008F1795">
        <w:rPr>
          <w:rFonts w:ascii="Courier New" w:hAnsi="Courier New" w:cs="Courier New"/>
          <w:sz w:val="18"/>
          <w:szCs w:val="18"/>
        </w:rPr>
        <w:t xml:space="preserve"> </w:t>
      </w:r>
      <w:r>
        <w:rPr>
          <w:rFonts w:ascii="Courier New" w:hAnsi="Courier New" w:cs="Courier New"/>
          <w:sz w:val="18"/>
          <w:szCs w:val="18"/>
        </w:rPr>
        <w:t>user, pw, resultsDir</w:t>
      </w:r>
      <w:r w:rsidRPr="008F1795">
        <w:rPr>
          <w:rFonts w:ascii="Courier New" w:hAnsi="Courier New" w:cs="Courier New"/>
          <w:sz w:val="18"/>
          <w:szCs w:val="18"/>
        </w:rPr>
        <w:t>):</w:t>
      </w:r>
    </w:p>
    <w:p w:rsidR="00A83DCC" w:rsidRDefault="00A83DCC" w:rsidP="00A83DCC">
      <w:pPr>
        <w:ind w:left="576"/>
        <w:rPr>
          <w:rFonts w:ascii="Courier New" w:hAnsi="Courier New" w:cs="Courier New"/>
          <w:sz w:val="18"/>
          <w:szCs w:val="18"/>
        </w:rPr>
      </w:pPr>
      <w:r>
        <w:rPr>
          <w:rFonts w:ascii="Courier New" w:hAnsi="Courier New" w:cs="Courier New"/>
          <w:sz w:val="18"/>
          <w:szCs w:val="18"/>
        </w:rPr>
        <w:t xml:space="preserve">def </w:t>
      </w:r>
      <w:r w:rsidRPr="00F53203">
        <w:rPr>
          <w:rFonts w:ascii="Courier New" w:hAnsi="Courier New" w:cs="Courier New"/>
          <w:sz w:val="18"/>
          <w:szCs w:val="18"/>
        </w:rPr>
        <w:t>algNms</w:t>
      </w:r>
      <w:r>
        <w:rPr>
          <w:rFonts w:ascii="Courier New" w:hAnsi="Courier New" w:cs="Courier New"/>
          <w:sz w:val="18"/>
          <w:szCs w:val="18"/>
        </w:rPr>
        <w:t>pm</w:t>
      </w:r>
      <w:r w:rsidRPr="00F53203">
        <w:rPr>
          <w:rFonts w:ascii="Courier New" w:hAnsi="Courier New" w:cs="Courier New"/>
          <w:sz w:val="18"/>
          <w:szCs w:val="18"/>
        </w:rPr>
        <w:t>Login(</w:t>
      </w:r>
      <w:r>
        <w:rPr>
          <w:rFonts w:ascii="Courier New" w:hAnsi="Courier New" w:cs="Courier New"/>
          <w:sz w:val="18"/>
          <w:szCs w:val="18"/>
        </w:rPr>
        <w:t>self</w:t>
      </w:r>
      <w:r w:rsidRPr="00F53203">
        <w:rPr>
          <w:rFonts w:ascii="Courier New" w:hAnsi="Courier New" w:cs="Courier New"/>
          <w:sz w:val="18"/>
          <w:szCs w:val="18"/>
        </w:rPr>
        <w:t>)</w:t>
      </w:r>
    </w:p>
    <w:p w:rsidR="00A83DCC" w:rsidRDefault="00A83DCC" w:rsidP="00A83DCC">
      <w:pPr>
        <w:ind w:left="576"/>
        <w:rPr>
          <w:rFonts w:ascii="Courier New" w:hAnsi="Courier New" w:cs="Courier New"/>
          <w:sz w:val="18"/>
          <w:szCs w:val="18"/>
        </w:rPr>
      </w:pPr>
      <w:r>
        <w:rPr>
          <w:rFonts w:ascii="Courier New" w:hAnsi="Courier New" w:cs="Courier New"/>
          <w:sz w:val="18"/>
          <w:szCs w:val="18"/>
        </w:rPr>
        <w:t>def algNmspmLogout</w:t>
      </w:r>
      <w:r w:rsidRPr="00F53203">
        <w:rPr>
          <w:rFonts w:ascii="Courier New" w:hAnsi="Courier New" w:cs="Courier New"/>
          <w:sz w:val="18"/>
          <w:szCs w:val="18"/>
        </w:rPr>
        <w:t>(</w:t>
      </w:r>
      <w:r>
        <w:rPr>
          <w:rFonts w:ascii="Courier New" w:hAnsi="Courier New" w:cs="Courier New"/>
          <w:sz w:val="18"/>
          <w:szCs w:val="18"/>
        </w:rPr>
        <w:t>self</w:t>
      </w:r>
      <w:r w:rsidRPr="00F53203">
        <w:rPr>
          <w:rFonts w:ascii="Courier New" w:hAnsi="Courier New" w:cs="Courier New"/>
          <w:sz w:val="18"/>
          <w:szCs w:val="18"/>
        </w:rPr>
        <w:t>)</w:t>
      </w:r>
    </w:p>
    <w:p w:rsidR="0007229D" w:rsidRPr="0007229D" w:rsidRDefault="0007229D" w:rsidP="0007229D">
      <w:pPr>
        <w:ind w:left="576"/>
        <w:rPr>
          <w:rFonts w:ascii="Courier New" w:hAnsi="Courier New" w:cs="Courier New"/>
          <w:sz w:val="18"/>
          <w:szCs w:val="18"/>
        </w:rPr>
      </w:pPr>
      <w:r>
        <w:rPr>
          <w:rFonts w:ascii="Courier New" w:hAnsi="Courier New" w:cs="Courier New"/>
          <w:sz w:val="18"/>
          <w:szCs w:val="18"/>
        </w:rPr>
        <w:t>def algNmsp</w:t>
      </w:r>
      <w:r w:rsidRPr="0007229D">
        <w:rPr>
          <w:rFonts w:ascii="Courier New" w:hAnsi="Courier New" w:cs="Courier New"/>
          <w:sz w:val="18"/>
          <w:szCs w:val="18"/>
        </w:rPr>
        <w:t>mSearchVMT(self, searchText):</w:t>
      </w:r>
    </w:p>
    <w:p w:rsidR="0007229D" w:rsidRPr="0007229D" w:rsidRDefault="0007229D" w:rsidP="0007229D">
      <w:pPr>
        <w:ind w:left="576"/>
        <w:rPr>
          <w:rFonts w:ascii="Courier New" w:hAnsi="Courier New" w:cs="Courier New"/>
          <w:sz w:val="18"/>
          <w:szCs w:val="18"/>
        </w:rPr>
      </w:pPr>
      <w:r>
        <w:rPr>
          <w:rFonts w:ascii="Courier New" w:hAnsi="Courier New" w:cs="Courier New"/>
          <w:sz w:val="18"/>
          <w:szCs w:val="18"/>
        </w:rPr>
        <w:t>def algNmsp</w:t>
      </w:r>
      <w:r w:rsidRPr="0007229D">
        <w:rPr>
          <w:rFonts w:ascii="Courier New" w:hAnsi="Courier New" w:cs="Courier New"/>
          <w:sz w:val="18"/>
          <w:szCs w:val="18"/>
        </w:rPr>
        <w:t>mGetBasic(self):</w:t>
      </w:r>
    </w:p>
    <w:p w:rsidR="0007229D" w:rsidRPr="0007229D" w:rsidRDefault="0007229D" w:rsidP="0007229D">
      <w:pPr>
        <w:ind w:left="576"/>
        <w:rPr>
          <w:rFonts w:ascii="Courier New" w:hAnsi="Courier New" w:cs="Courier New"/>
          <w:sz w:val="18"/>
          <w:szCs w:val="18"/>
        </w:rPr>
      </w:pPr>
      <w:r>
        <w:rPr>
          <w:rFonts w:ascii="Courier New" w:hAnsi="Courier New" w:cs="Courier New"/>
          <w:sz w:val="18"/>
          <w:szCs w:val="18"/>
        </w:rPr>
        <w:t>def algNmsp</w:t>
      </w:r>
      <w:r w:rsidRPr="0007229D">
        <w:rPr>
          <w:rFonts w:ascii="Courier New" w:hAnsi="Courier New" w:cs="Courier New"/>
          <w:sz w:val="18"/>
          <w:szCs w:val="18"/>
        </w:rPr>
        <w:t>mChartScreenShots(self,chartPrefix):</w:t>
      </w:r>
    </w:p>
    <w:p w:rsidR="0007229D" w:rsidRPr="0007229D" w:rsidRDefault="0007229D" w:rsidP="0007229D">
      <w:pPr>
        <w:ind w:left="576"/>
        <w:rPr>
          <w:rFonts w:ascii="Courier New" w:hAnsi="Courier New" w:cs="Courier New"/>
          <w:sz w:val="18"/>
          <w:szCs w:val="18"/>
        </w:rPr>
      </w:pPr>
      <w:r>
        <w:rPr>
          <w:rFonts w:ascii="Courier New" w:hAnsi="Courier New" w:cs="Courier New"/>
          <w:sz w:val="18"/>
          <w:szCs w:val="18"/>
        </w:rPr>
        <w:t>def algNmsp</w:t>
      </w:r>
      <w:r w:rsidRPr="0007229D">
        <w:rPr>
          <w:rFonts w:ascii="Courier New" w:hAnsi="Courier New" w:cs="Courier New"/>
          <w:sz w:val="18"/>
          <w:szCs w:val="18"/>
        </w:rPr>
        <w:t>mChartScreenShot(self, fileName, chartName1=None, chartName2=None):</w:t>
      </w:r>
    </w:p>
    <w:p w:rsidR="0007229D" w:rsidRPr="0007229D" w:rsidRDefault="0007229D" w:rsidP="0007229D">
      <w:pPr>
        <w:ind w:left="576"/>
        <w:rPr>
          <w:rFonts w:ascii="Courier New" w:hAnsi="Courier New" w:cs="Courier New"/>
          <w:sz w:val="18"/>
          <w:szCs w:val="18"/>
        </w:rPr>
      </w:pPr>
      <w:r>
        <w:rPr>
          <w:rFonts w:ascii="Courier New" w:hAnsi="Courier New" w:cs="Courier New"/>
          <w:sz w:val="18"/>
          <w:szCs w:val="18"/>
        </w:rPr>
        <w:t>def algNmsp</w:t>
      </w:r>
      <w:r w:rsidRPr="0007229D">
        <w:rPr>
          <w:rFonts w:ascii="Courier New" w:hAnsi="Courier New" w:cs="Courier New"/>
          <w:sz w:val="18"/>
          <w:szCs w:val="18"/>
        </w:rPr>
        <w:t>mGetTrace(self, fileName):</w:t>
      </w:r>
    </w:p>
    <w:p w:rsidR="0007229D" w:rsidRPr="0007229D" w:rsidRDefault="0007229D" w:rsidP="0007229D">
      <w:pPr>
        <w:ind w:left="576"/>
        <w:rPr>
          <w:rFonts w:ascii="Courier New" w:hAnsi="Courier New" w:cs="Courier New"/>
          <w:sz w:val="18"/>
          <w:szCs w:val="18"/>
        </w:rPr>
      </w:pPr>
      <w:r>
        <w:rPr>
          <w:rFonts w:ascii="Courier New" w:hAnsi="Courier New" w:cs="Courier New"/>
          <w:sz w:val="18"/>
          <w:szCs w:val="18"/>
        </w:rPr>
        <w:t>def algNmsp</w:t>
      </w:r>
      <w:r w:rsidRPr="0007229D">
        <w:rPr>
          <w:rFonts w:ascii="Courier New" w:hAnsi="Courier New" w:cs="Courier New"/>
          <w:sz w:val="18"/>
          <w:szCs w:val="18"/>
        </w:rPr>
        <w:t>mGetFlightHistory(self, duration, rowNum=1):</w:t>
      </w:r>
    </w:p>
    <w:p w:rsidR="0007229D" w:rsidRPr="0007229D" w:rsidRDefault="0007229D" w:rsidP="0007229D">
      <w:pPr>
        <w:ind w:left="576"/>
        <w:rPr>
          <w:rFonts w:ascii="Courier New" w:hAnsi="Courier New" w:cs="Courier New"/>
          <w:sz w:val="18"/>
          <w:szCs w:val="18"/>
        </w:rPr>
      </w:pPr>
      <w:r w:rsidRPr="0007229D">
        <w:rPr>
          <w:rFonts w:ascii="Courier New" w:hAnsi="Courier New" w:cs="Courier New"/>
          <w:sz w:val="18"/>
          <w:szCs w:val="18"/>
        </w:rPr>
        <w:t>def algNms</w:t>
      </w:r>
      <w:r>
        <w:rPr>
          <w:rFonts w:ascii="Courier New" w:hAnsi="Courier New" w:cs="Courier New"/>
          <w:sz w:val="18"/>
          <w:szCs w:val="18"/>
        </w:rPr>
        <w:t>p</w:t>
      </w:r>
      <w:r w:rsidRPr="0007229D">
        <w:rPr>
          <w:rFonts w:ascii="Courier New" w:hAnsi="Courier New" w:cs="Courier New"/>
          <w:sz w:val="18"/>
          <w:szCs w:val="18"/>
        </w:rPr>
        <w:t>mFlightHistoryRow(self, rowNum=1):</w:t>
      </w:r>
    </w:p>
    <w:p w:rsidR="0007229D" w:rsidRDefault="0007229D" w:rsidP="0007229D">
      <w:pPr>
        <w:ind w:left="576"/>
        <w:rPr>
          <w:rFonts w:ascii="Courier New" w:hAnsi="Courier New" w:cs="Courier New"/>
          <w:sz w:val="18"/>
          <w:szCs w:val="18"/>
        </w:rPr>
      </w:pPr>
      <w:r>
        <w:rPr>
          <w:rFonts w:ascii="Courier New" w:hAnsi="Courier New" w:cs="Courier New"/>
          <w:sz w:val="18"/>
          <w:szCs w:val="18"/>
        </w:rPr>
        <w:t>def algNmsp</w:t>
      </w:r>
      <w:r w:rsidRPr="0007229D">
        <w:rPr>
          <w:rFonts w:ascii="Courier New" w:hAnsi="Courier New" w:cs="Courier New"/>
          <w:sz w:val="18"/>
          <w:szCs w:val="18"/>
        </w:rPr>
        <w:t>mGetRow(self, headerRowLocator, rowLocator):</w:t>
      </w:r>
    </w:p>
    <w:p w:rsidR="00182EAF" w:rsidRDefault="00182EAF" w:rsidP="003855CE">
      <w:pPr>
        <w:ind w:left="288"/>
        <w:rPr>
          <w:rFonts w:ascii="Courier New" w:hAnsi="Courier New" w:cs="Courier New"/>
          <w:sz w:val="18"/>
          <w:szCs w:val="18"/>
        </w:rPr>
      </w:pPr>
    </w:p>
    <w:p w:rsidR="00A83DCC" w:rsidRDefault="00A83DCC" w:rsidP="003855CE">
      <w:pPr>
        <w:ind w:left="288"/>
        <w:rPr>
          <w:rFonts w:ascii="Courier New" w:hAnsi="Courier New" w:cs="Courier New"/>
          <w:sz w:val="18"/>
          <w:szCs w:val="18"/>
        </w:rPr>
      </w:pPr>
    </w:p>
    <w:p w:rsidR="00F53203" w:rsidRPr="003B7058" w:rsidRDefault="00F53203" w:rsidP="00F53203">
      <w:pPr>
        <w:rPr>
          <w:rFonts w:ascii="Courier New" w:hAnsi="Courier New" w:cs="Courier New"/>
          <w:sz w:val="18"/>
          <w:szCs w:val="18"/>
        </w:rPr>
      </w:pPr>
      <w:r w:rsidRPr="003B7058">
        <w:rPr>
          <w:rFonts w:ascii="Courier New" w:hAnsi="Courier New" w:cs="Courier New"/>
          <w:sz w:val="18"/>
          <w:szCs w:val="18"/>
        </w:rPr>
        <w:t>DESCRIPTION</w:t>
      </w:r>
    </w:p>
    <w:p w:rsidR="00F53203" w:rsidRDefault="00F53203" w:rsidP="003855CE">
      <w:pPr>
        <w:ind w:left="288"/>
        <w:rPr>
          <w:rFonts w:ascii="Courier New" w:hAnsi="Courier New" w:cs="Courier New"/>
          <w:sz w:val="18"/>
          <w:szCs w:val="18"/>
        </w:rPr>
      </w:pPr>
      <w:r w:rsidRPr="00B22F48">
        <w:rPr>
          <w:rFonts w:ascii="Courier New" w:hAnsi="Courier New" w:cs="Courier New"/>
          <w:sz w:val="18"/>
          <w:szCs w:val="18"/>
        </w:rPr>
        <w:t xml:space="preserve">The </w:t>
      </w:r>
      <w:r w:rsidR="0022185E">
        <w:rPr>
          <w:rFonts w:ascii="Courier New" w:hAnsi="Courier New" w:cs="Courier New"/>
          <w:sz w:val="18"/>
          <w:szCs w:val="18"/>
        </w:rPr>
        <w:t>ALG</w:t>
      </w:r>
      <w:r w:rsidRPr="00B22F48">
        <w:rPr>
          <w:rFonts w:ascii="Courier New" w:hAnsi="Courier New" w:cs="Courier New"/>
          <w:sz w:val="18"/>
          <w:szCs w:val="18"/>
        </w:rPr>
        <w:t xml:space="preserve"> package provides </w:t>
      </w:r>
      <w:r w:rsidR="00AB4C05">
        <w:rPr>
          <w:rFonts w:ascii="Courier New" w:hAnsi="Courier New" w:cs="Courier New"/>
          <w:sz w:val="18"/>
          <w:szCs w:val="18"/>
        </w:rPr>
        <w:t>APIs for automating operator actions on the ArcLight GUI for NMS,</w:t>
      </w:r>
      <w:r w:rsidR="00EF2A0F">
        <w:rPr>
          <w:rFonts w:ascii="Courier New" w:hAnsi="Courier New" w:cs="Courier New"/>
          <w:sz w:val="18"/>
          <w:szCs w:val="18"/>
        </w:rPr>
        <w:t xml:space="preserve"> NMSPM,</w:t>
      </w:r>
      <w:r w:rsidR="00AB4C05">
        <w:rPr>
          <w:rFonts w:ascii="Courier New" w:hAnsi="Courier New" w:cs="Courier New"/>
          <w:sz w:val="18"/>
          <w:szCs w:val="18"/>
        </w:rPr>
        <w:t xml:space="preserve"> EMS and Terminal with the algNms, algEms and algTerm classes, respectively. All of those classes support login and logout member functions; the remainder functions are defined as follows:</w:t>
      </w:r>
    </w:p>
    <w:p w:rsidR="007C74E1" w:rsidRPr="00B22F48" w:rsidRDefault="007C74E1" w:rsidP="003855CE">
      <w:pPr>
        <w:ind w:left="288"/>
        <w:rPr>
          <w:rFonts w:ascii="Courier New" w:hAnsi="Courier New" w:cs="Courier New"/>
          <w:sz w:val="18"/>
          <w:szCs w:val="18"/>
        </w:rPr>
      </w:pPr>
    </w:p>
    <w:p w:rsidR="00AB4C05" w:rsidRDefault="00AB4C05" w:rsidP="000B09CF">
      <w:pPr>
        <w:ind w:left="576"/>
        <w:rPr>
          <w:rFonts w:ascii="Courier New" w:hAnsi="Courier New" w:cs="Courier New"/>
          <w:sz w:val="18"/>
          <w:szCs w:val="18"/>
        </w:rPr>
      </w:pPr>
      <w:r>
        <w:rPr>
          <w:rFonts w:ascii="Courier New" w:hAnsi="Courier New" w:cs="Courier New"/>
          <w:sz w:val="18"/>
          <w:szCs w:val="18"/>
        </w:rPr>
        <w:t>algNmsDnldMapUpload(), algNmsDnldMap(), and algNmsDnldMapStatus()</w:t>
      </w:r>
      <w:r w:rsidR="000B09CF">
        <w:rPr>
          <w:rFonts w:ascii="Courier New" w:hAnsi="Courier New" w:cs="Courier New"/>
          <w:sz w:val="18"/>
          <w:szCs w:val="18"/>
        </w:rPr>
        <w:t>support the NMS GUI portions of the map bundle trickle test to upload the file, initiate the FL download and check the trickle status</w:t>
      </w:r>
      <w:r w:rsidR="001F7150">
        <w:rPr>
          <w:rFonts w:ascii="Courier New" w:hAnsi="Courier New" w:cs="Courier New"/>
          <w:sz w:val="18"/>
          <w:szCs w:val="18"/>
        </w:rPr>
        <w:t xml:space="preserve"> from NMS perspective, respectively</w:t>
      </w:r>
      <w:r w:rsidR="000B09CF">
        <w:rPr>
          <w:rFonts w:ascii="Courier New" w:hAnsi="Courier New" w:cs="Courier New"/>
          <w:sz w:val="18"/>
          <w:szCs w:val="18"/>
        </w:rPr>
        <w:t>.</w:t>
      </w:r>
    </w:p>
    <w:p w:rsidR="007C74E1" w:rsidRDefault="007C74E1" w:rsidP="000B09CF">
      <w:pPr>
        <w:ind w:left="576"/>
        <w:rPr>
          <w:rFonts w:ascii="Courier New" w:hAnsi="Courier New" w:cs="Courier New"/>
          <w:sz w:val="18"/>
          <w:szCs w:val="18"/>
        </w:rPr>
      </w:pPr>
    </w:p>
    <w:p w:rsidR="00AB4C05" w:rsidRDefault="00AB4C05" w:rsidP="007C74E1">
      <w:pPr>
        <w:ind w:left="576"/>
        <w:rPr>
          <w:rFonts w:ascii="Courier New" w:hAnsi="Courier New" w:cs="Courier New"/>
          <w:sz w:val="18"/>
          <w:szCs w:val="18"/>
        </w:rPr>
      </w:pPr>
      <w:r>
        <w:rPr>
          <w:rFonts w:ascii="Courier New" w:hAnsi="Courier New" w:cs="Courier New"/>
          <w:sz w:val="18"/>
          <w:szCs w:val="18"/>
        </w:rPr>
        <w:t>algEmsUpdateACSMFwdLink()</w:t>
      </w:r>
      <w:r w:rsidR="000B09CF">
        <w:rPr>
          <w:rFonts w:ascii="Courier New" w:hAnsi="Courier New" w:cs="Courier New"/>
          <w:sz w:val="18"/>
          <w:szCs w:val="18"/>
        </w:rPr>
        <w:t xml:space="preserve"> </w:t>
      </w:r>
      <w:r w:rsidR="007C74E1">
        <w:rPr>
          <w:rFonts w:ascii="Courier New" w:hAnsi="Courier New" w:cs="Courier New"/>
          <w:sz w:val="18"/>
          <w:szCs w:val="18"/>
        </w:rPr>
        <w:t>supports the EMS GUI portions of the FL Link Lock test for configuring the freq and chip rate values.</w:t>
      </w:r>
    </w:p>
    <w:p w:rsidR="007C74E1" w:rsidRDefault="007C74E1" w:rsidP="007C74E1">
      <w:pPr>
        <w:ind w:left="576"/>
        <w:rPr>
          <w:rFonts w:ascii="Courier New" w:hAnsi="Courier New" w:cs="Courier New"/>
          <w:sz w:val="18"/>
          <w:szCs w:val="18"/>
        </w:rPr>
      </w:pPr>
    </w:p>
    <w:p w:rsidR="00E05528" w:rsidRDefault="00AB4C05" w:rsidP="00E05528">
      <w:pPr>
        <w:ind w:left="576"/>
        <w:rPr>
          <w:rFonts w:ascii="Courier New" w:hAnsi="Courier New" w:cs="Courier New"/>
          <w:sz w:val="18"/>
          <w:szCs w:val="18"/>
        </w:rPr>
      </w:pPr>
      <w:r>
        <w:rPr>
          <w:rFonts w:ascii="Courier New" w:hAnsi="Courier New" w:cs="Courier New"/>
          <w:sz w:val="18"/>
          <w:szCs w:val="18"/>
        </w:rPr>
        <w:t>algTerm</w:t>
      </w:r>
      <w:r w:rsidR="00B707AF">
        <w:rPr>
          <w:rFonts w:ascii="Courier New" w:hAnsi="Courier New" w:cs="Courier New"/>
          <w:sz w:val="18"/>
          <w:szCs w:val="18"/>
        </w:rPr>
        <w:t>StatusFLLock</w:t>
      </w:r>
      <w:r>
        <w:rPr>
          <w:rFonts w:ascii="Courier New" w:hAnsi="Courier New" w:cs="Courier New"/>
          <w:sz w:val="18"/>
          <w:szCs w:val="18"/>
        </w:rPr>
        <w:t>(</w:t>
      </w:r>
      <w:r w:rsidR="00E05528">
        <w:rPr>
          <w:rFonts w:ascii="Courier New" w:hAnsi="Courier New" w:cs="Courier New"/>
          <w:sz w:val="18"/>
          <w:szCs w:val="18"/>
        </w:rPr>
        <w:t xml:space="preserve">) supports the Terminal GUI portions of the FL Link Lock test for polling lock status and </w:t>
      </w:r>
      <w:r w:rsidR="00CA4166">
        <w:rPr>
          <w:rFonts w:ascii="Courier New" w:hAnsi="Courier New" w:cs="Courier New"/>
          <w:sz w:val="18"/>
          <w:szCs w:val="18"/>
        </w:rPr>
        <w:t>other forward link status as available on the Terminal GUI</w:t>
      </w:r>
      <w:r w:rsidR="00E05528">
        <w:rPr>
          <w:rFonts w:ascii="Courier New" w:hAnsi="Courier New" w:cs="Courier New"/>
          <w:sz w:val="18"/>
          <w:szCs w:val="18"/>
        </w:rPr>
        <w:t>.</w:t>
      </w:r>
    </w:p>
    <w:p w:rsidR="00EF2A0F" w:rsidRDefault="00EF2A0F" w:rsidP="00E05528">
      <w:pPr>
        <w:ind w:left="576"/>
        <w:rPr>
          <w:rFonts w:ascii="Courier New" w:hAnsi="Courier New" w:cs="Courier New"/>
          <w:sz w:val="18"/>
          <w:szCs w:val="18"/>
        </w:rPr>
      </w:pPr>
    </w:p>
    <w:p w:rsidR="00EF2A0F" w:rsidRDefault="00EF2A0F" w:rsidP="001B6840">
      <w:pPr>
        <w:ind w:left="360"/>
        <w:rPr>
          <w:rFonts w:ascii="Courier New" w:hAnsi="Courier New" w:cs="Courier New"/>
          <w:sz w:val="18"/>
          <w:szCs w:val="18"/>
        </w:rPr>
      </w:pPr>
      <w:r>
        <w:rPr>
          <w:rFonts w:ascii="Courier New" w:hAnsi="Courier New" w:cs="Courier New"/>
          <w:sz w:val="18"/>
          <w:szCs w:val="18"/>
        </w:rPr>
        <w:t>The NMSPM and TermStatus member functions are associated with status screen gathering and return python dictionaries indicating the status field name on the screen and the associated value as the key/value pair.</w:t>
      </w:r>
    </w:p>
    <w:p w:rsidR="00AB4C05" w:rsidRDefault="00AB4C05" w:rsidP="007C74E1">
      <w:pPr>
        <w:ind w:left="576"/>
        <w:rPr>
          <w:rFonts w:ascii="Courier New" w:hAnsi="Courier New" w:cs="Courier New"/>
          <w:sz w:val="18"/>
          <w:szCs w:val="18"/>
        </w:rPr>
      </w:pPr>
    </w:p>
    <w:p w:rsidR="00F53203" w:rsidRPr="003B7058" w:rsidRDefault="00F53203" w:rsidP="00F53203">
      <w:pPr>
        <w:rPr>
          <w:rFonts w:ascii="Courier New" w:hAnsi="Courier New" w:cs="Courier New"/>
          <w:sz w:val="18"/>
          <w:szCs w:val="18"/>
        </w:rPr>
      </w:pPr>
      <w:r w:rsidRPr="003B7058">
        <w:rPr>
          <w:rFonts w:ascii="Courier New" w:hAnsi="Courier New" w:cs="Courier New"/>
          <w:sz w:val="18"/>
          <w:szCs w:val="18"/>
        </w:rPr>
        <w:t>NOTES</w:t>
      </w:r>
    </w:p>
    <w:p w:rsidR="00F53203" w:rsidRPr="003B7058" w:rsidRDefault="00F53203" w:rsidP="00F53203">
      <w:pPr>
        <w:rPr>
          <w:rFonts w:ascii="Courier New" w:hAnsi="Courier New" w:cs="Courier New"/>
          <w:sz w:val="18"/>
          <w:szCs w:val="18"/>
        </w:rPr>
      </w:pPr>
    </w:p>
    <w:p w:rsidR="00F53203" w:rsidRPr="003B7058" w:rsidRDefault="00F53203" w:rsidP="00F53203">
      <w:pPr>
        <w:rPr>
          <w:rFonts w:ascii="Courier New" w:hAnsi="Courier New" w:cs="Courier New"/>
          <w:sz w:val="18"/>
          <w:szCs w:val="18"/>
        </w:rPr>
      </w:pPr>
      <w:r w:rsidRPr="003B7058">
        <w:rPr>
          <w:rFonts w:ascii="Courier New" w:hAnsi="Courier New" w:cs="Courier New"/>
          <w:sz w:val="18"/>
          <w:szCs w:val="18"/>
        </w:rPr>
        <w:t>EXAMPLES</w:t>
      </w:r>
    </w:p>
    <w:p w:rsidR="00F53203" w:rsidRPr="003B7058" w:rsidRDefault="00F53203" w:rsidP="00F53203">
      <w:pPr>
        <w:rPr>
          <w:rFonts w:ascii="Courier New" w:hAnsi="Courier New" w:cs="Courier New"/>
          <w:sz w:val="18"/>
          <w:szCs w:val="18"/>
        </w:rPr>
      </w:pPr>
    </w:p>
    <w:p w:rsidR="00F53203" w:rsidRPr="003B7058" w:rsidRDefault="00F53203" w:rsidP="00F53203">
      <w:pPr>
        <w:rPr>
          <w:rFonts w:ascii="Courier New" w:hAnsi="Courier New" w:cs="Courier New"/>
          <w:sz w:val="18"/>
          <w:szCs w:val="18"/>
        </w:rPr>
      </w:pPr>
      <w:r w:rsidRPr="003B7058">
        <w:rPr>
          <w:rFonts w:ascii="Courier New" w:hAnsi="Courier New" w:cs="Courier New"/>
          <w:sz w:val="18"/>
          <w:szCs w:val="18"/>
        </w:rPr>
        <w:t>SEE ALSO</w:t>
      </w:r>
    </w:p>
    <w:p w:rsidR="00F53203" w:rsidRPr="003B7058" w:rsidRDefault="00F53203" w:rsidP="00F53203">
      <w:pPr>
        <w:rPr>
          <w:rFonts w:ascii="Courier New" w:hAnsi="Courier New" w:cs="Courier New"/>
          <w:sz w:val="18"/>
          <w:szCs w:val="18"/>
        </w:rPr>
      </w:pPr>
    </w:p>
    <w:p w:rsidR="00F53203" w:rsidRPr="003B7058" w:rsidRDefault="00F53203" w:rsidP="00F53203">
      <w:pPr>
        <w:rPr>
          <w:rFonts w:ascii="Courier New" w:hAnsi="Courier New" w:cs="Courier New"/>
          <w:sz w:val="18"/>
          <w:szCs w:val="18"/>
        </w:rPr>
      </w:pPr>
      <w:r w:rsidRPr="003B7058">
        <w:rPr>
          <w:rFonts w:ascii="Courier New" w:hAnsi="Courier New" w:cs="Courier New"/>
          <w:sz w:val="18"/>
          <w:szCs w:val="18"/>
        </w:rPr>
        <w:t>FILES</w:t>
      </w:r>
    </w:p>
    <w:p w:rsidR="00F53203" w:rsidRPr="003B7058" w:rsidRDefault="00F53203" w:rsidP="00F53203">
      <w:pPr>
        <w:rPr>
          <w:rFonts w:ascii="Courier New" w:hAnsi="Courier New" w:cs="Courier New"/>
          <w:sz w:val="18"/>
          <w:szCs w:val="18"/>
        </w:rPr>
      </w:pPr>
    </w:p>
    <w:p w:rsidR="00F53203" w:rsidRPr="003B7058" w:rsidRDefault="00F53203" w:rsidP="00F53203">
      <w:pPr>
        <w:rPr>
          <w:rFonts w:ascii="Courier New" w:hAnsi="Courier New" w:cs="Courier New"/>
          <w:sz w:val="18"/>
          <w:szCs w:val="18"/>
        </w:rPr>
      </w:pPr>
      <w:r w:rsidRPr="003B7058">
        <w:rPr>
          <w:rFonts w:ascii="Courier New" w:hAnsi="Courier New" w:cs="Courier New"/>
          <w:sz w:val="18"/>
          <w:szCs w:val="18"/>
        </w:rPr>
        <w:t xml:space="preserve">    </w:t>
      </w:r>
      <w:r w:rsidRPr="00C942C2">
        <w:rPr>
          <w:rFonts w:ascii="Courier New" w:hAnsi="Courier New" w:cs="Courier New"/>
          <w:sz w:val="18"/>
          <w:szCs w:val="18"/>
        </w:rPr>
        <w:t>//Arclight/ArcLight/AcceptanceTest/Automation/NMS/</w:t>
      </w:r>
      <w:r>
        <w:rPr>
          <w:rFonts w:ascii="Courier New" w:hAnsi="Courier New" w:cs="Courier New"/>
          <w:sz w:val="18"/>
          <w:szCs w:val="18"/>
        </w:rPr>
        <w:t>alGui</w:t>
      </w:r>
      <w:r w:rsidRPr="00C942C2">
        <w:rPr>
          <w:rFonts w:ascii="Courier New" w:hAnsi="Courier New" w:cs="Courier New"/>
          <w:sz w:val="18"/>
          <w:szCs w:val="18"/>
        </w:rPr>
        <w:t>.py</w:t>
      </w:r>
    </w:p>
    <w:p w:rsidR="00F53203" w:rsidRPr="00C942C2" w:rsidRDefault="00F53203" w:rsidP="00F53203">
      <w:pPr>
        <w:pStyle w:val="BodyText"/>
      </w:pPr>
    </w:p>
    <w:p w:rsidR="00AD0A09" w:rsidRDefault="00AD0A09" w:rsidP="00AD0A09">
      <w:pPr>
        <w:pStyle w:val="Heading4"/>
      </w:pPr>
      <w:r>
        <w:t>ViaSat Selenium I</w:t>
      </w:r>
      <w:r w:rsidRPr="00377A0F">
        <w:t>nt</w:t>
      </w:r>
      <w:r>
        <w:t>erface</w:t>
      </w:r>
    </w:p>
    <w:p w:rsidR="00456D3B" w:rsidRDefault="00456D3B" w:rsidP="008F1795">
      <w:pPr>
        <w:pStyle w:val="BodyText"/>
      </w:pPr>
      <w:r>
        <w:t xml:space="preserve">The ViaSat </w:t>
      </w:r>
      <w:r w:rsidR="001D156F">
        <w:t>Selenium (</w:t>
      </w:r>
      <w:r>
        <w:t xml:space="preserve">VSEL, or VSELENIUM) layer abstracts the Selenium libraries to create general purpose GUI operations intuitive across all platforms, i.e. click a button, </w:t>
      </w:r>
      <w:r w:rsidR="001D156F">
        <w:t xml:space="preserve">or </w:t>
      </w:r>
      <w:r>
        <w:t>select an item from a list.</w:t>
      </w:r>
      <w:r w:rsidR="004E3AEB" w:rsidRPr="004E3AEB">
        <w:t xml:space="preserve"> </w:t>
      </w:r>
      <w:r w:rsidR="004E3AEB">
        <w:t>This interface can be used for helping to automate any ViaSat browser-based GUI product with Selenium.</w:t>
      </w:r>
    </w:p>
    <w:p w:rsidR="00456D3B" w:rsidRDefault="00456D3B" w:rsidP="008F1795">
      <w:pPr>
        <w:pStyle w:val="BodyText"/>
      </w:pPr>
    </w:p>
    <w:p w:rsidR="008F1795" w:rsidRPr="006F5B8A" w:rsidRDefault="00456D3B" w:rsidP="008F1795">
      <w:pPr>
        <w:pStyle w:val="BodyText"/>
      </w:pPr>
      <w:r>
        <w:t xml:space="preserve">VSEL </w:t>
      </w:r>
      <w:r w:rsidR="008F1795">
        <w:t>is derived (copied) from the S</w:t>
      </w:r>
      <w:r w:rsidR="001D156F">
        <w:t>urfbeam Automation Manager code-</w:t>
      </w:r>
      <w:r w:rsidR="008F1795">
        <w:t xml:space="preserve">base, specifically </w:t>
      </w:r>
      <w:r w:rsidR="00764EC5">
        <w:t xml:space="preserve">from the </w:t>
      </w:r>
      <w:r w:rsidR="008F1795">
        <w:t xml:space="preserve">file </w:t>
      </w:r>
      <w:r w:rsidR="008F1795" w:rsidRPr="006F5B8A">
        <w:t>//Broadband/TestTools/SAM/</w:t>
      </w:r>
      <w:r w:rsidR="009F6032">
        <w:t>core</w:t>
      </w:r>
      <w:r w:rsidR="008F1795" w:rsidRPr="006F5B8A">
        <w:t>/lib/Selenium2.py</w:t>
      </w:r>
    </w:p>
    <w:p w:rsidR="00620F38" w:rsidRDefault="00620F38" w:rsidP="00620F38">
      <w:pPr>
        <w:pStyle w:val="Heading5"/>
      </w:pPr>
      <w:r>
        <w:t>ViaSat Selenium I</w:t>
      </w:r>
      <w:r w:rsidRPr="00377A0F">
        <w:t>nt</w:t>
      </w:r>
      <w:r>
        <w:t>erface Manual Page</w:t>
      </w:r>
    </w:p>
    <w:p w:rsidR="00C942C2" w:rsidRPr="00666CF8" w:rsidRDefault="00C942C2" w:rsidP="00C942C2">
      <w:pPr>
        <w:rPr>
          <w:rFonts w:ascii="Courier New" w:hAnsi="Courier New" w:cs="Courier New"/>
          <w:sz w:val="18"/>
          <w:szCs w:val="18"/>
        </w:rPr>
      </w:pPr>
    </w:p>
    <w:p w:rsidR="00C942C2" w:rsidRPr="003B7058" w:rsidRDefault="00C942C2" w:rsidP="00C942C2">
      <w:pPr>
        <w:rPr>
          <w:rFonts w:ascii="Courier New" w:hAnsi="Courier New" w:cs="Courier New"/>
          <w:sz w:val="18"/>
          <w:szCs w:val="18"/>
        </w:rPr>
      </w:pPr>
      <w:r w:rsidRPr="003B7058">
        <w:rPr>
          <w:rFonts w:ascii="Courier New" w:hAnsi="Courier New" w:cs="Courier New"/>
          <w:sz w:val="18"/>
          <w:szCs w:val="18"/>
        </w:rPr>
        <w:t>SYNOPSIS</w:t>
      </w:r>
    </w:p>
    <w:p w:rsidR="00C942C2" w:rsidRDefault="00C942C2" w:rsidP="00C942C2">
      <w:pPr>
        <w:rPr>
          <w:rFonts w:ascii="Courier New" w:hAnsi="Courier New" w:cs="Courier New"/>
          <w:sz w:val="18"/>
          <w:szCs w:val="18"/>
        </w:rPr>
      </w:pPr>
      <w:r w:rsidRPr="003B7058">
        <w:rPr>
          <w:rFonts w:ascii="Courier New" w:hAnsi="Courier New" w:cs="Courier New"/>
          <w:sz w:val="18"/>
          <w:szCs w:val="18"/>
        </w:rPr>
        <w:t xml:space="preserve">    </w:t>
      </w:r>
      <w:r w:rsidR="00620F38">
        <w:rPr>
          <w:rFonts w:ascii="Courier New" w:hAnsi="Courier New" w:cs="Courier New"/>
          <w:sz w:val="18"/>
          <w:szCs w:val="18"/>
        </w:rPr>
        <w:t>VSEL</w:t>
      </w:r>
      <w:r w:rsidR="00456D3B">
        <w:rPr>
          <w:rFonts w:ascii="Courier New" w:hAnsi="Courier New" w:cs="Courier New"/>
          <w:sz w:val="18"/>
          <w:szCs w:val="18"/>
        </w:rPr>
        <w:t xml:space="preserve"> (or VSELENIUM)</w:t>
      </w:r>
      <w:r w:rsidRPr="003B7058">
        <w:rPr>
          <w:rFonts w:ascii="Courier New" w:hAnsi="Courier New" w:cs="Courier New"/>
          <w:sz w:val="18"/>
          <w:szCs w:val="18"/>
        </w:rPr>
        <w:t xml:space="preserve"> - </w:t>
      </w:r>
      <w:r w:rsidR="00620F38">
        <w:rPr>
          <w:rFonts w:ascii="Courier New" w:hAnsi="Courier New" w:cs="Courier New"/>
          <w:sz w:val="18"/>
          <w:szCs w:val="18"/>
        </w:rPr>
        <w:t xml:space="preserve">ViaSat Selenium API </w:t>
      </w:r>
    </w:p>
    <w:p w:rsidR="00620F38" w:rsidRPr="003B7058" w:rsidRDefault="00620F38" w:rsidP="00C942C2">
      <w:pPr>
        <w:rPr>
          <w:rFonts w:ascii="Courier New" w:hAnsi="Courier New" w:cs="Courier New"/>
          <w:sz w:val="18"/>
          <w:szCs w:val="18"/>
        </w:rPr>
      </w:pPr>
    </w:p>
    <w:p w:rsidR="00C942C2" w:rsidRPr="003B7058" w:rsidRDefault="00C942C2" w:rsidP="00C942C2">
      <w:pPr>
        <w:rPr>
          <w:rFonts w:ascii="Courier New" w:hAnsi="Courier New" w:cs="Courier New"/>
          <w:sz w:val="18"/>
          <w:szCs w:val="18"/>
        </w:rPr>
      </w:pPr>
      <w:r w:rsidRPr="003B7058">
        <w:rPr>
          <w:rFonts w:ascii="Courier New" w:hAnsi="Courier New" w:cs="Courier New"/>
          <w:sz w:val="18"/>
          <w:szCs w:val="18"/>
        </w:rPr>
        <w:t>SYNTAX</w:t>
      </w:r>
    </w:p>
    <w:p w:rsidR="006F5B8A" w:rsidRPr="003B7058" w:rsidRDefault="006F5B8A" w:rsidP="008F1795">
      <w:pPr>
        <w:ind w:left="288"/>
        <w:rPr>
          <w:rFonts w:ascii="Courier New" w:hAnsi="Courier New" w:cs="Courier New"/>
          <w:sz w:val="18"/>
          <w:szCs w:val="18"/>
        </w:rPr>
      </w:pPr>
      <w:r>
        <w:rPr>
          <w:rFonts w:ascii="Courier New" w:hAnsi="Courier New" w:cs="Courier New"/>
          <w:sz w:val="18"/>
          <w:szCs w:val="18"/>
        </w:rPr>
        <w:t>from v</w:t>
      </w:r>
      <w:r w:rsidR="00194D5D">
        <w:rPr>
          <w:rFonts w:ascii="Courier New" w:hAnsi="Courier New" w:cs="Courier New"/>
          <w:sz w:val="18"/>
          <w:szCs w:val="18"/>
        </w:rPr>
        <w:t>iasatS</w:t>
      </w:r>
      <w:r>
        <w:rPr>
          <w:rFonts w:ascii="Courier New" w:hAnsi="Courier New" w:cs="Courier New"/>
          <w:sz w:val="18"/>
          <w:szCs w:val="18"/>
        </w:rPr>
        <w:t>elenium IMPORT *</w:t>
      </w:r>
    </w:p>
    <w:p w:rsidR="006F5B8A" w:rsidRPr="003B7058" w:rsidRDefault="006F5B8A" w:rsidP="008F1795">
      <w:pPr>
        <w:ind w:left="288"/>
        <w:rPr>
          <w:rFonts w:ascii="Courier New" w:hAnsi="Courier New" w:cs="Courier New"/>
          <w:sz w:val="18"/>
          <w:szCs w:val="18"/>
        </w:rPr>
      </w:pPr>
    </w:p>
    <w:p w:rsidR="008F1795" w:rsidRDefault="008F1795" w:rsidP="008F1795">
      <w:pPr>
        <w:ind w:left="288"/>
        <w:rPr>
          <w:rFonts w:ascii="Courier New" w:hAnsi="Courier New" w:cs="Courier New"/>
          <w:sz w:val="18"/>
          <w:szCs w:val="18"/>
        </w:rPr>
      </w:pPr>
      <w:r w:rsidRPr="008F1795">
        <w:rPr>
          <w:rFonts w:ascii="Courier New" w:hAnsi="Courier New" w:cs="Courier New"/>
          <w:sz w:val="18"/>
          <w:szCs w:val="18"/>
        </w:rPr>
        <w:t xml:space="preserve">class </w:t>
      </w:r>
      <w:r w:rsidR="00106C69">
        <w:rPr>
          <w:rFonts w:ascii="Courier New" w:hAnsi="Courier New" w:cs="Courier New"/>
          <w:sz w:val="18"/>
          <w:szCs w:val="18"/>
        </w:rPr>
        <w:t>vselenium</w:t>
      </w:r>
      <w:r w:rsidR="00D8115F">
        <w:rPr>
          <w:rFonts w:ascii="Courier New" w:hAnsi="Courier New" w:cs="Courier New"/>
          <w:sz w:val="18"/>
          <w:szCs w:val="18"/>
        </w:rPr>
        <w:t>(Selenium2)</w:t>
      </w:r>
      <w:r w:rsidRPr="008F1795">
        <w:rPr>
          <w:rFonts w:ascii="Courier New" w:hAnsi="Courier New" w:cs="Courier New"/>
          <w:sz w:val="18"/>
          <w:szCs w:val="18"/>
        </w:rPr>
        <w:t>:</w:t>
      </w:r>
    </w:p>
    <w:p w:rsidR="008F1795" w:rsidRDefault="008F1795" w:rsidP="008F1795">
      <w:pPr>
        <w:ind w:left="576"/>
        <w:rPr>
          <w:rFonts w:ascii="Courier New" w:hAnsi="Courier New" w:cs="Courier New"/>
          <w:sz w:val="18"/>
          <w:szCs w:val="18"/>
        </w:rPr>
      </w:pPr>
      <w:r w:rsidRPr="008F1795">
        <w:rPr>
          <w:rFonts w:ascii="Courier New" w:hAnsi="Courier New" w:cs="Courier New"/>
          <w:sz w:val="18"/>
          <w:szCs w:val="18"/>
        </w:rPr>
        <w:t>def __init__(self, browserType, testResultsDir</w:t>
      </w:r>
      <w:r w:rsidR="00742817">
        <w:rPr>
          <w:rFonts w:ascii="Courier New" w:hAnsi="Courier New" w:cs="Courier New"/>
          <w:sz w:val="18"/>
          <w:szCs w:val="18"/>
        </w:rPr>
        <w:t>, pause=10</w:t>
      </w:r>
      <w:r w:rsidRPr="008F1795">
        <w:rPr>
          <w:rFonts w:ascii="Courier New" w:hAnsi="Courier New" w:cs="Courier New"/>
          <w:sz w:val="18"/>
          <w:szCs w:val="18"/>
        </w:rPr>
        <w:t>):</w:t>
      </w:r>
    </w:p>
    <w:p w:rsidR="008F1795" w:rsidRDefault="00E8329D" w:rsidP="008F1795">
      <w:pPr>
        <w:ind w:left="576"/>
        <w:rPr>
          <w:rFonts w:ascii="Courier New" w:hAnsi="Courier New" w:cs="Courier New"/>
          <w:sz w:val="18"/>
          <w:szCs w:val="18"/>
        </w:rPr>
      </w:pPr>
      <w:r>
        <w:rPr>
          <w:rFonts w:ascii="Courier New" w:hAnsi="Courier New" w:cs="Courier New"/>
          <w:sz w:val="18"/>
          <w:szCs w:val="18"/>
        </w:rPr>
        <w:t># Fixes</w:t>
      </w:r>
    </w:p>
    <w:p w:rsidR="00E8329D" w:rsidRPr="00E8329D" w:rsidRDefault="00E8329D" w:rsidP="00E8329D">
      <w:pPr>
        <w:ind w:left="576"/>
        <w:rPr>
          <w:rFonts w:ascii="Courier New" w:hAnsi="Courier New" w:cs="Courier New"/>
          <w:sz w:val="18"/>
          <w:szCs w:val="18"/>
        </w:rPr>
      </w:pPr>
      <w:r w:rsidRPr="00E8329D">
        <w:rPr>
          <w:rFonts w:ascii="Courier New" w:hAnsi="Courier New" w:cs="Courier New"/>
          <w:sz w:val="18"/>
          <w:szCs w:val="18"/>
        </w:rPr>
        <w:t>def connectToServer(self, url, titleString=None):</w:t>
      </w:r>
    </w:p>
    <w:p w:rsidR="00E8329D" w:rsidRPr="00E8329D" w:rsidRDefault="00E8329D" w:rsidP="00E8329D">
      <w:pPr>
        <w:ind w:left="576"/>
        <w:rPr>
          <w:rFonts w:ascii="Courier New" w:hAnsi="Courier New" w:cs="Courier New"/>
          <w:sz w:val="18"/>
          <w:szCs w:val="18"/>
        </w:rPr>
      </w:pPr>
      <w:r w:rsidRPr="00E8329D">
        <w:rPr>
          <w:rFonts w:ascii="Courier New" w:hAnsi="Courier New" w:cs="Courier New"/>
          <w:sz w:val="18"/>
          <w:szCs w:val="18"/>
        </w:rPr>
        <w:t>def disconnectFromServer(self):</w:t>
      </w:r>
    </w:p>
    <w:p w:rsidR="00E8329D" w:rsidRDefault="00E8329D" w:rsidP="008F1795">
      <w:pPr>
        <w:ind w:left="576"/>
        <w:rPr>
          <w:rFonts w:ascii="Courier New" w:hAnsi="Courier New" w:cs="Courier New"/>
          <w:sz w:val="18"/>
          <w:szCs w:val="18"/>
        </w:rPr>
      </w:pPr>
    </w:p>
    <w:p w:rsidR="00CA0BE5" w:rsidRDefault="00A17085" w:rsidP="008F1795">
      <w:pPr>
        <w:ind w:left="576"/>
        <w:rPr>
          <w:rFonts w:ascii="Courier New" w:hAnsi="Courier New" w:cs="Courier New"/>
          <w:sz w:val="18"/>
          <w:szCs w:val="18"/>
        </w:rPr>
      </w:pPr>
      <w:r>
        <w:rPr>
          <w:rFonts w:ascii="Courier New" w:hAnsi="Courier New" w:cs="Courier New"/>
          <w:sz w:val="18"/>
          <w:szCs w:val="18"/>
        </w:rPr>
        <w:t xml:space="preserve"># </w:t>
      </w:r>
      <w:r w:rsidR="00CA0BE5">
        <w:rPr>
          <w:rFonts w:ascii="Courier New" w:hAnsi="Courier New" w:cs="Courier New"/>
          <w:sz w:val="18"/>
          <w:szCs w:val="18"/>
        </w:rPr>
        <w:t>Extensions:</w:t>
      </w:r>
    </w:p>
    <w:p w:rsidR="00CA0BE5" w:rsidRDefault="00CA0BE5" w:rsidP="008F1795">
      <w:pPr>
        <w:ind w:left="576"/>
        <w:rPr>
          <w:rFonts w:ascii="Courier New" w:hAnsi="Courier New" w:cs="Courier New"/>
          <w:sz w:val="18"/>
          <w:szCs w:val="18"/>
        </w:rPr>
      </w:pPr>
      <w:r w:rsidRPr="00CA0BE5">
        <w:rPr>
          <w:rFonts w:ascii="Courier New" w:hAnsi="Courier New" w:cs="Courier New"/>
          <w:sz w:val="18"/>
          <w:szCs w:val="18"/>
        </w:rPr>
        <w:t>def timestamp(self):</w:t>
      </w:r>
    </w:p>
    <w:p w:rsidR="00CA0BE5" w:rsidRDefault="00CA0BE5" w:rsidP="008F1795">
      <w:pPr>
        <w:ind w:left="576"/>
        <w:rPr>
          <w:rFonts w:ascii="Courier New" w:hAnsi="Courier New" w:cs="Courier New"/>
          <w:sz w:val="18"/>
          <w:szCs w:val="18"/>
        </w:rPr>
      </w:pPr>
      <w:r w:rsidRPr="00CA0BE5">
        <w:rPr>
          <w:rFonts w:ascii="Courier New" w:hAnsi="Courier New" w:cs="Courier New"/>
          <w:sz w:val="18"/>
          <w:szCs w:val="18"/>
        </w:rPr>
        <w:t>def click</w:t>
      </w:r>
      <w:r w:rsidR="00D8115F">
        <w:rPr>
          <w:rFonts w:ascii="Courier New" w:hAnsi="Courier New" w:cs="Courier New"/>
          <w:sz w:val="18"/>
          <w:szCs w:val="18"/>
        </w:rPr>
        <w:t>Button</w:t>
      </w:r>
      <w:r w:rsidRPr="00CA0BE5">
        <w:rPr>
          <w:rFonts w:ascii="Courier New" w:hAnsi="Courier New" w:cs="Courier New"/>
          <w:sz w:val="18"/>
          <w:szCs w:val="18"/>
        </w:rPr>
        <w:t>(self,</w:t>
      </w:r>
      <w:r w:rsidR="00D8115F">
        <w:rPr>
          <w:rFonts w:ascii="Courier New" w:hAnsi="Courier New" w:cs="Courier New"/>
          <w:sz w:val="18"/>
          <w:szCs w:val="18"/>
        </w:rPr>
        <w:t xml:space="preserve"> </w:t>
      </w:r>
      <w:r w:rsidRPr="00CA0BE5">
        <w:rPr>
          <w:rFonts w:ascii="Courier New" w:hAnsi="Courier New" w:cs="Courier New"/>
          <w:sz w:val="18"/>
          <w:szCs w:val="18"/>
        </w:rPr>
        <w:t>TEXT):</w:t>
      </w:r>
    </w:p>
    <w:p w:rsidR="000411D0" w:rsidRDefault="000411D0" w:rsidP="008F1795">
      <w:pPr>
        <w:ind w:left="576"/>
        <w:rPr>
          <w:rFonts w:ascii="Courier New" w:hAnsi="Courier New" w:cs="Courier New"/>
          <w:sz w:val="18"/>
          <w:szCs w:val="18"/>
        </w:rPr>
      </w:pPr>
      <w:r w:rsidRPr="000411D0">
        <w:rPr>
          <w:rFonts w:ascii="Courier New" w:hAnsi="Courier New" w:cs="Courier New"/>
          <w:sz w:val="18"/>
          <w:szCs w:val="18"/>
        </w:rPr>
        <w:t>def clickCheckbox(self, def clickCheckbox(self, checkboxName, state):</w:t>
      </w:r>
    </w:p>
    <w:p w:rsidR="00CA0BE5" w:rsidRDefault="000411D0" w:rsidP="008F1795">
      <w:pPr>
        <w:ind w:left="576"/>
        <w:rPr>
          <w:rFonts w:ascii="Courier New" w:hAnsi="Courier New" w:cs="Courier New"/>
          <w:sz w:val="18"/>
          <w:szCs w:val="18"/>
        </w:rPr>
      </w:pPr>
      <w:r w:rsidRPr="000411D0">
        <w:rPr>
          <w:rFonts w:ascii="Courier New" w:hAnsi="Courier New" w:cs="Courier New"/>
          <w:sz w:val="18"/>
          <w:szCs w:val="18"/>
        </w:rPr>
        <w:t xml:space="preserve">def selectPulldownOption(self, pulldownName, </w:t>
      </w:r>
      <w:r w:rsidR="00417185">
        <w:rPr>
          <w:rFonts w:ascii="Courier New" w:hAnsi="Courier New" w:cs="Courier New"/>
          <w:sz w:val="18"/>
          <w:szCs w:val="18"/>
        </w:rPr>
        <w:t>pulldownO</w:t>
      </w:r>
      <w:r w:rsidRPr="000411D0">
        <w:rPr>
          <w:rFonts w:ascii="Courier New" w:hAnsi="Courier New" w:cs="Courier New"/>
          <w:sz w:val="18"/>
          <w:szCs w:val="18"/>
        </w:rPr>
        <w:t>ption):</w:t>
      </w:r>
    </w:p>
    <w:p w:rsidR="0083617D" w:rsidRPr="0083617D" w:rsidRDefault="0083617D" w:rsidP="0083617D">
      <w:pPr>
        <w:ind w:left="576"/>
        <w:rPr>
          <w:rFonts w:ascii="Courier New" w:hAnsi="Courier New" w:cs="Courier New"/>
          <w:sz w:val="18"/>
          <w:szCs w:val="18"/>
        </w:rPr>
      </w:pPr>
      <w:r w:rsidRPr="0083617D">
        <w:rPr>
          <w:rFonts w:ascii="Courier New" w:hAnsi="Courier New" w:cs="Courier New"/>
          <w:sz w:val="18"/>
          <w:szCs w:val="18"/>
        </w:rPr>
        <w:t>def selectPulldownStartsWith(self, pulldownName, pulldownOption):</w:t>
      </w:r>
    </w:p>
    <w:p w:rsidR="0083617D" w:rsidRDefault="0083617D" w:rsidP="0083617D">
      <w:pPr>
        <w:ind w:left="576"/>
        <w:rPr>
          <w:rFonts w:ascii="Courier New" w:hAnsi="Courier New" w:cs="Courier New"/>
          <w:sz w:val="18"/>
          <w:szCs w:val="18"/>
        </w:rPr>
      </w:pPr>
      <w:r w:rsidRPr="0083617D">
        <w:rPr>
          <w:rFonts w:ascii="Courier New" w:hAnsi="Courier New" w:cs="Courier New"/>
          <w:sz w:val="18"/>
          <w:szCs w:val="18"/>
        </w:rPr>
        <w:t>def selectPulldownContains(self, pulldownName, pulldownOption):</w:t>
      </w:r>
    </w:p>
    <w:p w:rsidR="00720BD5" w:rsidRDefault="00720BD5" w:rsidP="00720BD5">
      <w:pPr>
        <w:ind w:left="576"/>
        <w:rPr>
          <w:rFonts w:ascii="Courier New" w:hAnsi="Courier New" w:cs="Courier New"/>
          <w:sz w:val="18"/>
          <w:szCs w:val="18"/>
        </w:rPr>
      </w:pPr>
      <w:r w:rsidRPr="00BD1B62">
        <w:rPr>
          <w:rFonts w:ascii="Courier New" w:hAnsi="Courier New" w:cs="Courier New"/>
          <w:sz w:val="18"/>
          <w:szCs w:val="18"/>
        </w:rPr>
        <w:t>def chooseFile(self, nameLocator, file):</w:t>
      </w:r>
    </w:p>
    <w:p w:rsidR="00720BD5" w:rsidRDefault="00720BD5" w:rsidP="008F1795">
      <w:pPr>
        <w:ind w:left="576"/>
        <w:rPr>
          <w:rFonts w:ascii="Courier New" w:hAnsi="Courier New" w:cs="Courier New"/>
          <w:sz w:val="18"/>
          <w:szCs w:val="18"/>
        </w:rPr>
      </w:pPr>
      <w:r w:rsidRPr="00720BD5">
        <w:rPr>
          <w:rFonts w:ascii="Courier New" w:hAnsi="Courier New" w:cs="Courier New"/>
          <w:sz w:val="18"/>
          <w:szCs w:val="18"/>
        </w:rPr>
        <w:t>def scrollToText(self, text):</w:t>
      </w:r>
    </w:p>
    <w:p w:rsidR="000411D0" w:rsidRDefault="003B6B2C" w:rsidP="008F1795">
      <w:pPr>
        <w:ind w:left="576"/>
        <w:rPr>
          <w:rFonts w:ascii="Courier New" w:hAnsi="Courier New" w:cs="Courier New"/>
          <w:sz w:val="18"/>
          <w:szCs w:val="18"/>
        </w:rPr>
      </w:pPr>
      <w:r w:rsidRPr="003B6B2C">
        <w:rPr>
          <w:rFonts w:ascii="Courier New" w:hAnsi="Courier New" w:cs="Courier New"/>
          <w:sz w:val="18"/>
          <w:szCs w:val="18"/>
        </w:rPr>
        <w:t>def connectToServer(self, url</w:t>
      </w:r>
      <w:r w:rsidR="00720BD5">
        <w:rPr>
          <w:rFonts w:ascii="Courier New" w:hAnsi="Courier New" w:cs="Courier New"/>
          <w:sz w:val="18"/>
          <w:szCs w:val="18"/>
        </w:rPr>
        <w:t>, titleString</w:t>
      </w:r>
      <w:r w:rsidRPr="003B6B2C">
        <w:rPr>
          <w:rFonts w:ascii="Courier New" w:hAnsi="Courier New" w:cs="Courier New"/>
          <w:sz w:val="18"/>
          <w:szCs w:val="18"/>
        </w:rPr>
        <w:t>):</w:t>
      </w:r>
    </w:p>
    <w:p w:rsidR="00EF2A0F" w:rsidRDefault="00EF2A0F" w:rsidP="008F1795">
      <w:pPr>
        <w:ind w:left="576"/>
        <w:rPr>
          <w:rFonts w:ascii="Courier New" w:hAnsi="Courier New" w:cs="Courier New"/>
          <w:sz w:val="18"/>
          <w:szCs w:val="18"/>
        </w:rPr>
      </w:pPr>
      <w:r w:rsidRPr="00EF2A0F">
        <w:rPr>
          <w:rFonts w:ascii="Courier New" w:hAnsi="Courier New" w:cs="Courier New"/>
          <w:sz w:val="18"/>
          <w:szCs w:val="18"/>
        </w:rPr>
        <w:t>def disconnectFromServer(self):</w:t>
      </w:r>
    </w:p>
    <w:p w:rsidR="00720BD5" w:rsidRPr="00720BD5" w:rsidRDefault="00720BD5" w:rsidP="00720BD5">
      <w:pPr>
        <w:ind w:left="576"/>
        <w:rPr>
          <w:rFonts w:ascii="Courier New" w:hAnsi="Courier New" w:cs="Courier New"/>
          <w:sz w:val="18"/>
          <w:szCs w:val="18"/>
        </w:rPr>
      </w:pPr>
      <w:r w:rsidRPr="00720BD5">
        <w:rPr>
          <w:rFonts w:ascii="Courier New" w:hAnsi="Courier New" w:cs="Courier New"/>
          <w:sz w:val="18"/>
          <w:szCs w:val="18"/>
        </w:rPr>
        <w:t>def __enter__(self):</w:t>
      </w:r>
    </w:p>
    <w:p w:rsidR="000411D0" w:rsidRDefault="00720BD5" w:rsidP="00720BD5">
      <w:pPr>
        <w:ind w:left="576"/>
        <w:rPr>
          <w:rFonts w:ascii="Courier New" w:hAnsi="Courier New" w:cs="Courier New"/>
          <w:sz w:val="18"/>
          <w:szCs w:val="18"/>
        </w:rPr>
      </w:pPr>
      <w:r w:rsidRPr="00720BD5">
        <w:rPr>
          <w:rFonts w:ascii="Courier New" w:hAnsi="Courier New" w:cs="Courier New"/>
          <w:sz w:val="18"/>
          <w:szCs w:val="18"/>
        </w:rPr>
        <w:t>def __exit__(self, exc_type, exc_value, traceback):</w:t>
      </w:r>
    </w:p>
    <w:p w:rsidR="000411D0" w:rsidRDefault="00E8329D" w:rsidP="008F1795">
      <w:pPr>
        <w:ind w:left="576"/>
        <w:rPr>
          <w:rFonts w:ascii="Courier New" w:hAnsi="Courier New" w:cs="Courier New"/>
          <w:sz w:val="18"/>
          <w:szCs w:val="18"/>
        </w:rPr>
      </w:pPr>
      <w:r w:rsidRPr="00E8329D">
        <w:rPr>
          <w:rFonts w:ascii="Courier New" w:hAnsi="Courier New" w:cs="Courier New"/>
          <w:sz w:val="18"/>
          <w:szCs w:val="18"/>
        </w:rPr>
        <w:t>def clickImage(self, imageURL):</w:t>
      </w:r>
    </w:p>
    <w:p w:rsidR="00C942C2" w:rsidRPr="003B7058" w:rsidRDefault="00C942C2" w:rsidP="00C942C2">
      <w:pPr>
        <w:rPr>
          <w:rFonts w:ascii="Courier New" w:hAnsi="Courier New" w:cs="Courier New"/>
          <w:sz w:val="18"/>
          <w:szCs w:val="18"/>
        </w:rPr>
      </w:pPr>
    </w:p>
    <w:p w:rsidR="00C942C2" w:rsidRPr="003B7058" w:rsidRDefault="00C942C2" w:rsidP="00C942C2">
      <w:pPr>
        <w:rPr>
          <w:rFonts w:ascii="Courier New" w:hAnsi="Courier New" w:cs="Courier New"/>
          <w:sz w:val="18"/>
          <w:szCs w:val="18"/>
        </w:rPr>
      </w:pPr>
      <w:r w:rsidRPr="003B7058">
        <w:rPr>
          <w:rFonts w:ascii="Courier New" w:hAnsi="Courier New" w:cs="Courier New"/>
          <w:sz w:val="18"/>
          <w:szCs w:val="18"/>
        </w:rPr>
        <w:t>DESCRIPTION</w:t>
      </w:r>
    </w:p>
    <w:p w:rsidR="00C942C2" w:rsidRDefault="00C942C2" w:rsidP="009C4077">
      <w:pPr>
        <w:ind w:left="288"/>
        <w:rPr>
          <w:rFonts w:ascii="Courier New" w:hAnsi="Courier New" w:cs="Courier New"/>
          <w:sz w:val="18"/>
          <w:szCs w:val="18"/>
        </w:rPr>
      </w:pPr>
      <w:r w:rsidRPr="00B22F48">
        <w:rPr>
          <w:rFonts w:ascii="Courier New" w:hAnsi="Courier New" w:cs="Courier New"/>
          <w:sz w:val="18"/>
          <w:szCs w:val="18"/>
        </w:rPr>
        <w:t xml:space="preserve">The </w:t>
      </w:r>
      <w:r>
        <w:rPr>
          <w:rFonts w:ascii="Courier New" w:hAnsi="Courier New" w:cs="Courier New"/>
          <w:sz w:val="18"/>
          <w:szCs w:val="18"/>
        </w:rPr>
        <w:t>VSEL</w:t>
      </w:r>
      <w:r w:rsidRPr="00B22F48">
        <w:rPr>
          <w:rFonts w:ascii="Courier New" w:hAnsi="Courier New" w:cs="Courier New"/>
          <w:sz w:val="18"/>
          <w:szCs w:val="18"/>
        </w:rPr>
        <w:t xml:space="preserve"> </w:t>
      </w:r>
      <w:r w:rsidR="00441B1C">
        <w:rPr>
          <w:rFonts w:ascii="Courier New" w:hAnsi="Courier New" w:cs="Courier New"/>
          <w:sz w:val="18"/>
          <w:szCs w:val="18"/>
        </w:rPr>
        <w:t>package</w:t>
      </w:r>
      <w:r w:rsidRPr="00B22F48">
        <w:rPr>
          <w:rFonts w:ascii="Courier New" w:hAnsi="Courier New" w:cs="Courier New"/>
          <w:sz w:val="18"/>
          <w:szCs w:val="18"/>
        </w:rPr>
        <w:t xml:space="preserve"> provides </w:t>
      </w:r>
      <w:r w:rsidR="00F422F7">
        <w:rPr>
          <w:rFonts w:ascii="Courier New" w:hAnsi="Courier New" w:cs="Courier New"/>
          <w:sz w:val="18"/>
          <w:szCs w:val="18"/>
        </w:rPr>
        <w:t>general purpose GUI methods for locating, selecting, clicking browser objects as well as creating test artifacts by taking screenshots</w:t>
      </w:r>
      <w:r w:rsidR="00441B1C">
        <w:rPr>
          <w:rFonts w:ascii="Courier New" w:hAnsi="Courier New" w:cs="Courier New"/>
          <w:sz w:val="18"/>
          <w:szCs w:val="18"/>
        </w:rPr>
        <w:t>.</w:t>
      </w:r>
      <w:r w:rsidR="00441B1C" w:rsidRPr="00441B1C">
        <w:t xml:space="preserve"> </w:t>
      </w:r>
      <w:r w:rsidR="00441B1C">
        <w:rPr>
          <w:rFonts w:ascii="Courier New" w:hAnsi="Courier New" w:cs="Courier New"/>
          <w:sz w:val="18"/>
          <w:szCs w:val="18"/>
        </w:rPr>
        <w:t>This package</w:t>
      </w:r>
      <w:r w:rsidR="00441B1C" w:rsidRPr="00441B1C">
        <w:rPr>
          <w:rFonts w:ascii="Courier New" w:hAnsi="Courier New" w:cs="Courier New"/>
          <w:sz w:val="18"/>
          <w:szCs w:val="18"/>
        </w:rPr>
        <w:t xml:space="preserve"> can be used for helping to automate any ViaSat browser-based GUI product</w:t>
      </w:r>
      <w:r w:rsidR="00441B1C">
        <w:rPr>
          <w:rFonts w:ascii="Courier New" w:hAnsi="Courier New" w:cs="Courier New"/>
          <w:sz w:val="18"/>
          <w:szCs w:val="18"/>
        </w:rPr>
        <w:t xml:space="preserve"> with Selenium</w:t>
      </w:r>
      <w:r w:rsidR="00441B1C" w:rsidRPr="00441B1C">
        <w:rPr>
          <w:rFonts w:ascii="Courier New" w:hAnsi="Courier New" w:cs="Courier New"/>
          <w:sz w:val="18"/>
          <w:szCs w:val="18"/>
        </w:rPr>
        <w:t>.</w:t>
      </w:r>
    </w:p>
    <w:p w:rsidR="00742817" w:rsidRDefault="00742817" w:rsidP="009C4077">
      <w:pPr>
        <w:ind w:left="288"/>
        <w:rPr>
          <w:rFonts w:ascii="Courier New" w:hAnsi="Courier New" w:cs="Courier New"/>
          <w:sz w:val="18"/>
          <w:szCs w:val="18"/>
        </w:rPr>
      </w:pPr>
    </w:p>
    <w:p w:rsidR="00742817" w:rsidRDefault="00742817" w:rsidP="009C4077">
      <w:pPr>
        <w:ind w:left="288"/>
        <w:rPr>
          <w:rFonts w:ascii="Courier New" w:hAnsi="Courier New" w:cs="Courier New"/>
          <w:sz w:val="18"/>
          <w:szCs w:val="18"/>
        </w:rPr>
      </w:pPr>
      <w:r>
        <w:rPr>
          <w:rFonts w:ascii="Courier New" w:hAnsi="Courier New" w:cs="Courier New"/>
          <w:sz w:val="18"/>
          <w:szCs w:val="18"/>
        </w:rPr>
        <w:t>This package inherits, “improves” and extends the Selenium2.py package from //Broadband baseline. Selenium2 was updated to support a variable “pause” timer rather than hardcode to “10”; all other updates are in made by VSEL in vselMain.py</w:t>
      </w:r>
    </w:p>
    <w:p w:rsidR="00742817" w:rsidRDefault="00742817" w:rsidP="009C4077">
      <w:pPr>
        <w:ind w:left="288"/>
        <w:rPr>
          <w:rFonts w:ascii="Courier New" w:hAnsi="Courier New" w:cs="Courier New"/>
          <w:sz w:val="18"/>
          <w:szCs w:val="18"/>
        </w:rPr>
      </w:pPr>
    </w:p>
    <w:p w:rsidR="00742817" w:rsidRDefault="00742817" w:rsidP="009C4077">
      <w:pPr>
        <w:ind w:left="288"/>
        <w:rPr>
          <w:rFonts w:ascii="Courier New" w:hAnsi="Courier New" w:cs="Courier New"/>
          <w:sz w:val="18"/>
          <w:szCs w:val="18"/>
        </w:rPr>
      </w:pPr>
      <w:r>
        <w:rPr>
          <w:rFonts w:ascii="Courier New" w:hAnsi="Courier New" w:cs="Courier New"/>
          <w:sz w:val="18"/>
          <w:szCs w:val="18"/>
        </w:rPr>
        <w:lastRenderedPageBreak/>
        <w:t>__init__() sets the pause timer for this project</w:t>
      </w:r>
      <w:r w:rsidR="00167D2E">
        <w:rPr>
          <w:rFonts w:ascii="Courier New" w:hAnsi="Courier New" w:cs="Courier New"/>
          <w:sz w:val="18"/>
          <w:szCs w:val="18"/>
        </w:rPr>
        <w:t xml:space="preserve"> as dictated by the upper layer package (in this case ALG)</w:t>
      </w:r>
    </w:p>
    <w:p w:rsidR="00A7452E" w:rsidRDefault="00A7452E" w:rsidP="009C4077">
      <w:pPr>
        <w:ind w:left="288"/>
        <w:rPr>
          <w:rFonts w:ascii="Courier New" w:hAnsi="Courier New" w:cs="Courier New"/>
          <w:sz w:val="18"/>
          <w:szCs w:val="18"/>
        </w:rPr>
      </w:pPr>
    </w:p>
    <w:p w:rsidR="00167D2E" w:rsidRDefault="00167D2E" w:rsidP="009C4077">
      <w:pPr>
        <w:ind w:left="288"/>
        <w:rPr>
          <w:rFonts w:ascii="Courier New" w:hAnsi="Courier New" w:cs="Courier New"/>
          <w:sz w:val="18"/>
          <w:szCs w:val="18"/>
        </w:rPr>
      </w:pPr>
      <w:r>
        <w:rPr>
          <w:rFonts w:ascii="Courier New" w:hAnsi="Courier New" w:cs="Courier New"/>
          <w:sz w:val="18"/>
          <w:szCs w:val="18"/>
        </w:rPr>
        <w:t xml:space="preserve">clickButton() </w:t>
      </w:r>
      <w:r w:rsidR="00C71FAB">
        <w:rPr>
          <w:rFonts w:ascii="Courier New" w:hAnsi="Courier New" w:cs="Courier New"/>
          <w:sz w:val="18"/>
          <w:szCs w:val="18"/>
        </w:rPr>
        <w:t>clicks a button with the specified text; caveat undeterministic if multiple buttons with same text on single screen</w:t>
      </w:r>
    </w:p>
    <w:p w:rsidR="00167D2E" w:rsidRDefault="00167D2E" w:rsidP="009C4077">
      <w:pPr>
        <w:ind w:left="288"/>
        <w:rPr>
          <w:rFonts w:ascii="Courier New" w:hAnsi="Courier New" w:cs="Courier New"/>
          <w:sz w:val="18"/>
          <w:szCs w:val="18"/>
        </w:rPr>
      </w:pPr>
    </w:p>
    <w:p w:rsidR="00167D2E" w:rsidRDefault="00167D2E" w:rsidP="009C4077">
      <w:pPr>
        <w:ind w:left="288"/>
        <w:rPr>
          <w:rFonts w:ascii="Courier New" w:hAnsi="Courier New" w:cs="Courier New"/>
          <w:sz w:val="18"/>
          <w:szCs w:val="18"/>
        </w:rPr>
      </w:pPr>
      <w:r>
        <w:rPr>
          <w:rFonts w:ascii="Courier New" w:hAnsi="Courier New" w:cs="Courier New"/>
          <w:sz w:val="18"/>
          <w:szCs w:val="18"/>
        </w:rPr>
        <w:t>teardown()</w:t>
      </w:r>
      <w:r w:rsidR="00C71FAB">
        <w:rPr>
          <w:rFonts w:ascii="Courier New" w:hAnsi="Courier New" w:cs="Courier New"/>
          <w:sz w:val="18"/>
          <w:szCs w:val="18"/>
        </w:rPr>
        <w:t xml:space="preserve"> destroys the chromedriver session</w:t>
      </w:r>
    </w:p>
    <w:p w:rsidR="00167D2E" w:rsidRDefault="00167D2E" w:rsidP="009C4077">
      <w:pPr>
        <w:ind w:left="288"/>
        <w:rPr>
          <w:rFonts w:ascii="Courier New" w:hAnsi="Courier New" w:cs="Courier New"/>
          <w:sz w:val="18"/>
          <w:szCs w:val="18"/>
        </w:rPr>
      </w:pPr>
    </w:p>
    <w:p w:rsidR="00167D2E" w:rsidRDefault="00167D2E" w:rsidP="009C4077">
      <w:pPr>
        <w:ind w:left="288"/>
        <w:rPr>
          <w:rFonts w:ascii="Courier New" w:hAnsi="Courier New" w:cs="Courier New"/>
          <w:sz w:val="18"/>
          <w:szCs w:val="18"/>
        </w:rPr>
      </w:pPr>
      <w:r>
        <w:rPr>
          <w:rFonts w:ascii="Courier New" w:hAnsi="Courier New" w:cs="Courier New"/>
          <w:sz w:val="18"/>
          <w:szCs w:val="18"/>
        </w:rPr>
        <w:t>clickCheckbox()</w:t>
      </w:r>
      <w:r w:rsidR="00C71FAB">
        <w:rPr>
          <w:rFonts w:ascii="Courier New" w:hAnsi="Courier New" w:cs="Courier New"/>
          <w:sz w:val="18"/>
          <w:szCs w:val="18"/>
        </w:rPr>
        <w:t xml:space="preserve"> clicks the check box with the associated label</w:t>
      </w:r>
    </w:p>
    <w:p w:rsidR="00167D2E" w:rsidRDefault="00167D2E" w:rsidP="009C4077">
      <w:pPr>
        <w:ind w:left="288"/>
        <w:rPr>
          <w:rFonts w:ascii="Courier New" w:hAnsi="Courier New" w:cs="Courier New"/>
          <w:sz w:val="18"/>
          <w:szCs w:val="18"/>
        </w:rPr>
      </w:pPr>
    </w:p>
    <w:p w:rsidR="00417185" w:rsidRDefault="00417185" w:rsidP="0083617D">
      <w:pPr>
        <w:ind w:left="288"/>
        <w:rPr>
          <w:rFonts w:ascii="Courier New" w:hAnsi="Courier New" w:cs="Courier New"/>
          <w:sz w:val="18"/>
          <w:szCs w:val="18"/>
        </w:rPr>
      </w:pPr>
      <w:r w:rsidRPr="000411D0">
        <w:rPr>
          <w:rFonts w:ascii="Courier New" w:hAnsi="Courier New" w:cs="Courier New"/>
          <w:sz w:val="18"/>
          <w:szCs w:val="18"/>
        </w:rPr>
        <w:t>selectPulldownOption</w:t>
      </w:r>
      <w:r>
        <w:rPr>
          <w:rFonts w:ascii="Courier New" w:hAnsi="Courier New" w:cs="Courier New"/>
          <w:sz w:val="18"/>
          <w:szCs w:val="18"/>
        </w:rPr>
        <w:t>() selects the option from the pulldown menu that exactly matches the pilldownOption</w:t>
      </w:r>
    </w:p>
    <w:p w:rsidR="00417185" w:rsidRDefault="00417185" w:rsidP="0083617D">
      <w:pPr>
        <w:ind w:left="288"/>
        <w:rPr>
          <w:rFonts w:ascii="Courier New" w:hAnsi="Courier New" w:cs="Courier New"/>
          <w:sz w:val="18"/>
          <w:szCs w:val="18"/>
        </w:rPr>
      </w:pPr>
    </w:p>
    <w:p w:rsidR="0083617D" w:rsidRPr="0083617D" w:rsidRDefault="0083617D" w:rsidP="0083617D">
      <w:pPr>
        <w:ind w:left="288"/>
        <w:rPr>
          <w:rFonts w:ascii="Courier New" w:hAnsi="Courier New" w:cs="Courier New"/>
          <w:sz w:val="18"/>
          <w:szCs w:val="18"/>
        </w:rPr>
      </w:pPr>
      <w:r>
        <w:rPr>
          <w:rFonts w:ascii="Courier New" w:hAnsi="Courier New" w:cs="Courier New"/>
          <w:sz w:val="18"/>
          <w:szCs w:val="18"/>
        </w:rPr>
        <w:t>selectPulldownStartsWith() s</w:t>
      </w:r>
      <w:r w:rsidRPr="0083617D">
        <w:rPr>
          <w:rFonts w:ascii="Courier New" w:hAnsi="Courier New" w:cs="Courier New"/>
          <w:sz w:val="18"/>
          <w:szCs w:val="18"/>
        </w:rPr>
        <w:t>elects the option from the pulldown menu that has 'puldownOption' as ts prefix</w:t>
      </w:r>
    </w:p>
    <w:p w:rsidR="0083617D" w:rsidRPr="0083617D" w:rsidRDefault="0083617D" w:rsidP="00EC30E5">
      <w:pPr>
        <w:rPr>
          <w:rFonts w:ascii="Courier New" w:hAnsi="Courier New" w:cs="Courier New"/>
          <w:sz w:val="18"/>
          <w:szCs w:val="18"/>
        </w:rPr>
      </w:pPr>
    </w:p>
    <w:p w:rsidR="0083617D" w:rsidRDefault="0083617D" w:rsidP="0083617D">
      <w:pPr>
        <w:ind w:left="288"/>
        <w:rPr>
          <w:rFonts w:ascii="Courier New" w:hAnsi="Courier New" w:cs="Courier New"/>
          <w:sz w:val="18"/>
          <w:szCs w:val="18"/>
        </w:rPr>
      </w:pPr>
      <w:r w:rsidRPr="0083617D">
        <w:rPr>
          <w:rFonts w:ascii="Courier New" w:hAnsi="Courier New" w:cs="Courier New"/>
          <w:sz w:val="18"/>
          <w:szCs w:val="18"/>
        </w:rPr>
        <w:t>selectPulldownContains</w:t>
      </w:r>
      <w:r>
        <w:rPr>
          <w:rFonts w:ascii="Courier New" w:hAnsi="Courier New" w:cs="Courier New"/>
          <w:sz w:val="18"/>
          <w:szCs w:val="18"/>
        </w:rPr>
        <w:t>() s</w:t>
      </w:r>
      <w:r w:rsidRPr="0083617D">
        <w:rPr>
          <w:rFonts w:ascii="Courier New" w:hAnsi="Courier New" w:cs="Courier New"/>
          <w:sz w:val="18"/>
          <w:szCs w:val="18"/>
        </w:rPr>
        <w:t>elects the option from the pulldown menu that is a substring match with 'pulldownOption'</w:t>
      </w:r>
    </w:p>
    <w:p w:rsidR="0083617D" w:rsidRDefault="0083617D" w:rsidP="0083617D">
      <w:pPr>
        <w:ind w:left="288"/>
        <w:rPr>
          <w:rFonts w:ascii="Courier New" w:hAnsi="Courier New" w:cs="Courier New"/>
          <w:sz w:val="18"/>
          <w:szCs w:val="18"/>
        </w:rPr>
      </w:pPr>
    </w:p>
    <w:p w:rsidR="00167D2E" w:rsidRDefault="00167D2E" w:rsidP="00EC30E5">
      <w:pPr>
        <w:ind w:left="288"/>
        <w:rPr>
          <w:rFonts w:ascii="Courier New" w:hAnsi="Courier New" w:cs="Courier New"/>
          <w:sz w:val="18"/>
          <w:szCs w:val="18"/>
        </w:rPr>
      </w:pPr>
      <w:r w:rsidRPr="00BD1B62">
        <w:rPr>
          <w:rFonts w:ascii="Courier New" w:hAnsi="Courier New" w:cs="Courier New"/>
          <w:sz w:val="18"/>
          <w:szCs w:val="18"/>
        </w:rPr>
        <w:t>chooseFile(</w:t>
      </w:r>
      <w:r>
        <w:rPr>
          <w:rFonts w:ascii="Courier New" w:hAnsi="Courier New" w:cs="Courier New"/>
          <w:sz w:val="18"/>
          <w:szCs w:val="18"/>
        </w:rPr>
        <w:t>)</w:t>
      </w:r>
      <w:r w:rsidR="00C71FAB">
        <w:rPr>
          <w:rFonts w:ascii="Courier New" w:hAnsi="Courier New" w:cs="Courier New"/>
          <w:sz w:val="18"/>
          <w:szCs w:val="18"/>
        </w:rPr>
        <w:t xml:space="preserve"> selects specified file with the browser choose file button</w:t>
      </w:r>
    </w:p>
    <w:p w:rsidR="00167D2E" w:rsidRDefault="00167D2E" w:rsidP="00EC30E5">
      <w:pPr>
        <w:ind w:left="288"/>
        <w:rPr>
          <w:rFonts w:ascii="Courier New" w:hAnsi="Courier New" w:cs="Courier New"/>
          <w:sz w:val="18"/>
          <w:szCs w:val="18"/>
        </w:rPr>
      </w:pPr>
    </w:p>
    <w:p w:rsidR="00167D2E" w:rsidRDefault="00167D2E" w:rsidP="00EC30E5">
      <w:pPr>
        <w:ind w:left="288"/>
        <w:rPr>
          <w:rFonts w:ascii="Courier New" w:hAnsi="Courier New" w:cs="Courier New"/>
          <w:sz w:val="18"/>
          <w:szCs w:val="18"/>
        </w:rPr>
      </w:pPr>
      <w:r w:rsidRPr="00720BD5">
        <w:rPr>
          <w:rFonts w:ascii="Courier New" w:hAnsi="Courier New" w:cs="Courier New"/>
          <w:sz w:val="18"/>
          <w:szCs w:val="18"/>
        </w:rPr>
        <w:t>scrollToText(</w:t>
      </w:r>
      <w:r>
        <w:rPr>
          <w:rFonts w:ascii="Courier New" w:hAnsi="Courier New" w:cs="Courier New"/>
          <w:sz w:val="18"/>
          <w:szCs w:val="18"/>
        </w:rPr>
        <w:t xml:space="preserve">) scrolls the browser to </w:t>
      </w:r>
      <w:r w:rsidR="00C71FAB">
        <w:rPr>
          <w:rFonts w:ascii="Courier New" w:hAnsi="Courier New" w:cs="Courier New"/>
          <w:sz w:val="18"/>
          <w:szCs w:val="18"/>
        </w:rPr>
        <w:t>desired text, presumably for snapshot</w:t>
      </w:r>
    </w:p>
    <w:p w:rsidR="00167D2E" w:rsidRDefault="00167D2E" w:rsidP="00167D2E">
      <w:pPr>
        <w:ind w:left="288"/>
        <w:rPr>
          <w:rFonts w:ascii="Courier New" w:hAnsi="Courier New" w:cs="Courier New"/>
          <w:sz w:val="18"/>
          <w:szCs w:val="18"/>
        </w:rPr>
      </w:pPr>
    </w:p>
    <w:p w:rsidR="00167D2E" w:rsidRDefault="00167D2E" w:rsidP="00167D2E">
      <w:pPr>
        <w:ind w:left="288"/>
        <w:rPr>
          <w:rFonts w:ascii="Courier New" w:hAnsi="Courier New" w:cs="Courier New"/>
          <w:sz w:val="18"/>
          <w:szCs w:val="18"/>
        </w:rPr>
      </w:pPr>
      <w:r>
        <w:rPr>
          <w:rFonts w:ascii="Courier New" w:hAnsi="Courier New" w:cs="Courier New"/>
          <w:sz w:val="18"/>
          <w:szCs w:val="18"/>
        </w:rPr>
        <w:t>connectToServer() Allows title to be omitted, and therefore omits title assertion</w:t>
      </w:r>
    </w:p>
    <w:p w:rsidR="00167D2E" w:rsidRDefault="00167D2E" w:rsidP="00167D2E">
      <w:pPr>
        <w:ind w:left="288"/>
        <w:rPr>
          <w:rFonts w:ascii="Courier New" w:hAnsi="Courier New" w:cs="Courier New"/>
          <w:sz w:val="18"/>
          <w:szCs w:val="18"/>
        </w:rPr>
      </w:pPr>
    </w:p>
    <w:p w:rsidR="009C4077" w:rsidRPr="003B7058" w:rsidRDefault="009C4077" w:rsidP="00C942C2">
      <w:pPr>
        <w:rPr>
          <w:rFonts w:ascii="Courier New" w:hAnsi="Courier New" w:cs="Courier New"/>
          <w:sz w:val="18"/>
          <w:szCs w:val="18"/>
        </w:rPr>
      </w:pPr>
    </w:p>
    <w:p w:rsidR="00C942C2" w:rsidRPr="003B7058" w:rsidRDefault="00C942C2" w:rsidP="00C942C2">
      <w:pPr>
        <w:rPr>
          <w:rFonts w:ascii="Courier New" w:hAnsi="Courier New" w:cs="Courier New"/>
          <w:sz w:val="18"/>
          <w:szCs w:val="18"/>
        </w:rPr>
      </w:pPr>
      <w:r w:rsidRPr="003B7058">
        <w:rPr>
          <w:rFonts w:ascii="Courier New" w:hAnsi="Courier New" w:cs="Courier New"/>
          <w:sz w:val="18"/>
          <w:szCs w:val="18"/>
        </w:rPr>
        <w:t>NOTES</w:t>
      </w:r>
    </w:p>
    <w:p w:rsidR="00764EC5" w:rsidRPr="00B22F48" w:rsidRDefault="00764EC5" w:rsidP="00764EC5">
      <w:pPr>
        <w:rPr>
          <w:rFonts w:ascii="Courier New" w:hAnsi="Courier New" w:cs="Courier New"/>
          <w:sz w:val="18"/>
          <w:szCs w:val="18"/>
        </w:rPr>
      </w:pPr>
      <w:r>
        <w:rPr>
          <w:rFonts w:ascii="Courier New" w:hAnsi="Courier New" w:cs="Courier New"/>
          <w:sz w:val="18"/>
          <w:szCs w:val="18"/>
        </w:rPr>
        <w:t xml:space="preserve">    </w:t>
      </w:r>
      <w:r w:rsidR="00456D3B">
        <w:rPr>
          <w:rFonts w:ascii="Courier New" w:hAnsi="Courier New" w:cs="Courier New"/>
          <w:sz w:val="18"/>
          <w:szCs w:val="18"/>
        </w:rPr>
        <w:t xml:space="preserve">For ArcLight, </w:t>
      </w:r>
      <w:r>
        <w:rPr>
          <w:rFonts w:ascii="Courier New" w:hAnsi="Courier New" w:cs="Courier New"/>
          <w:sz w:val="18"/>
          <w:szCs w:val="18"/>
        </w:rPr>
        <w:t>use</w:t>
      </w:r>
      <w:r w:rsidR="00417185">
        <w:rPr>
          <w:rFonts w:ascii="Courier New" w:hAnsi="Courier New" w:cs="Courier New"/>
          <w:sz w:val="18"/>
          <w:szCs w:val="18"/>
        </w:rPr>
        <w:t>:</w:t>
      </w:r>
      <w:r>
        <w:rPr>
          <w:rFonts w:ascii="Courier New" w:hAnsi="Courier New" w:cs="Courier New"/>
          <w:sz w:val="18"/>
          <w:szCs w:val="18"/>
        </w:rPr>
        <w:t xml:space="preserve"> Browsertype = ”chrome”</w:t>
      </w:r>
      <w:r w:rsidR="00417185">
        <w:rPr>
          <w:rFonts w:ascii="Courier New" w:hAnsi="Courier New" w:cs="Courier New"/>
          <w:sz w:val="18"/>
          <w:szCs w:val="18"/>
        </w:rPr>
        <w:t xml:space="preserve">, </w:t>
      </w:r>
      <w:r w:rsidR="00417185" w:rsidRPr="00417185">
        <w:rPr>
          <w:rFonts w:ascii="Courier New" w:hAnsi="Courier New" w:cs="Courier New"/>
          <w:sz w:val="18"/>
          <w:szCs w:val="18"/>
        </w:rPr>
        <w:t>selectPulldownStartsWith</w:t>
      </w:r>
      <w:r w:rsidR="00417185">
        <w:rPr>
          <w:rFonts w:ascii="Courier New" w:hAnsi="Courier New" w:cs="Courier New"/>
          <w:sz w:val="18"/>
          <w:szCs w:val="18"/>
        </w:rPr>
        <w:t>()</w:t>
      </w:r>
    </w:p>
    <w:p w:rsidR="00C942C2" w:rsidRPr="003B7058" w:rsidRDefault="00C942C2" w:rsidP="00C942C2">
      <w:pPr>
        <w:rPr>
          <w:rFonts w:ascii="Courier New" w:hAnsi="Courier New" w:cs="Courier New"/>
          <w:sz w:val="18"/>
          <w:szCs w:val="18"/>
        </w:rPr>
      </w:pPr>
    </w:p>
    <w:p w:rsidR="00C942C2" w:rsidRPr="003B7058" w:rsidRDefault="00C942C2" w:rsidP="00C942C2">
      <w:pPr>
        <w:rPr>
          <w:rFonts w:ascii="Courier New" w:hAnsi="Courier New" w:cs="Courier New"/>
          <w:sz w:val="18"/>
          <w:szCs w:val="18"/>
        </w:rPr>
      </w:pPr>
      <w:r w:rsidRPr="003B7058">
        <w:rPr>
          <w:rFonts w:ascii="Courier New" w:hAnsi="Courier New" w:cs="Courier New"/>
          <w:sz w:val="18"/>
          <w:szCs w:val="18"/>
        </w:rPr>
        <w:t>EXAMPLES</w:t>
      </w:r>
    </w:p>
    <w:p w:rsidR="00C942C2" w:rsidRPr="003B7058" w:rsidRDefault="00C942C2" w:rsidP="00C942C2">
      <w:pPr>
        <w:rPr>
          <w:rFonts w:ascii="Courier New" w:hAnsi="Courier New" w:cs="Courier New"/>
          <w:sz w:val="18"/>
          <w:szCs w:val="18"/>
        </w:rPr>
      </w:pPr>
    </w:p>
    <w:p w:rsidR="00C942C2" w:rsidRPr="003B7058" w:rsidRDefault="00C942C2" w:rsidP="00C942C2">
      <w:pPr>
        <w:rPr>
          <w:rFonts w:ascii="Courier New" w:hAnsi="Courier New" w:cs="Courier New"/>
          <w:sz w:val="18"/>
          <w:szCs w:val="18"/>
        </w:rPr>
      </w:pPr>
      <w:r w:rsidRPr="003B7058">
        <w:rPr>
          <w:rFonts w:ascii="Courier New" w:hAnsi="Courier New" w:cs="Courier New"/>
          <w:sz w:val="18"/>
          <w:szCs w:val="18"/>
        </w:rPr>
        <w:t>SEE ALSO</w:t>
      </w:r>
    </w:p>
    <w:p w:rsidR="00C942C2" w:rsidRPr="003B7058" w:rsidRDefault="00C942C2" w:rsidP="00C942C2">
      <w:pPr>
        <w:rPr>
          <w:rFonts w:ascii="Courier New" w:hAnsi="Courier New" w:cs="Courier New"/>
          <w:sz w:val="18"/>
          <w:szCs w:val="18"/>
        </w:rPr>
      </w:pPr>
    </w:p>
    <w:p w:rsidR="00C942C2" w:rsidRPr="003B7058" w:rsidRDefault="00C942C2" w:rsidP="00C942C2">
      <w:pPr>
        <w:rPr>
          <w:rFonts w:ascii="Courier New" w:hAnsi="Courier New" w:cs="Courier New"/>
          <w:sz w:val="18"/>
          <w:szCs w:val="18"/>
        </w:rPr>
      </w:pPr>
      <w:r w:rsidRPr="003B7058">
        <w:rPr>
          <w:rFonts w:ascii="Courier New" w:hAnsi="Courier New" w:cs="Courier New"/>
          <w:sz w:val="18"/>
          <w:szCs w:val="18"/>
        </w:rPr>
        <w:t>FILES</w:t>
      </w:r>
    </w:p>
    <w:p w:rsidR="00C942C2" w:rsidRPr="003B7058" w:rsidRDefault="00C942C2" w:rsidP="00C942C2">
      <w:pPr>
        <w:rPr>
          <w:rFonts w:ascii="Courier New" w:hAnsi="Courier New" w:cs="Courier New"/>
          <w:sz w:val="18"/>
          <w:szCs w:val="18"/>
        </w:rPr>
      </w:pPr>
      <w:r w:rsidRPr="003B7058">
        <w:rPr>
          <w:rFonts w:ascii="Courier New" w:hAnsi="Courier New" w:cs="Courier New"/>
          <w:sz w:val="18"/>
          <w:szCs w:val="18"/>
        </w:rPr>
        <w:t xml:space="preserve">    </w:t>
      </w:r>
      <w:r w:rsidRPr="00C942C2">
        <w:rPr>
          <w:rFonts w:ascii="Courier New" w:hAnsi="Courier New" w:cs="Courier New"/>
          <w:sz w:val="18"/>
          <w:szCs w:val="18"/>
        </w:rPr>
        <w:t>//Arclight/ArcLight/AcceptanceTest/Automation/NMS/</w:t>
      </w:r>
      <w:r>
        <w:rPr>
          <w:rFonts w:ascii="Courier New" w:hAnsi="Courier New" w:cs="Courier New"/>
          <w:sz w:val="18"/>
          <w:szCs w:val="18"/>
        </w:rPr>
        <w:t>viasatSelenium</w:t>
      </w:r>
      <w:r w:rsidRPr="00C942C2">
        <w:rPr>
          <w:rFonts w:ascii="Courier New" w:hAnsi="Courier New" w:cs="Courier New"/>
          <w:sz w:val="18"/>
          <w:szCs w:val="18"/>
        </w:rPr>
        <w:t>.py</w:t>
      </w:r>
    </w:p>
    <w:p w:rsidR="00C942C2" w:rsidRPr="00C942C2" w:rsidRDefault="00C942C2" w:rsidP="00C942C2">
      <w:pPr>
        <w:pStyle w:val="BodyText"/>
      </w:pPr>
    </w:p>
    <w:p w:rsidR="00AD0A09" w:rsidRDefault="00AD0A09" w:rsidP="00AD0A09">
      <w:pPr>
        <w:pStyle w:val="Heading4"/>
      </w:pPr>
      <w:r>
        <w:t>AL Devices I</w:t>
      </w:r>
      <w:r w:rsidRPr="00377A0F">
        <w:t>nt</w:t>
      </w:r>
      <w:r>
        <w:t>erface</w:t>
      </w:r>
    </w:p>
    <w:p w:rsidR="002361B2" w:rsidRDefault="00BA6EC6" w:rsidP="002361B2">
      <w:pPr>
        <w:pStyle w:val="BodyText"/>
      </w:pPr>
      <w:r>
        <w:t>The ArcLight Devices Interface provides methods for controlling non-gui interfaces of ArcLight Equipment</w:t>
      </w:r>
    </w:p>
    <w:p w:rsidR="002361B2" w:rsidRDefault="00D237DE" w:rsidP="002361B2">
      <w:pPr>
        <w:pStyle w:val="Heading5"/>
      </w:pPr>
      <w:r>
        <w:t>Terminal Console Interface</w:t>
      </w:r>
      <w:r w:rsidR="002361B2">
        <w:t xml:space="preserve"> Manual Page</w:t>
      </w:r>
    </w:p>
    <w:p w:rsidR="00E052B6" w:rsidRDefault="00D237DE" w:rsidP="00D237DE">
      <w:pPr>
        <w:pStyle w:val="BodyText"/>
      </w:pPr>
      <w:r>
        <w:t xml:space="preserve">The Terminal Console Interface </w:t>
      </w:r>
      <w:r w:rsidR="00241D4E">
        <w:t>provides methods for executing ArcLight Terminal commands whether connect</w:t>
      </w:r>
      <w:r w:rsidR="00F77D29">
        <w:t xml:space="preserve">ed via the serial port or ssh. </w:t>
      </w:r>
    </w:p>
    <w:p w:rsidR="00E052B6" w:rsidRDefault="00E052B6" w:rsidP="00D237DE">
      <w:pPr>
        <w:pStyle w:val="BodyText"/>
      </w:pPr>
    </w:p>
    <w:p w:rsidR="00205BBF" w:rsidRDefault="00E052B6" w:rsidP="00D237DE">
      <w:pPr>
        <w:pStyle w:val="BodyText"/>
      </w:pPr>
      <w:r>
        <w:t>NOTE</w:t>
      </w:r>
      <w:r w:rsidR="00205BBF">
        <w:t>S</w:t>
      </w:r>
      <w:r>
        <w:t xml:space="preserve">: </w:t>
      </w:r>
    </w:p>
    <w:p w:rsidR="00D237DE" w:rsidRDefault="00241D4E" w:rsidP="00115F4D">
      <w:pPr>
        <w:pStyle w:val="BodyText"/>
        <w:numPr>
          <w:ilvl w:val="0"/>
          <w:numId w:val="43"/>
        </w:numPr>
      </w:pPr>
      <w:r>
        <w:t>Currently, the existing library handles via serial port</w:t>
      </w:r>
      <w:r w:rsidR="00E052B6">
        <w:t>; as such, some of these classes should be moved to the GTAF devices layer where a serial or ssh transport path can be chosen independently</w:t>
      </w:r>
      <w:r>
        <w:t xml:space="preserve">. </w:t>
      </w:r>
    </w:p>
    <w:p w:rsidR="00205BBF" w:rsidRPr="00D237DE" w:rsidRDefault="00205BBF" w:rsidP="00115F4D">
      <w:pPr>
        <w:pStyle w:val="BodyText"/>
        <w:numPr>
          <w:ilvl w:val="0"/>
          <w:numId w:val="43"/>
        </w:numPr>
      </w:pPr>
      <w:r>
        <w:t>As a stop-gap, termLinkSSH.py was created to handle these functions over SSH</w:t>
      </w:r>
    </w:p>
    <w:p w:rsidR="002361B2" w:rsidRPr="002361B2" w:rsidRDefault="002361B2" w:rsidP="002361B2">
      <w:pPr>
        <w:pStyle w:val="BodyText"/>
      </w:pPr>
    </w:p>
    <w:p w:rsidR="00D237DE" w:rsidRPr="00E052B6" w:rsidRDefault="00D237DE" w:rsidP="00D237DE">
      <w:pPr>
        <w:rPr>
          <w:rFonts w:ascii="Courier New" w:hAnsi="Courier New" w:cs="Courier New"/>
          <w:sz w:val="18"/>
          <w:szCs w:val="18"/>
        </w:rPr>
      </w:pPr>
      <w:r w:rsidRPr="00E052B6">
        <w:rPr>
          <w:rFonts w:ascii="Courier New" w:hAnsi="Courier New" w:cs="Courier New"/>
          <w:sz w:val="18"/>
          <w:szCs w:val="18"/>
        </w:rPr>
        <w:t>SYNOPSIS</w:t>
      </w:r>
    </w:p>
    <w:p w:rsidR="00D237DE" w:rsidRPr="00E052B6" w:rsidRDefault="00D237DE" w:rsidP="00D237DE">
      <w:pPr>
        <w:rPr>
          <w:rFonts w:ascii="Courier New" w:hAnsi="Courier New" w:cs="Courier New"/>
          <w:sz w:val="18"/>
          <w:szCs w:val="18"/>
        </w:rPr>
      </w:pPr>
      <w:r w:rsidRPr="00E052B6">
        <w:rPr>
          <w:rFonts w:ascii="Courier New" w:hAnsi="Courier New" w:cs="Courier New"/>
          <w:sz w:val="18"/>
          <w:szCs w:val="18"/>
        </w:rPr>
        <w:t xml:space="preserve">    TERMCON - ArcLight Terminal Console API </w:t>
      </w:r>
    </w:p>
    <w:p w:rsidR="00D237DE" w:rsidRPr="00E052B6" w:rsidRDefault="00D237DE" w:rsidP="00D237DE">
      <w:pPr>
        <w:rPr>
          <w:rFonts w:ascii="Courier New" w:hAnsi="Courier New" w:cs="Courier New"/>
          <w:sz w:val="18"/>
          <w:szCs w:val="18"/>
        </w:rPr>
      </w:pPr>
    </w:p>
    <w:p w:rsidR="00D237DE" w:rsidRPr="00E052B6" w:rsidRDefault="00D237DE" w:rsidP="00D237DE">
      <w:pPr>
        <w:rPr>
          <w:rFonts w:ascii="Courier New" w:hAnsi="Courier New" w:cs="Courier New"/>
          <w:sz w:val="18"/>
          <w:szCs w:val="18"/>
        </w:rPr>
      </w:pPr>
      <w:r w:rsidRPr="00E052B6">
        <w:rPr>
          <w:rFonts w:ascii="Courier New" w:hAnsi="Courier New" w:cs="Courier New"/>
          <w:sz w:val="18"/>
          <w:szCs w:val="18"/>
        </w:rPr>
        <w:t>SYNTAX</w:t>
      </w:r>
    </w:p>
    <w:p w:rsidR="00D237DE" w:rsidRPr="00E052B6" w:rsidRDefault="00D237DE" w:rsidP="00D237DE">
      <w:pPr>
        <w:ind w:left="288"/>
        <w:rPr>
          <w:rFonts w:ascii="Courier New" w:hAnsi="Courier New" w:cs="Courier New"/>
          <w:sz w:val="18"/>
          <w:szCs w:val="18"/>
        </w:rPr>
      </w:pPr>
      <w:r w:rsidRPr="00E052B6">
        <w:rPr>
          <w:rFonts w:ascii="Courier New" w:hAnsi="Courier New" w:cs="Courier New"/>
          <w:sz w:val="18"/>
          <w:szCs w:val="18"/>
        </w:rPr>
        <w:t>from TermSerialCom IMPORT *</w:t>
      </w:r>
    </w:p>
    <w:p w:rsidR="00D237DE" w:rsidRPr="00E052B6" w:rsidRDefault="00D237DE" w:rsidP="00D237DE">
      <w:pPr>
        <w:ind w:left="288"/>
        <w:rPr>
          <w:rFonts w:ascii="Courier New" w:hAnsi="Courier New" w:cs="Courier New"/>
          <w:sz w:val="18"/>
          <w:szCs w:val="18"/>
        </w:rPr>
      </w:pPr>
    </w:p>
    <w:p w:rsidR="002361B2" w:rsidRPr="00E052B6" w:rsidRDefault="00E64A92" w:rsidP="002361B2">
      <w:pPr>
        <w:pStyle w:val="BodyText"/>
        <w:ind w:left="288"/>
        <w:rPr>
          <w:rFonts w:ascii="Courier New" w:hAnsi="Courier New" w:cs="Courier New"/>
          <w:sz w:val="18"/>
          <w:szCs w:val="18"/>
        </w:rPr>
      </w:pPr>
      <w:r w:rsidRPr="00E052B6">
        <w:rPr>
          <w:rFonts w:ascii="Courier New" w:hAnsi="Courier New" w:cs="Courier New"/>
          <w:sz w:val="18"/>
          <w:szCs w:val="18"/>
        </w:rPr>
        <w:t xml:space="preserve">class </w:t>
      </w:r>
      <w:r w:rsidR="002361B2" w:rsidRPr="00E052B6">
        <w:rPr>
          <w:rFonts w:ascii="Courier New" w:hAnsi="Courier New" w:cs="Courier New"/>
          <w:sz w:val="18"/>
          <w:szCs w:val="18"/>
        </w:rPr>
        <w:t>ConsolePort</w:t>
      </w:r>
      <w:r w:rsidR="00241D4E" w:rsidRPr="00E052B6">
        <w:rPr>
          <w:rFonts w:ascii="Courier New" w:hAnsi="Courier New" w:cs="Courier New"/>
          <w:sz w:val="18"/>
          <w:szCs w:val="18"/>
        </w:rPr>
        <w:t>(abstract.FileDescriptor)</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__init__(self, protocol, console_name, reactor):</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write(self, data):</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fileno(self):</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writeSomeData(self, data):</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doRead(self):</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connectionLost(self, reason):</w:t>
      </w:r>
    </w:p>
    <w:p w:rsidR="00241D4E" w:rsidRPr="00E052B6" w:rsidRDefault="00241D4E" w:rsidP="002361B2">
      <w:pPr>
        <w:pStyle w:val="BodyText"/>
        <w:ind w:left="288"/>
        <w:rPr>
          <w:rFonts w:ascii="Courier New" w:hAnsi="Courier New" w:cs="Courier New"/>
          <w:sz w:val="18"/>
          <w:szCs w:val="18"/>
        </w:rPr>
      </w:pPr>
    </w:p>
    <w:p w:rsidR="00241D4E" w:rsidRPr="00E052B6" w:rsidRDefault="00241D4E" w:rsidP="00E052B6">
      <w:pPr>
        <w:autoSpaceDE w:val="0"/>
        <w:autoSpaceDN w:val="0"/>
        <w:adjustRightInd w:val="0"/>
        <w:ind w:left="288"/>
        <w:rPr>
          <w:rFonts w:ascii="Courier New" w:hAnsi="Courier New" w:cs="Courier New"/>
          <w:sz w:val="18"/>
          <w:szCs w:val="18"/>
        </w:rPr>
      </w:pPr>
      <w:r w:rsidRPr="00E052B6">
        <w:rPr>
          <w:rFonts w:ascii="Courier New" w:hAnsi="Courier New" w:cs="Courier New"/>
          <w:sz w:val="18"/>
          <w:szCs w:val="18"/>
        </w:rPr>
        <w:t>class TerminalLink(basic.LineReceiver):</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__init__(self, port, log):</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transmit(self, data):</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sendCommand(self, cmd):</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resetWaitingStatus(self):</w:t>
      </w:r>
    </w:p>
    <w:p w:rsidR="00241D4E"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241D4E" w:rsidRPr="00E052B6">
        <w:rPr>
          <w:rFonts w:ascii="Courier New" w:hAnsi="Courier New" w:cs="Courier New"/>
          <w:sz w:val="18"/>
          <w:szCs w:val="18"/>
        </w:rPr>
        <w:t>rawDataReceived(self, data):</w:t>
      </w:r>
    </w:p>
    <w:p w:rsidR="00241D4E" w:rsidRPr="00E052B6" w:rsidRDefault="00241D4E" w:rsidP="002361B2">
      <w:pPr>
        <w:pStyle w:val="BodyText"/>
        <w:ind w:left="288"/>
        <w:rPr>
          <w:rFonts w:ascii="Courier New" w:hAnsi="Courier New" w:cs="Courier New"/>
          <w:sz w:val="18"/>
          <w:szCs w:val="18"/>
        </w:rPr>
      </w:pPr>
    </w:p>
    <w:p w:rsidR="002361B2" w:rsidRPr="00E052B6" w:rsidRDefault="002361B2" w:rsidP="002361B2">
      <w:pPr>
        <w:pStyle w:val="BodyText"/>
        <w:ind w:left="288"/>
        <w:rPr>
          <w:rFonts w:ascii="Courier New" w:hAnsi="Courier New" w:cs="Courier New"/>
          <w:sz w:val="18"/>
          <w:szCs w:val="18"/>
        </w:rPr>
      </w:pPr>
      <w:r w:rsidRPr="00E052B6">
        <w:rPr>
          <w:rFonts w:ascii="Courier New" w:hAnsi="Courier New" w:cs="Courier New"/>
          <w:sz w:val="18"/>
          <w:szCs w:val="18"/>
        </w:rPr>
        <w:t>class Cmd</w:t>
      </w:r>
    </w:p>
    <w:p w:rsidR="00126F60"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126F60" w:rsidRPr="00E052B6">
        <w:rPr>
          <w:rFonts w:ascii="Courier New" w:hAnsi="Courier New" w:cs="Courier New"/>
          <w:sz w:val="18"/>
          <w:szCs w:val="18"/>
        </w:rPr>
        <w:t>addCallback(self, f):</w:t>
      </w:r>
    </w:p>
    <w:p w:rsidR="00126F60"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126F60" w:rsidRPr="00E052B6">
        <w:rPr>
          <w:rFonts w:ascii="Courier New" w:hAnsi="Courier New" w:cs="Courier New"/>
          <w:sz w:val="18"/>
          <w:szCs w:val="18"/>
        </w:rPr>
        <w:t>addErrback(self, f):</w:t>
      </w:r>
    </w:p>
    <w:p w:rsidR="00126F60"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 xml:space="preserve">def </w:t>
      </w:r>
      <w:r w:rsidR="00126F60" w:rsidRPr="00E052B6">
        <w:rPr>
          <w:rFonts w:ascii="Courier New" w:hAnsi="Courier New" w:cs="Courier New"/>
          <w:sz w:val="18"/>
          <w:szCs w:val="18"/>
        </w:rPr>
        <w:t>addBoth(self, f):</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send(self):</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rxData(self, data):</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timeoutExpired(self):</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reRespSearch(self, regexp):</w:t>
      </w:r>
    </w:p>
    <w:p w:rsidR="00126F60" w:rsidRPr="00E052B6" w:rsidRDefault="00126F60" w:rsidP="002361B2">
      <w:pPr>
        <w:pStyle w:val="BodyText"/>
        <w:ind w:left="288"/>
        <w:rPr>
          <w:rFonts w:ascii="Courier New" w:hAnsi="Courier New" w:cs="Courier New"/>
          <w:sz w:val="18"/>
          <w:szCs w:val="18"/>
        </w:rPr>
      </w:pPr>
    </w:p>
    <w:p w:rsidR="008714AF" w:rsidRPr="00E052B6" w:rsidRDefault="002361B2" w:rsidP="002361B2">
      <w:pPr>
        <w:pStyle w:val="BodyText"/>
        <w:ind w:left="288"/>
        <w:rPr>
          <w:rFonts w:ascii="Courier New" w:hAnsi="Courier New" w:cs="Courier New"/>
          <w:sz w:val="18"/>
          <w:szCs w:val="18"/>
        </w:rPr>
      </w:pPr>
      <w:r w:rsidRPr="00E052B6">
        <w:rPr>
          <w:rFonts w:ascii="Courier New" w:hAnsi="Courier New" w:cs="Courier New"/>
          <w:sz w:val="18"/>
          <w:szCs w:val="18"/>
        </w:rPr>
        <w:t xml:space="preserve">class </w:t>
      </w:r>
      <w:r w:rsidR="008714AF" w:rsidRPr="00E052B6">
        <w:rPr>
          <w:rFonts w:ascii="Courier New" w:hAnsi="Courier New" w:cs="Courier New"/>
          <w:sz w:val="18"/>
          <w:szCs w:val="18"/>
        </w:rPr>
        <w:t>Log</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setup(self,filename):</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openCapture(self, filename):</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openCSV(self, filename):</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write(self, data):</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writeRecord(self, datalist):</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close(self):</w:t>
      </w:r>
    </w:p>
    <w:p w:rsidR="008714AF" w:rsidRPr="00E052B6" w:rsidRDefault="008714AF" w:rsidP="002361B2">
      <w:pPr>
        <w:pStyle w:val="BodyText"/>
        <w:ind w:left="288"/>
        <w:rPr>
          <w:rFonts w:ascii="Courier New" w:hAnsi="Courier New" w:cs="Courier New"/>
          <w:sz w:val="18"/>
          <w:szCs w:val="18"/>
        </w:rPr>
      </w:pPr>
    </w:p>
    <w:p w:rsidR="002361B2" w:rsidRPr="00E052B6" w:rsidRDefault="008714AF" w:rsidP="002361B2">
      <w:pPr>
        <w:pStyle w:val="BodyText"/>
        <w:ind w:left="288"/>
        <w:rPr>
          <w:rFonts w:ascii="Courier New" w:hAnsi="Courier New" w:cs="Courier New"/>
          <w:sz w:val="18"/>
          <w:szCs w:val="18"/>
        </w:rPr>
      </w:pPr>
      <w:r w:rsidRPr="00E052B6">
        <w:rPr>
          <w:rFonts w:ascii="Courier New" w:hAnsi="Courier New" w:cs="Courier New"/>
          <w:sz w:val="18"/>
          <w:szCs w:val="18"/>
        </w:rPr>
        <w:t xml:space="preserve">class </w:t>
      </w:r>
      <w:r w:rsidR="002361B2" w:rsidRPr="00E052B6">
        <w:rPr>
          <w:rFonts w:ascii="Courier New" w:hAnsi="Courier New" w:cs="Courier New"/>
          <w:sz w:val="18"/>
          <w:szCs w:val="18"/>
        </w:rPr>
        <w:t>Console(basic.LineReceiver)</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__init__(self, tl, listener = None):</w:t>
      </w:r>
    </w:p>
    <w:p w:rsidR="008714AF" w:rsidRPr="00E052B6" w:rsidRDefault="008714AF"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dataReceived(self, data):</w:t>
      </w:r>
    </w:p>
    <w:p w:rsidR="008714AF" w:rsidRPr="00E052B6" w:rsidRDefault="008714AF" w:rsidP="002361B2">
      <w:pPr>
        <w:pStyle w:val="BodyText"/>
        <w:ind w:left="288"/>
        <w:rPr>
          <w:rFonts w:ascii="Courier New" w:hAnsi="Courier New" w:cs="Courier New"/>
          <w:sz w:val="18"/>
          <w:szCs w:val="18"/>
        </w:rPr>
      </w:pPr>
    </w:p>
    <w:p w:rsidR="002361B2" w:rsidRPr="00E052B6" w:rsidRDefault="002361B2" w:rsidP="002361B2">
      <w:pPr>
        <w:pStyle w:val="BodyText"/>
        <w:ind w:left="288"/>
        <w:rPr>
          <w:rFonts w:ascii="Courier New" w:hAnsi="Courier New" w:cs="Courier New"/>
          <w:sz w:val="18"/>
          <w:szCs w:val="18"/>
        </w:rPr>
      </w:pPr>
      <w:r w:rsidRPr="00E052B6">
        <w:rPr>
          <w:rFonts w:ascii="Courier New" w:hAnsi="Courier New" w:cs="Courier New"/>
          <w:sz w:val="18"/>
          <w:szCs w:val="18"/>
        </w:rPr>
        <w:t>class PwrCmd</w:t>
      </w:r>
    </w:p>
    <w:p w:rsidR="00E052B6" w:rsidRPr="00E052B6" w:rsidRDefault="00E052B6"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__init__(self, tl):</w:t>
      </w:r>
    </w:p>
    <w:p w:rsidR="00E052B6" w:rsidRPr="00E052B6" w:rsidRDefault="00E052B6"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pwrOn(self, waitTime):</w:t>
      </w:r>
    </w:p>
    <w:p w:rsidR="00E052B6" w:rsidRPr="00E052B6" w:rsidRDefault="00E052B6" w:rsidP="00E052B6">
      <w:pPr>
        <w:autoSpaceDE w:val="0"/>
        <w:autoSpaceDN w:val="0"/>
        <w:adjustRightInd w:val="0"/>
        <w:ind w:left="576"/>
        <w:rPr>
          <w:rFonts w:ascii="Courier New" w:hAnsi="Courier New" w:cs="Courier New"/>
          <w:sz w:val="18"/>
          <w:szCs w:val="18"/>
        </w:rPr>
      </w:pPr>
      <w:r w:rsidRPr="00E052B6">
        <w:rPr>
          <w:rFonts w:ascii="Courier New" w:hAnsi="Courier New" w:cs="Courier New"/>
          <w:sz w:val="18"/>
          <w:szCs w:val="18"/>
        </w:rPr>
        <w:t>def pwrOff(self, waitTime):</w:t>
      </w:r>
    </w:p>
    <w:p w:rsidR="00E052B6" w:rsidRPr="00E052B6" w:rsidRDefault="00E052B6" w:rsidP="002361B2">
      <w:pPr>
        <w:pStyle w:val="BodyText"/>
        <w:ind w:left="288"/>
        <w:rPr>
          <w:rFonts w:ascii="Courier New" w:hAnsi="Courier New" w:cs="Courier New"/>
          <w:sz w:val="18"/>
          <w:szCs w:val="18"/>
        </w:rPr>
      </w:pPr>
    </w:p>
    <w:p w:rsidR="002361B2" w:rsidRPr="00E052B6" w:rsidRDefault="002361B2" w:rsidP="002361B2">
      <w:pPr>
        <w:pStyle w:val="BodyText"/>
        <w:ind w:left="288"/>
        <w:rPr>
          <w:rFonts w:ascii="Courier New" w:hAnsi="Courier New" w:cs="Courier New"/>
          <w:sz w:val="18"/>
          <w:szCs w:val="18"/>
        </w:rPr>
      </w:pPr>
      <w:r w:rsidRPr="00E052B6">
        <w:rPr>
          <w:rFonts w:ascii="Courier New" w:hAnsi="Courier New" w:cs="Courier New"/>
          <w:sz w:val="18"/>
          <w:szCs w:val="18"/>
        </w:rPr>
        <w:t xml:space="preserve">class </w:t>
      </w:r>
      <w:r w:rsidR="00E64A92" w:rsidRPr="00E052B6">
        <w:rPr>
          <w:rFonts w:ascii="Courier New" w:hAnsi="Courier New" w:cs="Courier New"/>
          <w:sz w:val="18"/>
          <w:szCs w:val="18"/>
        </w:rPr>
        <w:t>TermCmd(object):</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__init__(self, tl):</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login(self, user, password):</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logout(self):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checkVersions(self):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checkTxrVersion(self):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checkLoginStatus(self):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uploadFile(self, ftpAddress, filename, targetName=None):</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changeHubLogin(self, HubName, waveform):</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setLatLong(self, lat, lon):</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changeTxrVersion(self, ftpAddre</w:t>
      </w:r>
      <w:r w:rsidR="002361B2" w:rsidRPr="00E052B6">
        <w:rPr>
          <w:rFonts w:ascii="Courier New" w:hAnsi="Courier New" w:cs="Courier New"/>
          <w:sz w:val="18"/>
          <w:szCs w:val="18"/>
        </w:rPr>
        <w:t xml:space="preserve">ss, imageFileName, versionName, </w:t>
      </w:r>
      <w:r w:rsidRPr="00E052B6">
        <w:rPr>
          <w:rFonts w:ascii="Courier New" w:hAnsi="Courier New" w:cs="Courier New"/>
          <w:sz w:val="18"/>
          <w:szCs w:val="18"/>
        </w:rPr>
        <w:t>postFlashCmd=None):</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renameFile(self, source, destination):</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rmFile(self, target):</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verifyFile(self, filename):</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getRLDataRate(self):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getAttenuator(self):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ctrlC(self):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ctrlD(self):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termcfg(self):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termcfgVersion(self):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lastRenderedPageBreak/>
        <w:t>def termcfgStatus(self):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termcfgRLConfig(self):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getAttenLimit(self):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showDate(self):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reboot(self):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reboot_error(self):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catMdlcini(self):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removeMdlcDatabase(self):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resetAcu(self):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activateDemodulator(self):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idleDemodulator(self):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waitTxEnable(self):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waitLogin(self):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checkFileRxInit(self):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checkFileRxFail(self):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checkFileRxReschedule(self):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waitFlashBegin(self):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waitFlashComplete(self, postFlashCmd=None):</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dynamicFunctionCaller(self, inp):</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grepLog(self, target):</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execCmd(self,cmd,timeout=5):</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wait_Idle40(self):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termCfgStatusInit(self):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refreshStatus(self):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refreshAttenuator(self):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getEth0Availibility(self):</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getEth0Speed(self, speed):</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getEth0Duplex(self, duplex):</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waitCmd(self, time):</w:t>
      </w:r>
    </w:p>
    <w:p w:rsidR="00E64A92" w:rsidRPr="00E052B6"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getEth0Ping(self, ipPing):</w:t>
      </w:r>
    </w:p>
    <w:p w:rsidR="00E64A92" w:rsidRDefault="00E64A92" w:rsidP="002361B2">
      <w:pPr>
        <w:pStyle w:val="BodyText"/>
        <w:ind w:left="576"/>
        <w:rPr>
          <w:rFonts w:ascii="Courier New" w:hAnsi="Courier New" w:cs="Courier New"/>
          <w:sz w:val="18"/>
          <w:szCs w:val="18"/>
        </w:rPr>
      </w:pPr>
      <w:r w:rsidRPr="00E052B6">
        <w:rPr>
          <w:rFonts w:ascii="Courier New" w:hAnsi="Courier New" w:cs="Courier New"/>
          <w:sz w:val="18"/>
          <w:szCs w:val="18"/>
        </w:rPr>
        <w:t>def waitConsoleTerm(self):</w:t>
      </w:r>
    </w:p>
    <w:p w:rsidR="00C24290" w:rsidRDefault="00C24290" w:rsidP="002361B2">
      <w:pPr>
        <w:pStyle w:val="BodyText"/>
        <w:ind w:left="576"/>
        <w:rPr>
          <w:rFonts w:ascii="Courier New" w:hAnsi="Courier New" w:cs="Courier New"/>
          <w:sz w:val="18"/>
          <w:szCs w:val="18"/>
        </w:rPr>
      </w:pPr>
    </w:p>
    <w:p w:rsidR="00C24290" w:rsidRDefault="00C24290" w:rsidP="002361B2">
      <w:pPr>
        <w:pStyle w:val="BodyText"/>
        <w:ind w:left="576"/>
        <w:rPr>
          <w:rFonts w:ascii="Courier New" w:hAnsi="Courier New" w:cs="Courier New"/>
          <w:sz w:val="18"/>
          <w:szCs w:val="18"/>
        </w:rPr>
      </w:pPr>
      <w:r>
        <w:rPr>
          <w:rFonts w:ascii="Courier New" w:hAnsi="Courier New" w:cs="Courier New"/>
          <w:sz w:val="18"/>
          <w:szCs w:val="18"/>
        </w:rPr>
        <w:t>### Extensions</w:t>
      </w:r>
    </w:p>
    <w:p w:rsidR="00C24290" w:rsidRPr="00E052B6" w:rsidRDefault="00910E00" w:rsidP="002361B2">
      <w:pPr>
        <w:pStyle w:val="BodyText"/>
        <w:ind w:left="576"/>
        <w:rPr>
          <w:rFonts w:ascii="Courier New" w:hAnsi="Courier New" w:cs="Courier New"/>
          <w:sz w:val="18"/>
          <w:szCs w:val="18"/>
        </w:rPr>
      </w:pPr>
      <w:r>
        <w:rPr>
          <w:rFonts w:ascii="Courier New" w:hAnsi="Courier New" w:cs="Courier New"/>
          <w:sz w:val="18"/>
          <w:szCs w:val="18"/>
        </w:rPr>
        <w:t xml:space="preserve">def </w:t>
      </w:r>
      <w:r w:rsidR="007B54F3">
        <w:rPr>
          <w:rFonts w:ascii="Courier New" w:hAnsi="Courier New" w:cs="Courier New"/>
          <w:sz w:val="18"/>
          <w:szCs w:val="18"/>
        </w:rPr>
        <w:t>setAntenna(self, antennaType</w:t>
      </w:r>
      <w:r>
        <w:rPr>
          <w:rFonts w:ascii="Courier New" w:hAnsi="Courier New" w:cs="Courier New"/>
          <w:sz w:val="18"/>
          <w:szCs w:val="18"/>
        </w:rPr>
        <w:t>)</w:t>
      </w:r>
    </w:p>
    <w:p w:rsidR="00E64A92" w:rsidRPr="00E052B6" w:rsidRDefault="00E64A92" w:rsidP="00E64A92">
      <w:pPr>
        <w:pStyle w:val="BodyText"/>
        <w:rPr>
          <w:rFonts w:ascii="Courier New" w:hAnsi="Courier New" w:cs="Courier New"/>
          <w:sz w:val="18"/>
          <w:szCs w:val="18"/>
        </w:rPr>
      </w:pPr>
    </w:p>
    <w:p w:rsidR="002361B2" w:rsidRPr="00E052B6" w:rsidRDefault="002361B2" w:rsidP="002361B2">
      <w:pPr>
        <w:rPr>
          <w:rFonts w:ascii="Courier New" w:hAnsi="Courier New" w:cs="Courier New"/>
          <w:sz w:val="18"/>
          <w:szCs w:val="18"/>
        </w:rPr>
      </w:pPr>
      <w:r w:rsidRPr="00E052B6">
        <w:rPr>
          <w:rFonts w:ascii="Courier New" w:hAnsi="Courier New" w:cs="Courier New"/>
          <w:sz w:val="18"/>
          <w:szCs w:val="18"/>
        </w:rPr>
        <w:t>DESCRIPTION</w:t>
      </w:r>
    </w:p>
    <w:p w:rsidR="00E64A92" w:rsidRPr="00E052B6" w:rsidRDefault="008714AF" w:rsidP="002361B2">
      <w:pPr>
        <w:pStyle w:val="BodyText"/>
        <w:ind w:left="288"/>
        <w:rPr>
          <w:rFonts w:ascii="Courier New" w:hAnsi="Courier New" w:cs="Courier New"/>
          <w:sz w:val="18"/>
          <w:szCs w:val="18"/>
        </w:rPr>
      </w:pPr>
      <w:r w:rsidRPr="00E052B6">
        <w:rPr>
          <w:rFonts w:ascii="Courier New" w:hAnsi="Courier New" w:cs="Courier New"/>
          <w:sz w:val="18"/>
          <w:szCs w:val="18"/>
        </w:rPr>
        <w:t>The TermCmd class e</w:t>
      </w:r>
      <w:r w:rsidR="00E64A92" w:rsidRPr="00E052B6">
        <w:rPr>
          <w:rFonts w:ascii="Courier New" w:hAnsi="Courier New" w:cs="Courier New"/>
          <w:sz w:val="18"/>
          <w:szCs w:val="18"/>
        </w:rPr>
        <w:t>ncapsulates commands for controlling and checking status of the terminal.  Typically when calling these functions, one should use the defer.inlineCallbacks decorator on the calling function. This decorator causes the calling function to stop execution at the yield statement and wait for the result of the expression in the yield statement before continuing. While waiting for the result, control is returned from the calling function. This allows the Twisted Python reactor to continue processing during</w:t>
      </w:r>
      <w:r w:rsidR="00F77D29">
        <w:rPr>
          <w:rFonts w:ascii="Courier New" w:hAnsi="Courier New" w:cs="Courier New"/>
          <w:sz w:val="18"/>
          <w:szCs w:val="18"/>
        </w:rPr>
        <w:t xml:space="preserve"> the wait, which </w:t>
      </w:r>
      <w:r w:rsidR="00E64A92" w:rsidRPr="00E052B6">
        <w:rPr>
          <w:rFonts w:ascii="Courier New" w:hAnsi="Courier New" w:cs="Courier New"/>
          <w:sz w:val="18"/>
          <w:szCs w:val="18"/>
        </w:rPr>
        <w:t xml:space="preserve">is essential because the reactor is in charge of handling reception of data over the serial connection (if the calling function blocked, </w:t>
      </w:r>
      <w:r w:rsidR="00F77D29">
        <w:rPr>
          <w:rFonts w:ascii="Courier New" w:hAnsi="Courier New" w:cs="Courier New"/>
          <w:sz w:val="18"/>
          <w:szCs w:val="18"/>
        </w:rPr>
        <w:t xml:space="preserve">then it </w:t>
      </w:r>
      <w:r w:rsidR="00E64A92" w:rsidRPr="00E052B6">
        <w:rPr>
          <w:rFonts w:ascii="Courier New" w:hAnsi="Courier New" w:cs="Courier New"/>
          <w:sz w:val="18"/>
          <w:szCs w:val="18"/>
        </w:rPr>
        <w:t>would be unable to receive any responses due to the single-thread, single</w:t>
      </w:r>
      <w:r w:rsidR="00F77D29">
        <w:rPr>
          <w:rFonts w:ascii="Courier New" w:hAnsi="Courier New" w:cs="Courier New"/>
          <w:sz w:val="18"/>
          <w:szCs w:val="18"/>
        </w:rPr>
        <w:t>-process framework</w:t>
      </w:r>
      <w:r w:rsidR="00E64A92" w:rsidRPr="00E052B6">
        <w:rPr>
          <w:rFonts w:ascii="Courier New" w:hAnsi="Courier New" w:cs="Courier New"/>
          <w:sz w:val="18"/>
          <w:szCs w:val="18"/>
        </w:rPr>
        <w:t>.</w:t>
      </w:r>
      <w:r w:rsidR="002361B2" w:rsidRPr="00E052B6">
        <w:rPr>
          <w:rFonts w:ascii="Courier New" w:hAnsi="Courier New" w:cs="Courier New"/>
          <w:sz w:val="18"/>
          <w:szCs w:val="18"/>
        </w:rPr>
        <w:t xml:space="preserve">  </w:t>
      </w:r>
      <w:r w:rsidR="00E64A92" w:rsidRPr="00E052B6">
        <w:rPr>
          <w:rFonts w:ascii="Courier New" w:hAnsi="Courier New" w:cs="Courier New"/>
          <w:sz w:val="18"/>
          <w:szCs w:val="18"/>
        </w:rPr>
        <w:t>To return a value from a function using the defer.inlineCallbacks generator, use the</w:t>
      </w:r>
      <w:r w:rsidR="002361B2" w:rsidRPr="00E052B6">
        <w:rPr>
          <w:rFonts w:ascii="Courier New" w:hAnsi="Courier New" w:cs="Courier New"/>
          <w:sz w:val="18"/>
          <w:szCs w:val="18"/>
        </w:rPr>
        <w:t xml:space="preserve"> </w:t>
      </w:r>
      <w:r w:rsidR="00E64A92" w:rsidRPr="00E052B6">
        <w:rPr>
          <w:rFonts w:ascii="Courier New" w:hAnsi="Courier New" w:cs="Courier New"/>
          <w:sz w:val="18"/>
          <w:szCs w:val="18"/>
        </w:rPr>
        <w:t>defer.returnValue function.</w:t>
      </w:r>
      <w:r w:rsidR="002361B2" w:rsidRPr="00E052B6">
        <w:rPr>
          <w:rFonts w:ascii="Courier New" w:hAnsi="Courier New" w:cs="Courier New"/>
          <w:sz w:val="18"/>
          <w:szCs w:val="18"/>
        </w:rPr>
        <w:t xml:space="preserve"> </w:t>
      </w:r>
      <w:r w:rsidR="00E64A92" w:rsidRPr="00E052B6">
        <w:rPr>
          <w:rFonts w:ascii="Courier New" w:hAnsi="Courier New" w:cs="Courier New"/>
          <w:sz w:val="18"/>
          <w:szCs w:val="18"/>
        </w:rPr>
        <w:t>This class should handle differences between terminal versions, such as image naming</w:t>
      </w:r>
      <w:r w:rsidR="002361B2" w:rsidRPr="00E052B6">
        <w:rPr>
          <w:rFonts w:ascii="Courier New" w:hAnsi="Courier New" w:cs="Courier New"/>
          <w:sz w:val="18"/>
          <w:szCs w:val="18"/>
        </w:rPr>
        <w:t xml:space="preserve"> </w:t>
      </w:r>
      <w:r w:rsidR="00E64A92" w:rsidRPr="00E052B6">
        <w:rPr>
          <w:rFonts w:ascii="Courier New" w:hAnsi="Courier New" w:cs="Courier New"/>
          <w:sz w:val="18"/>
          <w:szCs w:val="18"/>
        </w:rPr>
        <w:t>conventions, program name changes, login changes, and menu changes.</w:t>
      </w:r>
    </w:p>
    <w:p w:rsidR="00F042E9" w:rsidRPr="00E052B6" w:rsidRDefault="00F042E9" w:rsidP="00E052B6">
      <w:pPr>
        <w:pStyle w:val="BodyText"/>
        <w:ind w:left="288"/>
        <w:rPr>
          <w:rFonts w:ascii="Courier New" w:hAnsi="Courier New" w:cs="Courier New"/>
          <w:sz w:val="18"/>
          <w:szCs w:val="18"/>
        </w:rPr>
      </w:pPr>
    </w:p>
    <w:p w:rsidR="008714AF" w:rsidRPr="00E052B6" w:rsidRDefault="008714AF" w:rsidP="00E052B6">
      <w:pPr>
        <w:pStyle w:val="BodyText"/>
        <w:ind w:left="288"/>
        <w:rPr>
          <w:rFonts w:ascii="Courier New" w:hAnsi="Courier New" w:cs="Courier New"/>
          <w:sz w:val="18"/>
          <w:szCs w:val="18"/>
        </w:rPr>
      </w:pPr>
      <w:r w:rsidRPr="00E052B6">
        <w:rPr>
          <w:rFonts w:ascii="Courier New" w:hAnsi="Courier New" w:cs="Courier New"/>
          <w:sz w:val="18"/>
          <w:szCs w:val="18"/>
        </w:rPr>
        <w:t>The PwrCmd class encapsulates commands for controlling the</w:t>
      </w:r>
      <w:r w:rsidR="00E052B6" w:rsidRPr="00E052B6">
        <w:rPr>
          <w:rFonts w:ascii="Courier New" w:hAnsi="Courier New" w:cs="Courier New"/>
          <w:sz w:val="18"/>
          <w:szCs w:val="18"/>
        </w:rPr>
        <w:t xml:space="preserve"> serial controlled power unit</w:t>
      </w:r>
      <w:r w:rsidR="00F77D29">
        <w:rPr>
          <w:rFonts w:ascii="Courier New" w:hAnsi="Courier New" w:cs="Courier New"/>
          <w:sz w:val="18"/>
          <w:szCs w:val="18"/>
        </w:rPr>
        <w:t>.</w:t>
      </w:r>
    </w:p>
    <w:p w:rsidR="00E052B6" w:rsidRPr="00E052B6" w:rsidRDefault="00E052B6" w:rsidP="00E052B6">
      <w:pPr>
        <w:pStyle w:val="BodyText"/>
        <w:ind w:left="288"/>
        <w:rPr>
          <w:rFonts w:ascii="Courier New" w:hAnsi="Courier New" w:cs="Courier New"/>
          <w:sz w:val="18"/>
          <w:szCs w:val="18"/>
        </w:rPr>
      </w:pPr>
    </w:p>
    <w:p w:rsidR="00241D4E" w:rsidRPr="00E052B6" w:rsidRDefault="00241D4E" w:rsidP="00E052B6">
      <w:pPr>
        <w:autoSpaceDE w:val="0"/>
        <w:autoSpaceDN w:val="0"/>
        <w:adjustRightInd w:val="0"/>
        <w:ind w:left="288"/>
        <w:rPr>
          <w:rFonts w:ascii="Courier New" w:hAnsi="Courier New" w:cs="Courier New"/>
          <w:sz w:val="18"/>
          <w:szCs w:val="18"/>
        </w:rPr>
      </w:pPr>
      <w:r w:rsidRPr="00E052B6">
        <w:rPr>
          <w:rFonts w:ascii="Courier New" w:hAnsi="Courier New" w:cs="Courier New"/>
          <w:sz w:val="18"/>
          <w:szCs w:val="18"/>
        </w:rPr>
        <w:t>The TerminalLink class extends the Twisted basic.LineReceiver protocol for handling</w:t>
      </w:r>
      <w:r w:rsidR="00E052B6">
        <w:rPr>
          <w:rFonts w:ascii="Courier New" w:hAnsi="Courier New" w:cs="Courier New"/>
          <w:sz w:val="18"/>
          <w:szCs w:val="18"/>
        </w:rPr>
        <w:t xml:space="preserve"> </w:t>
      </w:r>
      <w:r w:rsidRPr="00E052B6">
        <w:rPr>
          <w:rFonts w:ascii="Courier New" w:hAnsi="Courier New" w:cs="Courier New"/>
          <w:sz w:val="18"/>
          <w:szCs w:val="18"/>
        </w:rPr>
        <w:t>the details of sending and receiving data over a serial connection between</w:t>
      </w:r>
      <w:r w:rsidR="00E052B6">
        <w:rPr>
          <w:rFonts w:ascii="Courier New" w:hAnsi="Courier New" w:cs="Courier New"/>
          <w:sz w:val="18"/>
          <w:szCs w:val="18"/>
        </w:rPr>
        <w:t xml:space="preserve"> </w:t>
      </w:r>
      <w:r w:rsidRPr="00E052B6">
        <w:rPr>
          <w:rFonts w:ascii="Courier New" w:hAnsi="Courier New" w:cs="Courier New"/>
          <w:sz w:val="18"/>
          <w:szCs w:val="18"/>
        </w:rPr>
        <w:t>a computer and an Arclight terminal. It holds a reference to the currently</w:t>
      </w:r>
      <w:r w:rsidR="00E052B6">
        <w:rPr>
          <w:rFonts w:ascii="Courier New" w:hAnsi="Courier New" w:cs="Courier New"/>
          <w:sz w:val="18"/>
          <w:szCs w:val="18"/>
        </w:rPr>
        <w:t xml:space="preserve"> </w:t>
      </w:r>
      <w:r w:rsidRPr="00E052B6">
        <w:rPr>
          <w:rFonts w:ascii="Courier New" w:hAnsi="Courier New" w:cs="Courier New"/>
          <w:sz w:val="18"/>
          <w:szCs w:val="18"/>
        </w:rPr>
        <w:t>pending command so that received data can be directed to that Cmd object</w:t>
      </w:r>
      <w:r w:rsidR="00E052B6">
        <w:rPr>
          <w:rFonts w:ascii="Courier New" w:hAnsi="Courier New" w:cs="Courier New"/>
          <w:sz w:val="18"/>
          <w:szCs w:val="18"/>
        </w:rPr>
        <w:t xml:space="preserve"> </w:t>
      </w:r>
      <w:r w:rsidRPr="00E052B6">
        <w:rPr>
          <w:rFonts w:ascii="Courier New" w:hAnsi="Courier New" w:cs="Courier New"/>
          <w:sz w:val="18"/>
          <w:szCs w:val="18"/>
        </w:rPr>
        <w:t xml:space="preserve">for accumulation in its response buffer.  </w:t>
      </w:r>
    </w:p>
    <w:p w:rsidR="00241D4E" w:rsidRPr="00E052B6" w:rsidRDefault="00241D4E" w:rsidP="00E052B6">
      <w:pPr>
        <w:autoSpaceDE w:val="0"/>
        <w:autoSpaceDN w:val="0"/>
        <w:adjustRightInd w:val="0"/>
        <w:ind w:left="288"/>
        <w:rPr>
          <w:rFonts w:ascii="Courier New" w:hAnsi="Courier New" w:cs="Courier New"/>
          <w:sz w:val="18"/>
          <w:szCs w:val="18"/>
        </w:rPr>
      </w:pPr>
    </w:p>
    <w:p w:rsidR="00241D4E" w:rsidRPr="00E052B6" w:rsidRDefault="00241D4E" w:rsidP="00E052B6">
      <w:pPr>
        <w:autoSpaceDE w:val="0"/>
        <w:autoSpaceDN w:val="0"/>
        <w:adjustRightInd w:val="0"/>
        <w:ind w:left="288"/>
        <w:rPr>
          <w:rFonts w:ascii="Courier New" w:hAnsi="Courier New" w:cs="Courier New"/>
          <w:sz w:val="18"/>
          <w:szCs w:val="18"/>
        </w:rPr>
      </w:pPr>
      <w:r w:rsidRPr="00E052B6">
        <w:rPr>
          <w:rFonts w:ascii="Courier New" w:hAnsi="Courier New" w:cs="Courier New"/>
          <w:sz w:val="18"/>
          <w:szCs w:val="18"/>
        </w:rPr>
        <w:t>The Cmd class</w:t>
      </w:r>
      <w:r w:rsidR="00E052B6">
        <w:rPr>
          <w:rFonts w:ascii="Courier New" w:hAnsi="Courier New" w:cs="Courier New"/>
          <w:sz w:val="18"/>
          <w:szCs w:val="18"/>
        </w:rPr>
        <w:t xml:space="preserve"> e</w:t>
      </w:r>
      <w:r w:rsidRPr="00E052B6">
        <w:rPr>
          <w:rFonts w:ascii="Courier New" w:hAnsi="Courier New" w:cs="Courier New"/>
          <w:sz w:val="18"/>
          <w:szCs w:val="18"/>
        </w:rPr>
        <w:t>ncapsulates specific information about a command/response pair for passing to callbacks. T</w:t>
      </w:r>
      <w:r w:rsidR="00F77D29">
        <w:rPr>
          <w:rFonts w:ascii="Courier New" w:hAnsi="Courier New" w:cs="Courier New"/>
          <w:sz w:val="18"/>
          <w:szCs w:val="18"/>
        </w:rPr>
        <w:t xml:space="preserve">racks transmit time of command, </w:t>
      </w:r>
      <w:r w:rsidRPr="00E052B6">
        <w:rPr>
          <w:rFonts w:ascii="Courier New" w:hAnsi="Courier New" w:cs="Courier New"/>
          <w:sz w:val="18"/>
          <w:szCs w:val="18"/>
        </w:rPr>
        <w:t>receive</w:t>
      </w:r>
      <w:r w:rsidR="00F77D29">
        <w:rPr>
          <w:rFonts w:ascii="Courier New" w:hAnsi="Courier New" w:cs="Courier New"/>
          <w:sz w:val="18"/>
          <w:szCs w:val="18"/>
        </w:rPr>
        <w:t>s</w:t>
      </w:r>
      <w:r w:rsidRPr="00E052B6">
        <w:rPr>
          <w:rFonts w:ascii="Courier New" w:hAnsi="Courier New" w:cs="Courier New"/>
          <w:sz w:val="18"/>
          <w:szCs w:val="18"/>
        </w:rPr>
        <w:t xml:space="preserve"> time of response, and the text of the response.</w:t>
      </w:r>
    </w:p>
    <w:p w:rsidR="00241D4E" w:rsidRPr="00E052B6" w:rsidRDefault="00241D4E" w:rsidP="00E052B6">
      <w:pPr>
        <w:autoSpaceDE w:val="0"/>
        <w:autoSpaceDN w:val="0"/>
        <w:adjustRightInd w:val="0"/>
        <w:ind w:left="288"/>
        <w:rPr>
          <w:rFonts w:ascii="Courier New" w:hAnsi="Courier New" w:cs="Courier New"/>
          <w:sz w:val="18"/>
          <w:szCs w:val="18"/>
        </w:rPr>
      </w:pPr>
    </w:p>
    <w:p w:rsidR="008714AF" w:rsidRPr="00E052B6" w:rsidRDefault="008714AF" w:rsidP="00E052B6">
      <w:pPr>
        <w:autoSpaceDE w:val="0"/>
        <w:autoSpaceDN w:val="0"/>
        <w:adjustRightInd w:val="0"/>
        <w:ind w:left="288"/>
        <w:rPr>
          <w:rFonts w:ascii="Courier New" w:hAnsi="Courier New" w:cs="Courier New"/>
          <w:sz w:val="18"/>
          <w:szCs w:val="18"/>
        </w:rPr>
      </w:pPr>
      <w:r w:rsidRPr="00E052B6">
        <w:rPr>
          <w:rFonts w:ascii="Courier New" w:hAnsi="Courier New" w:cs="Courier New"/>
          <w:sz w:val="18"/>
          <w:szCs w:val="18"/>
        </w:rPr>
        <w:lastRenderedPageBreak/>
        <w:t xml:space="preserve">The Log class </w:t>
      </w:r>
      <w:r w:rsidR="00F77D29">
        <w:rPr>
          <w:rFonts w:ascii="Courier New" w:hAnsi="Courier New" w:cs="Courier New"/>
          <w:sz w:val="18"/>
          <w:szCs w:val="18"/>
        </w:rPr>
        <w:t>h</w:t>
      </w:r>
      <w:r w:rsidRPr="00E052B6">
        <w:rPr>
          <w:rFonts w:ascii="Courier New" w:hAnsi="Courier New" w:cs="Courier New"/>
          <w:sz w:val="18"/>
          <w:szCs w:val="18"/>
        </w:rPr>
        <w:t>andles</w:t>
      </w:r>
      <w:r w:rsidR="00F77D29">
        <w:rPr>
          <w:rFonts w:ascii="Courier New" w:hAnsi="Courier New" w:cs="Courier New"/>
          <w:sz w:val="18"/>
          <w:szCs w:val="18"/>
        </w:rPr>
        <w:t xml:space="preserve"> recording of data, w</w:t>
      </w:r>
      <w:r w:rsidRPr="00E052B6">
        <w:rPr>
          <w:rFonts w:ascii="Courier New" w:hAnsi="Courier New" w:cs="Courier New"/>
          <w:sz w:val="18"/>
          <w:szCs w:val="18"/>
        </w:rPr>
        <w:t xml:space="preserve">rites terminal output to the screen and to a capture file, and writes data fields to </w:t>
      </w:r>
      <w:r w:rsidR="00F77D29">
        <w:rPr>
          <w:rFonts w:ascii="Courier New" w:hAnsi="Courier New" w:cs="Courier New"/>
          <w:sz w:val="18"/>
          <w:szCs w:val="18"/>
        </w:rPr>
        <w:t xml:space="preserve">a </w:t>
      </w:r>
      <w:r w:rsidRPr="00E052B6">
        <w:rPr>
          <w:rFonts w:ascii="Courier New" w:hAnsi="Courier New" w:cs="Courier New"/>
          <w:sz w:val="18"/>
          <w:szCs w:val="18"/>
        </w:rPr>
        <w:t>.csv file.</w:t>
      </w:r>
    </w:p>
    <w:p w:rsidR="00241D4E" w:rsidRPr="00E052B6" w:rsidRDefault="00241D4E" w:rsidP="00E052B6">
      <w:pPr>
        <w:pStyle w:val="BodyText"/>
        <w:ind w:left="288"/>
        <w:rPr>
          <w:rFonts w:ascii="Courier New" w:hAnsi="Courier New" w:cs="Courier New"/>
          <w:sz w:val="18"/>
          <w:szCs w:val="18"/>
        </w:rPr>
      </w:pPr>
    </w:p>
    <w:p w:rsidR="008714AF" w:rsidRPr="00E052B6" w:rsidRDefault="008714AF" w:rsidP="00E052B6">
      <w:pPr>
        <w:autoSpaceDE w:val="0"/>
        <w:autoSpaceDN w:val="0"/>
        <w:adjustRightInd w:val="0"/>
        <w:ind w:left="288"/>
        <w:rPr>
          <w:rFonts w:ascii="Courier New" w:hAnsi="Courier New" w:cs="Courier New"/>
          <w:sz w:val="18"/>
          <w:szCs w:val="18"/>
        </w:rPr>
      </w:pPr>
      <w:r w:rsidRPr="00E052B6">
        <w:rPr>
          <w:rFonts w:ascii="Courier New" w:hAnsi="Courier New" w:cs="Courier New"/>
          <w:sz w:val="18"/>
          <w:szCs w:val="18"/>
        </w:rPr>
        <w:t>The Console class</w:t>
      </w:r>
      <w:r w:rsidR="00F77D29">
        <w:rPr>
          <w:rFonts w:ascii="Courier New" w:hAnsi="Courier New" w:cs="Courier New"/>
          <w:sz w:val="18"/>
          <w:szCs w:val="18"/>
        </w:rPr>
        <w:t xml:space="preserve"> e</w:t>
      </w:r>
      <w:r w:rsidRPr="00E052B6">
        <w:rPr>
          <w:rFonts w:ascii="Courier New" w:hAnsi="Courier New" w:cs="Courier New"/>
          <w:sz w:val="18"/>
          <w:szCs w:val="18"/>
        </w:rPr>
        <w:t>xtends LineReceiver protocol to handle asynchronous console input over serial.</w:t>
      </w:r>
    </w:p>
    <w:p w:rsidR="008714AF" w:rsidRPr="00E052B6" w:rsidRDefault="008714AF" w:rsidP="00E052B6">
      <w:pPr>
        <w:pStyle w:val="BodyText"/>
        <w:ind w:left="288"/>
        <w:rPr>
          <w:rFonts w:ascii="Courier New" w:hAnsi="Courier New" w:cs="Courier New"/>
          <w:sz w:val="18"/>
          <w:szCs w:val="18"/>
        </w:rPr>
      </w:pPr>
    </w:p>
    <w:p w:rsidR="002361B2" w:rsidRPr="00E052B6" w:rsidRDefault="002361B2" w:rsidP="002361B2">
      <w:pPr>
        <w:rPr>
          <w:rFonts w:ascii="Courier New" w:hAnsi="Courier New" w:cs="Courier New"/>
          <w:sz w:val="18"/>
          <w:szCs w:val="18"/>
        </w:rPr>
      </w:pPr>
      <w:r w:rsidRPr="00E052B6">
        <w:rPr>
          <w:rFonts w:ascii="Courier New" w:hAnsi="Courier New" w:cs="Courier New"/>
          <w:sz w:val="18"/>
          <w:szCs w:val="18"/>
        </w:rPr>
        <w:t>NOTES</w:t>
      </w:r>
    </w:p>
    <w:p w:rsidR="002361B2" w:rsidRPr="00E052B6" w:rsidRDefault="002361B2" w:rsidP="002361B2">
      <w:pPr>
        <w:rPr>
          <w:rFonts w:ascii="Courier New" w:hAnsi="Courier New" w:cs="Courier New"/>
          <w:sz w:val="18"/>
          <w:szCs w:val="18"/>
        </w:rPr>
      </w:pPr>
    </w:p>
    <w:p w:rsidR="002361B2" w:rsidRPr="00E052B6" w:rsidRDefault="002361B2" w:rsidP="002361B2">
      <w:pPr>
        <w:rPr>
          <w:rFonts w:ascii="Courier New" w:hAnsi="Courier New" w:cs="Courier New"/>
          <w:sz w:val="18"/>
          <w:szCs w:val="18"/>
        </w:rPr>
      </w:pPr>
      <w:r w:rsidRPr="00E052B6">
        <w:rPr>
          <w:rFonts w:ascii="Courier New" w:hAnsi="Courier New" w:cs="Courier New"/>
          <w:sz w:val="18"/>
          <w:szCs w:val="18"/>
        </w:rPr>
        <w:t>EXAMPLES</w:t>
      </w:r>
    </w:p>
    <w:p w:rsidR="002361B2" w:rsidRPr="00E052B6" w:rsidRDefault="002361B2" w:rsidP="002361B2">
      <w:pPr>
        <w:rPr>
          <w:rFonts w:ascii="Courier New" w:hAnsi="Courier New" w:cs="Courier New"/>
          <w:sz w:val="18"/>
          <w:szCs w:val="18"/>
        </w:rPr>
      </w:pPr>
    </w:p>
    <w:p w:rsidR="002361B2" w:rsidRPr="00E052B6" w:rsidRDefault="002361B2" w:rsidP="002361B2">
      <w:pPr>
        <w:rPr>
          <w:rFonts w:ascii="Courier New" w:hAnsi="Courier New" w:cs="Courier New"/>
          <w:sz w:val="18"/>
          <w:szCs w:val="18"/>
        </w:rPr>
      </w:pPr>
      <w:r w:rsidRPr="00E052B6">
        <w:rPr>
          <w:rFonts w:ascii="Courier New" w:hAnsi="Courier New" w:cs="Courier New"/>
          <w:sz w:val="18"/>
          <w:szCs w:val="18"/>
        </w:rPr>
        <w:t>SEE ALSO</w:t>
      </w:r>
    </w:p>
    <w:p w:rsidR="002361B2" w:rsidRPr="00E052B6" w:rsidRDefault="002361B2" w:rsidP="002361B2">
      <w:pPr>
        <w:rPr>
          <w:rFonts w:ascii="Courier New" w:hAnsi="Courier New" w:cs="Courier New"/>
          <w:sz w:val="18"/>
          <w:szCs w:val="18"/>
        </w:rPr>
      </w:pPr>
    </w:p>
    <w:p w:rsidR="002361B2" w:rsidRPr="00E052B6" w:rsidRDefault="002361B2" w:rsidP="002361B2">
      <w:pPr>
        <w:rPr>
          <w:rFonts w:ascii="Courier New" w:hAnsi="Courier New" w:cs="Courier New"/>
          <w:sz w:val="18"/>
          <w:szCs w:val="18"/>
        </w:rPr>
      </w:pPr>
      <w:r w:rsidRPr="00E052B6">
        <w:rPr>
          <w:rFonts w:ascii="Courier New" w:hAnsi="Courier New" w:cs="Courier New"/>
          <w:sz w:val="18"/>
          <w:szCs w:val="18"/>
        </w:rPr>
        <w:t>FILES</w:t>
      </w:r>
    </w:p>
    <w:p w:rsidR="002361B2" w:rsidRPr="00E052B6" w:rsidRDefault="007A3326" w:rsidP="007A3326">
      <w:pPr>
        <w:ind w:left="288"/>
        <w:rPr>
          <w:rFonts w:ascii="Courier New" w:hAnsi="Courier New" w:cs="Courier New"/>
          <w:sz w:val="18"/>
          <w:szCs w:val="18"/>
        </w:rPr>
      </w:pPr>
      <w:r w:rsidRPr="00E052B6">
        <w:rPr>
          <w:rFonts w:ascii="Courier New" w:hAnsi="Courier New" w:cs="Courier New"/>
          <w:sz w:val="18"/>
          <w:szCs w:val="18"/>
        </w:rPr>
        <w:t>//Arclight/ArcLight/AcceptanceTest/Automation/GTAF_TIDE/Scripts/utils/TermSerialCom.py</w:t>
      </w:r>
    </w:p>
    <w:p w:rsidR="003B2C38" w:rsidRPr="002361B2" w:rsidRDefault="003B2C38" w:rsidP="003B2C38">
      <w:pPr>
        <w:rPr>
          <w:rFonts w:ascii="Courier New" w:hAnsi="Courier New" w:cs="Courier New"/>
          <w:sz w:val="18"/>
          <w:szCs w:val="18"/>
        </w:rPr>
      </w:pPr>
    </w:p>
    <w:p w:rsidR="00AD0A09" w:rsidRDefault="00AD0A09" w:rsidP="00AD0A09">
      <w:pPr>
        <w:pStyle w:val="Heading4"/>
      </w:pPr>
      <w:r>
        <w:t>GTAF Devices I</w:t>
      </w:r>
      <w:r w:rsidRPr="00377A0F">
        <w:t>nt</w:t>
      </w:r>
      <w:r>
        <w:t>erface</w:t>
      </w:r>
    </w:p>
    <w:p w:rsidR="00BF4593" w:rsidRDefault="005051CB" w:rsidP="00BF4593">
      <w:pPr>
        <w:pStyle w:val="BodyText"/>
      </w:pPr>
      <w:r>
        <w:t>The GTAF Devices CSCI is not being developed in the initial phase.</w:t>
      </w:r>
    </w:p>
    <w:p w:rsidR="005051CB" w:rsidRDefault="005051CB" w:rsidP="00BF4593">
      <w:pPr>
        <w:pStyle w:val="BodyText"/>
      </w:pPr>
    </w:p>
    <w:p w:rsidR="00EF2A0F" w:rsidRDefault="00EF2A0F" w:rsidP="00BF4593">
      <w:pPr>
        <w:pStyle w:val="BodyText"/>
      </w:pPr>
      <w:r>
        <w:t xml:space="preserve">The following generic ssh class </w:t>
      </w:r>
    </w:p>
    <w:p w:rsidR="00D07C8A" w:rsidRDefault="00D07C8A" w:rsidP="00BF4593">
      <w:pPr>
        <w:pStyle w:val="BodyText"/>
      </w:pPr>
    </w:p>
    <w:p w:rsidR="00D07C8A" w:rsidRPr="00E052B6" w:rsidRDefault="00D07C8A" w:rsidP="00D07C8A">
      <w:pPr>
        <w:rPr>
          <w:rFonts w:ascii="Courier New" w:hAnsi="Courier New" w:cs="Courier New"/>
          <w:sz w:val="18"/>
          <w:szCs w:val="18"/>
        </w:rPr>
      </w:pPr>
      <w:r w:rsidRPr="00E052B6">
        <w:rPr>
          <w:rFonts w:ascii="Courier New" w:hAnsi="Courier New" w:cs="Courier New"/>
          <w:sz w:val="18"/>
          <w:szCs w:val="18"/>
        </w:rPr>
        <w:t>SYNOPSIS</w:t>
      </w:r>
    </w:p>
    <w:p w:rsidR="00D07C8A" w:rsidRPr="00E052B6" w:rsidRDefault="00D07C8A" w:rsidP="00D07C8A">
      <w:pPr>
        <w:rPr>
          <w:rFonts w:ascii="Courier New" w:hAnsi="Courier New" w:cs="Courier New"/>
          <w:sz w:val="18"/>
          <w:szCs w:val="18"/>
        </w:rPr>
      </w:pPr>
      <w:r w:rsidRPr="00E052B6">
        <w:rPr>
          <w:rFonts w:ascii="Courier New" w:hAnsi="Courier New" w:cs="Courier New"/>
          <w:sz w:val="18"/>
          <w:szCs w:val="18"/>
        </w:rPr>
        <w:t xml:space="preserve">    </w:t>
      </w:r>
      <w:r>
        <w:rPr>
          <w:rFonts w:ascii="Courier New" w:hAnsi="Courier New" w:cs="Courier New"/>
          <w:sz w:val="18"/>
          <w:szCs w:val="18"/>
        </w:rPr>
        <w:t>viasatSsh</w:t>
      </w:r>
      <w:r w:rsidRPr="00E052B6">
        <w:rPr>
          <w:rFonts w:ascii="Courier New" w:hAnsi="Courier New" w:cs="Courier New"/>
          <w:sz w:val="18"/>
          <w:szCs w:val="18"/>
        </w:rPr>
        <w:t xml:space="preserve"> - </w:t>
      </w:r>
      <w:r>
        <w:rPr>
          <w:rFonts w:ascii="Courier New" w:hAnsi="Courier New" w:cs="Courier New"/>
          <w:sz w:val="18"/>
          <w:szCs w:val="18"/>
        </w:rPr>
        <w:t>ssh/scp utility</w:t>
      </w:r>
      <w:r w:rsidRPr="00E052B6">
        <w:rPr>
          <w:rFonts w:ascii="Courier New" w:hAnsi="Courier New" w:cs="Courier New"/>
          <w:sz w:val="18"/>
          <w:szCs w:val="18"/>
        </w:rPr>
        <w:t xml:space="preserve"> </w:t>
      </w:r>
    </w:p>
    <w:p w:rsidR="00D07C8A" w:rsidRPr="00E052B6" w:rsidRDefault="00D07C8A" w:rsidP="00D07C8A">
      <w:pPr>
        <w:rPr>
          <w:rFonts w:ascii="Courier New" w:hAnsi="Courier New" w:cs="Courier New"/>
          <w:sz w:val="18"/>
          <w:szCs w:val="18"/>
        </w:rPr>
      </w:pPr>
    </w:p>
    <w:p w:rsidR="00D07C8A" w:rsidRPr="00E052B6" w:rsidRDefault="00D07C8A" w:rsidP="00D07C8A">
      <w:pPr>
        <w:rPr>
          <w:rFonts w:ascii="Courier New" w:hAnsi="Courier New" w:cs="Courier New"/>
          <w:sz w:val="18"/>
          <w:szCs w:val="18"/>
        </w:rPr>
      </w:pPr>
      <w:r w:rsidRPr="00E052B6">
        <w:rPr>
          <w:rFonts w:ascii="Courier New" w:hAnsi="Courier New" w:cs="Courier New"/>
          <w:sz w:val="18"/>
          <w:szCs w:val="18"/>
        </w:rPr>
        <w:t>SYNTAX</w:t>
      </w:r>
    </w:p>
    <w:p w:rsidR="00D07C8A" w:rsidRPr="00E052B6" w:rsidRDefault="00D07C8A" w:rsidP="00D07C8A">
      <w:pPr>
        <w:ind w:left="288"/>
        <w:rPr>
          <w:rFonts w:ascii="Courier New" w:hAnsi="Courier New" w:cs="Courier New"/>
          <w:sz w:val="18"/>
          <w:szCs w:val="18"/>
        </w:rPr>
      </w:pPr>
      <w:r w:rsidRPr="00E052B6">
        <w:rPr>
          <w:rFonts w:ascii="Courier New" w:hAnsi="Courier New" w:cs="Courier New"/>
          <w:sz w:val="18"/>
          <w:szCs w:val="18"/>
        </w:rPr>
        <w:t xml:space="preserve">from </w:t>
      </w:r>
      <w:r>
        <w:rPr>
          <w:rFonts w:ascii="Courier New" w:hAnsi="Courier New" w:cs="Courier New"/>
          <w:sz w:val="18"/>
          <w:szCs w:val="18"/>
        </w:rPr>
        <w:t>viasatSsh</w:t>
      </w:r>
      <w:r w:rsidRPr="00E052B6">
        <w:rPr>
          <w:rFonts w:ascii="Courier New" w:hAnsi="Courier New" w:cs="Courier New"/>
          <w:sz w:val="18"/>
          <w:szCs w:val="18"/>
        </w:rPr>
        <w:t xml:space="preserve"> IMPORT *</w:t>
      </w:r>
    </w:p>
    <w:p w:rsidR="00D07C8A" w:rsidRPr="00E052B6" w:rsidRDefault="00D07C8A" w:rsidP="00D07C8A">
      <w:pPr>
        <w:ind w:left="288"/>
        <w:rPr>
          <w:rFonts w:ascii="Courier New" w:hAnsi="Courier New" w:cs="Courier New"/>
          <w:sz w:val="18"/>
          <w:szCs w:val="18"/>
        </w:rPr>
      </w:pPr>
    </w:p>
    <w:p w:rsidR="00D07C8A" w:rsidRDefault="00D07C8A" w:rsidP="00D07C8A">
      <w:pPr>
        <w:pStyle w:val="BodyText"/>
        <w:ind w:left="288"/>
        <w:rPr>
          <w:rFonts w:ascii="Courier New" w:hAnsi="Courier New" w:cs="Courier New"/>
          <w:sz w:val="18"/>
          <w:szCs w:val="18"/>
        </w:rPr>
      </w:pPr>
      <w:r w:rsidRPr="00E052B6">
        <w:rPr>
          <w:rFonts w:ascii="Courier New" w:hAnsi="Courier New" w:cs="Courier New"/>
          <w:sz w:val="18"/>
          <w:szCs w:val="18"/>
        </w:rPr>
        <w:t xml:space="preserve">class </w:t>
      </w:r>
      <w:r>
        <w:rPr>
          <w:rFonts w:ascii="Courier New" w:hAnsi="Courier New" w:cs="Courier New"/>
          <w:sz w:val="18"/>
          <w:szCs w:val="18"/>
        </w:rPr>
        <w:t>viasatSsh</w:t>
      </w:r>
    </w:p>
    <w:p w:rsidR="00D07C8A" w:rsidRPr="00D07C8A" w:rsidRDefault="00D07C8A" w:rsidP="00D07C8A">
      <w:pPr>
        <w:pStyle w:val="BodyText"/>
        <w:ind w:left="540"/>
        <w:rPr>
          <w:rFonts w:ascii="Courier New" w:hAnsi="Courier New" w:cs="Courier New"/>
          <w:sz w:val="18"/>
          <w:szCs w:val="18"/>
        </w:rPr>
      </w:pPr>
      <w:r w:rsidRPr="00D07C8A">
        <w:rPr>
          <w:rFonts w:ascii="Courier New" w:hAnsi="Courier New" w:cs="Courier New"/>
          <w:sz w:val="18"/>
          <w:szCs w:val="18"/>
        </w:rPr>
        <w:t>def __init__(self, host, usern, passw, log=None):</w:t>
      </w:r>
    </w:p>
    <w:p w:rsidR="00D07C8A" w:rsidRDefault="00D07C8A" w:rsidP="00D07C8A">
      <w:pPr>
        <w:pStyle w:val="BodyText"/>
        <w:ind w:left="540"/>
        <w:rPr>
          <w:rFonts w:ascii="Courier New" w:hAnsi="Courier New" w:cs="Courier New"/>
          <w:sz w:val="18"/>
          <w:szCs w:val="18"/>
        </w:rPr>
      </w:pPr>
      <w:r w:rsidRPr="00D07C8A">
        <w:rPr>
          <w:rFonts w:ascii="Courier New" w:hAnsi="Courier New" w:cs="Courier New"/>
          <w:sz w:val="18"/>
          <w:szCs w:val="18"/>
        </w:rPr>
        <w:t>def getFile(self, srcfn, dstfn):</w:t>
      </w:r>
    </w:p>
    <w:p w:rsidR="00D07C8A" w:rsidRPr="00E052B6" w:rsidRDefault="00D07C8A" w:rsidP="00D07C8A">
      <w:pPr>
        <w:pStyle w:val="BodyText"/>
        <w:ind w:left="288"/>
        <w:rPr>
          <w:rFonts w:ascii="Courier New" w:hAnsi="Courier New" w:cs="Courier New"/>
          <w:sz w:val="18"/>
          <w:szCs w:val="18"/>
        </w:rPr>
      </w:pPr>
    </w:p>
    <w:p w:rsidR="00D07C8A" w:rsidRPr="00E052B6" w:rsidRDefault="00D07C8A" w:rsidP="00D07C8A">
      <w:pPr>
        <w:rPr>
          <w:rFonts w:ascii="Courier New" w:hAnsi="Courier New" w:cs="Courier New"/>
          <w:sz w:val="18"/>
          <w:szCs w:val="18"/>
        </w:rPr>
      </w:pPr>
      <w:r w:rsidRPr="00E052B6">
        <w:rPr>
          <w:rFonts w:ascii="Courier New" w:hAnsi="Courier New" w:cs="Courier New"/>
          <w:sz w:val="18"/>
          <w:szCs w:val="18"/>
        </w:rPr>
        <w:t>DESCRIPTION</w:t>
      </w:r>
    </w:p>
    <w:p w:rsidR="00D07C8A" w:rsidRPr="00BF4593" w:rsidRDefault="00D07C8A" w:rsidP="001B6840">
      <w:pPr>
        <w:pStyle w:val="BodyText"/>
        <w:ind w:left="270"/>
      </w:pPr>
      <w:r w:rsidRPr="00E052B6">
        <w:rPr>
          <w:rFonts w:ascii="Courier New" w:hAnsi="Courier New" w:cs="Courier New"/>
          <w:sz w:val="18"/>
          <w:szCs w:val="18"/>
        </w:rPr>
        <w:t xml:space="preserve">The </w:t>
      </w:r>
      <w:r>
        <w:rPr>
          <w:rFonts w:ascii="Courier New" w:hAnsi="Courier New" w:cs="Courier New"/>
          <w:sz w:val="18"/>
          <w:szCs w:val="18"/>
        </w:rPr>
        <w:t>viasatSsh</w:t>
      </w:r>
      <w:r w:rsidRPr="00E052B6">
        <w:rPr>
          <w:rFonts w:ascii="Courier New" w:hAnsi="Courier New" w:cs="Courier New"/>
          <w:sz w:val="18"/>
          <w:szCs w:val="18"/>
        </w:rPr>
        <w:t xml:space="preserve"> class </w:t>
      </w:r>
      <w:r w:rsidRPr="00D07C8A">
        <w:rPr>
          <w:rFonts w:ascii="Courier New" w:hAnsi="Courier New" w:cs="Courier New"/>
          <w:sz w:val="18"/>
          <w:szCs w:val="18"/>
        </w:rPr>
        <w:t xml:space="preserve">supports </w:t>
      </w:r>
      <w:r>
        <w:rPr>
          <w:rFonts w:ascii="Courier New" w:hAnsi="Courier New" w:cs="Courier New"/>
          <w:sz w:val="18"/>
          <w:szCs w:val="18"/>
        </w:rPr>
        <w:t xml:space="preserve">provides generic </w:t>
      </w:r>
      <w:r w:rsidRPr="00D07C8A">
        <w:rPr>
          <w:rFonts w:ascii="Courier New" w:hAnsi="Courier New" w:cs="Courier New"/>
          <w:sz w:val="18"/>
          <w:szCs w:val="18"/>
        </w:rPr>
        <w:t xml:space="preserve">scp </w:t>
      </w:r>
      <w:r>
        <w:rPr>
          <w:rFonts w:ascii="Courier New" w:hAnsi="Courier New" w:cs="Courier New"/>
          <w:sz w:val="18"/>
          <w:szCs w:val="18"/>
        </w:rPr>
        <w:t>and is specifically used f</w:t>
      </w:r>
      <w:r w:rsidRPr="00D07C8A">
        <w:rPr>
          <w:rFonts w:ascii="Courier New" w:hAnsi="Courier New" w:cs="Courier New"/>
          <w:sz w:val="18"/>
          <w:szCs w:val="18"/>
        </w:rPr>
        <w:t>or retrieving syslog files from terminals/rtnms</w:t>
      </w:r>
    </w:p>
    <w:p w:rsidR="00CB2328" w:rsidRDefault="005B082D" w:rsidP="00CB2328">
      <w:pPr>
        <w:pStyle w:val="Heading4"/>
      </w:pPr>
      <w:r>
        <w:t>Coordinates</w:t>
      </w:r>
      <w:r w:rsidR="00167ABB">
        <w:t xml:space="preserve"> </w:t>
      </w:r>
      <w:r w:rsidR="00CB2328">
        <w:t>I</w:t>
      </w:r>
      <w:r w:rsidR="00CB2328" w:rsidRPr="00377A0F">
        <w:t>nt</w:t>
      </w:r>
      <w:r w:rsidR="00CB2328">
        <w:t>erface</w:t>
      </w:r>
      <w:r w:rsidR="00EA3E10">
        <w:t xml:space="preserve"> </w:t>
      </w:r>
    </w:p>
    <w:p w:rsidR="00CB2328" w:rsidRDefault="00CB2328" w:rsidP="00CB2328">
      <w:pPr>
        <w:pStyle w:val="BodyText"/>
      </w:pPr>
      <w:r>
        <w:t xml:space="preserve">The </w:t>
      </w:r>
      <w:r w:rsidR="005B082D">
        <w:t>Legacy</w:t>
      </w:r>
      <w:r>
        <w:t xml:space="preserve"> coordinates package, a.k.a find_all_coords.m. is a MATLAB package that provides an output file, co</w:t>
      </w:r>
      <w:r w:rsidR="0094217F">
        <w:t>o</w:t>
      </w:r>
      <w:r>
        <w:t xml:space="preserve">rds_v&lt;bundle_version&gt;.txt.  That file is used as one of the input files to the </w:t>
      </w:r>
      <w:r w:rsidR="00167ABB">
        <w:t xml:space="preserve">legacy </w:t>
      </w:r>
      <w:r>
        <w:t xml:space="preserve">map_bundles.py (which calls  SED_SCCF_bundletest.py) script </w:t>
      </w:r>
    </w:p>
    <w:p w:rsidR="00167ABB" w:rsidRDefault="00167ABB" w:rsidP="00CB2328">
      <w:pPr>
        <w:pStyle w:val="BodyText"/>
      </w:pPr>
    </w:p>
    <w:p w:rsidR="00167ABB" w:rsidRDefault="00167ABB" w:rsidP="00CB2328">
      <w:pPr>
        <w:pStyle w:val="BodyText"/>
      </w:pPr>
      <w:r>
        <w:t>The legacy API invocation is</w:t>
      </w:r>
      <w:r w:rsidR="00F33F26">
        <w:t xml:space="preserve"> via MatLab</w:t>
      </w:r>
      <w:r>
        <w:t>:</w:t>
      </w:r>
    </w:p>
    <w:p w:rsidR="00167ABB" w:rsidRDefault="00167ABB" w:rsidP="007D5A0D">
      <w:pPr>
        <w:pStyle w:val="BodyText"/>
        <w:numPr>
          <w:ilvl w:val="0"/>
          <w:numId w:val="38"/>
        </w:numPr>
      </w:pPr>
      <w:r>
        <w:t>find_all_coords(</w:t>
      </w:r>
      <w:r w:rsidR="00CD2149">
        <w:t>‘&lt;sedF</w:t>
      </w:r>
      <w:r>
        <w:t>ile</w:t>
      </w:r>
      <w:r w:rsidR="00CD2149">
        <w:t>&gt;’</w:t>
      </w:r>
      <w:r>
        <w:t xml:space="preserve">, </w:t>
      </w:r>
      <w:r w:rsidR="00CD2149">
        <w:t>‘&lt;</w:t>
      </w:r>
      <w:r>
        <w:t>sscf</w:t>
      </w:r>
      <w:r w:rsidR="00CD2149">
        <w:t>F</w:t>
      </w:r>
      <w:r>
        <w:t>ile</w:t>
      </w:r>
      <w:r w:rsidR="00CD2149">
        <w:t>&gt;’</w:t>
      </w:r>
      <w:r>
        <w:t xml:space="preserve">, </w:t>
      </w:r>
      <w:r w:rsidR="00CD2149">
        <w:t>‘,&lt;</w:t>
      </w:r>
      <w:r w:rsidR="009C5DE9">
        <w:t>satL</w:t>
      </w:r>
      <w:r w:rsidR="00CD2149">
        <w:t>istF</w:t>
      </w:r>
      <w:r>
        <w:t>ile</w:t>
      </w:r>
      <w:r w:rsidR="00CD2149">
        <w:t>&gt;’</w:t>
      </w:r>
      <w:r>
        <w:t xml:space="preserve">, </w:t>
      </w:r>
      <w:r w:rsidR="00CD2149">
        <w:t>‘</w:t>
      </w:r>
      <w:r w:rsidR="009C5DE9">
        <w:t>&lt;</w:t>
      </w:r>
      <w:r>
        <w:t>bundleVer</w:t>
      </w:r>
      <w:r w:rsidR="009C5DE9">
        <w:t>&gt;</w:t>
      </w:r>
      <w:r w:rsidR="00CD2149">
        <w:t>’</w:t>
      </w:r>
      <w:r>
        <w:t>)</w:t>
      </w:r>
      <w:r w:rsidR="00F33F26">
        <w:t>;</w:t>
      </w:r>
    </w:p>
    <w:p w:rsidR="009C5DE9" w:rsidRDefault="009C5DE9" w:rsidP="007D5A0D">
      <w:pPr>
        <w:pStyle w:val="BodyText"/>
        <w:numPr>
          <w:ilvl w:val="1"/>
          <w:numId w:val="38"/>
        </w:numPr>
      </w:pPr>
      <w:r>
        <w:t xml:space="preserve">Result is </w:t>
      </w:r>
      <w:r w:rsidR="00FB5A31">
        <w:t xml:space="preserve">a </w:t>
      </w:r>
      <w:r>
        <w:t>file</w:t>
      </w:r>
      <w:r w:rsidR="006E5A5A">
        <w:t xml:space="preserve"> in </w:t>
      </w:r>
      <w:r w:rsidR="00FB5A31">
        <w:t xml:space="preserve">the </w:t>
      </w:r>
      <w:r w:rsidR="006E5A5A">
        <w:t>current working directory</w:t>
      </w:r>
      <w:r>
        <w:t>, coords_v&lt;bundleVer&gt;.txt</w:t>
      </w:r>
    </w:p>
    <w:p w:rsidR="009C5DE9" w:rsidRDefault="009C5DE9" w:rsidP="007D5A0D">
      <w:pPr>
        <w:pStyle w:val="BodyText"/>
        <w:numPr>
          <w:ilvl w:val="2"/>
          <w:numId w:val="38"/>
        </w:numPr>
      </w:pPr>
      <w:r>
        <w:t>Contains coordinates for every intersection of the beams in &lt;satListFile&gt; with any beam in &lt;sedFile&gt;</w:t>
      </w:r>
    </w:p>
    <w:p w:rsidR="009C5DE9" w:rsidRDefault="009C5DE9" w:rsidP="007D5A0D">
      <w:pPr>
        <w:pStyle w:val="BodyText"/>
        <w:numPr>
          <w:ilvl w:val="2"/>
          <w:numId w:val="38"/>
        </w:numPr>
      </w:pPr>
      <w:r>
        <w:t>&lt;sedFile&gt; and &lt;sscfFile&gt; must not have the md5 checksum</w:t>
      </w:r>
    </w:p>
    <w:p w:rsidR="009C5DE9" w:rsidRDefault="009C5DE9" w:rsidP="009C5DE9">
      <w:pPr>
        <w:pStyle w:val="BodyText"/>
      </w:pPr>
    </w:p>
    <w:p w:rsidR="009C5DE9" w:rsidRDefault="009C5DE9" w:rsidP="009C5DE9">
      <w:pPr>
        <w:pStyle w:val="BodyText"/>
      </w:pPr>
      <w:r>
        <w:t xml:space="preserve">The new and improved </w:t>
      </w:r>
      <w:r w:rsidR="006471EC">
        <w:t>API, specified in the Manual Page below, will provide for a Linux based executable invoked from Python and/or shell scripts for automation.</w:t>
      </w:r>
    </w:p>
    <w:p w:rsidR="005B082D" w:rsidRDefault="005B082D" w:rsidP="005B082D">
      <w:pPr>
        <w:pStyle w:val="Heading5"/>
        <w:numPr>
          <w:ilvl w:val="4"/>
          <w:numId w:val="39"/>
        </w:numPr>
      </w:pPr>
      <w:r>
        <w:t>Coordinates I</w:t>
      </w:r>
      <w:r w:rsidRPr="00377A0F">
        <w:t>nt</w:t>
      </w:r>
      <w:r>
        <w:t>erface Manual Page</w:t>
      </w:r>
    </w:p>
    <w:p w:rsidR="005B082D" w:rsidRPr="00666CF8" w:rsidRDefault="005B082D" w:rsidP="005B082D">
      <w:pPr>
        <w:rPr>
          <w:rFonts w:ascii="Courier New" w:hAnsi="Courier New" w:cs="Courier New"/>
          <w:sz w:val="18"/>
          <w:szCs w:val="18"/>
        </w:rPr>
      </w:pPr>
    </w:p>
    <w:p w:rsidR="005B082D" w:rsidRPr="003B7058" w:rsidRDefault="005B082D" w:rsidP="005B082D">
      <w:pPr>
        <w:rPr>
          <w:rFonts w:ascii="Courier New" w:hAnsi="Courier New" w:cs="Courier New"/>
          <w:sz w:val="18"/>
          <w:szCs w:val="18"/>
        </w:rPr>
      </w:pPr>
      <w:r w:rsidRPr="003B7058">
        <w:rPr>
          <w:rFonts w:ascii="Courier New" w:hAnsi="Courier New" w:cs="Courier New"/>
          <w:sz w:val="18"/>
          <w:szCs w:val="18"/>
        </w:rPr>
        <w:lastRenderedPageBreak/>
        <w:t>SYNOPSIS</w:t>
      </w:r>
    </w:p>
    <w:p w:rsidR="005B082D" w:rsidRDefault="005B082D" w:rsidP="005B082D">
      <w:pPr>
        <w:rPr>
          <w:rFonts w:ascii="Courier New" w:hAnsi="Courier New" w:cs="Courier New"/>
          <w:sz w:val="18"/>
          <w:szCs w:val="18"/>
        </w:rPr>
      </w:pPr>
      <w:r w:rsidRPr="003B7058">
        <w:rPr>
          <w:rFonts w:ascii="Courier New" w:hAnsi="Courier New" w:cs="Courier New"/>
          <w:sz w:val="18"/>
          <w:szCs w:val="18"/>
        </w:rPr>
        <w:t xml:space="preserve">    </w:t>
      </w:r>
      <w:r>
        <w:rPr>
          <w:rFonts w:ascii="Courier New" w:hAnsi="Courier New" w:cs="Courier New"/>
          <w:sz w:val="18"/>
          <w:szCs w:val="18"/>
        </w:rPr>
        <w:t>COORDS</w:t>
      </w:r>
      <w:r w:rsidRPr="003B7058">
        <w:rPr>
          <w:rFonts w:ascii="Courier New" w:hAnsi="Courier New" w:cs="Courier New"/>
          <w:sz w:val="18"/>
          <w:szCs w:val="18"/>
        </w:rPr>
        <w:t xml:space="preserve"> - </w:t>
      </w:r>
      <w:r>
        <w:rPr>
          <w:rFonts w:ascii="Courier New" w:hAnsi="Courier New" w:cs="Courier New"/>
          <w:sz w:val="18"/>
          <w:szCs w:val="18"/>
        </w:rPr>
        <w:t>Coordinates</w:t>
      </w:r>
      <w:r w:rsidR="0094217F">
        <w:rPr>
          <w:rFonts w:ascii="Courier New" w:hAnsi="Courier New" w:cs="Courier New"/>
          <w:sz w:val="18"/>
          <w:szCs w:val="18"/>
        </w:rPr>
        <w:t xml:space="preserve"> for Map Bundle package</w:t>
      </w:r>
      <w:r>
        <w:rPr>
          <w:rFonts w:ascii="Courier New" w:hAnsi="Courier New" w:cs="Courier New"/>
          <w:sz w:val="18"/>
          <w:szCs w:val="18"/>
        </w:rPr>
        <w:t xml:space="preserve">  </w:t>
      </w:r>
    </w:p>
    <w:p w:rsidR="005B082D" w:rsidRPr="003B7058" w:rsidRDefault="005B082D" w:rsidP="005B082D">
      <w:pPr>
        <w:rPr>
          <w:rFonts w:ascii="Courier New" w:hAnsi="Courier New" w:cs="Courier New"/>
          <w:sz w:val="18"/>
          <w:szCs w:val="18"/>
        </w:rPr>
      </w:pPr>
    </w:p>
    <w:p w:rsidR="005B082D" w:rsidRPr="003B7058" w:rsidRDefault="005B082D" w:rsidP="005B082D">
      <w:pPr>
        <w:rPr>
          <w:rFonts w:ascii="Courier New" w:hAnsi="Courier New" w:cs="Courier New"/>
          <w:sz w:val="18"/>
          <w:szCs w:val="18"/>
        </w:rPr>
      </w:pPr>
      <w:r w:rsidRPr="003B7058">
        <w:rPr>
          <w:rFonts w:ascii="Courier New" w:hAnsi="Courier New" w:cs="Courier New"/>
          <w:sz w:val="18"/>
          <w:szCs w:val="18"/>
        </w:rPr>
        <w:t>SYNTAX</w:t>
      </w:r>
    </w:p>
    <w:p w:rsidR="00A30ABA" w:rsidRDefault="00A30ABA" w:rsidP="00115F4D">
      <w:pPr>
        <w:ind w:left="288"/>
        <w:rPr>
          <w:rFonts w:ascii="Courier New" w:hAnsi="Courier New" w:cs="Courier New"/>
          <w:sz w:val="18"/>
          <w:szCs w:val="18"/>
        </w:rPr>
      </w:pPr>
    </w:p>
    <w:p w:rsidR="00EB6D6B" w:rsidRDefault="00EB6D6B" w:rsidP="00EB6D6B">
      <w:pPr>
        <w:ind w:left="288"/>
        <w:rPr>
          <w:rFonts w:ascii="Courier New" w:hAnsi="Courier New" w:cs="Courier New"/>
          <w:sz w:val="18"/>
          <w:szCs w:val="18"/>
        </w:rPr>
      </w:pPr>
      <w:r>
        <w:rPr>
          <w:rFonts w:ascii="Courier New" w:hAnsi="Courier New" w:cs="Courier New"/>
          <w:sz w:val="18"/>
          <w:szCs w:val="18"/>
        </w:rPr>
        <w:t>run_findAllCoords</w:t>
      </w:r>
      <w:r w:rsidR="00DA39E9">
        <w:rPr>
          <w:rFonts w:ascii="Courier New" w:hAnsi="Courier New" w:cs="Courier New"/>
          <w:sz w:val="18"/>
          <w:szCs w:val="18"/>
        </w:rPr>
        <w:t>.sh</w:t>
      </w:r>
      <w:r>
        <w:rPr>
          <w:rFonts w:ascii="Courier New" w:hAnsi="Courier New" w:cs="Courier New"/>
          <w:sz w:val="18"/>
          <w:szCs w:val="18"/>
        </w:rPr>
        <w:t xml:space="preserve"> &lt;mcr_path&gt; </w:t>
      </w:r>
      <w:r w:rsidRPr="00214FDB">
        <w:rPr>
          <w:rFonts w:ascii="Courier New" w:hAnsi="Courier New" w:cs="Courier New"/>
          <w:sz w:val="18"/>
          <w:szCs w:val="18"/>
        </w:rPr>
        <w:t>&lt;sedFile&gt; &lt;sscfFile&gt; &lt;satListFile&gt; &lt;bundleVer&gt;</w:t>
      </w:r>
      <w:r>
        <w:rPr>
          <w:rFonts w:ascii="Courier New" w:hAnsi="Courier New" w:cs="Courier New"/>
          <w:sz w:val="18"/>
          <w:szCs w:val="18"/>
        </w:rPr>
        <w:t xml:space="preserve"> [&lt;precByIdFile&gt; &lt;precByNameFile&gt; &lt;coordsFile&gt; &lt;beamPlotFile&gt;]</w:t>
      </w:r>
    </w:p>
    <w:p w:rsidR="00EB6D6B" w:rsidRDefault="00EB6D6B" w:rsidP="00EB6D6B">
      <w:pPr>
        <w:ind w:left="288"/>
        <w:rPr>
          <w:rFonts w:ascii="Courier New" w:hAnsi="Courier New" w:cs="Courier New"/>
          <w:sz w:val="18"/>
          <w:szCs w:val="18"/>
        </w:rPr>
      </w:pPr>
      <w:r>
        <w:rPr>
          <w:rFonts w:ascii="Courier New" w:hAnsi="Courier New" w:cs="Courier New"/>
          <w:sz w:val="18"/>
          <w:szCs w:val="18"/>
        </w:rPr>
        <w:t>run_findAllC</w:t>
      </w:r>
      <w:r w:rsidRPr="00214FDB">
        <w:rPr>
          <w:rFonts w:ascii="Courier New" w:hAnsi="Courier New" w:cs="Courier New"/>
          <w:sz w:val="18"/>
          <w:szCs w:val="18"/>
        </w:rPr>
        <w:t>oords</w:t>
      </w:r>
      <w:r>
        <w:rPr>
          <w:rFonts w:ascii="Courier New" w:hAnsi="Courier New" w:cs="Courier New"/>
          <w:sz w:val="18"/>
          <w:szCs w:val="18"/>
        </w:rPr>
        <w:t>.sh</w:t>
      </w:r>
      <w:r w:rsidRPr="00214FDB">
        <w:rPr>
          <w:rFonts w:ascii="Courier New" w:hAnsi="Courier New" w:cs="Courier New"/>
          <w:sz w:val="18"/>
          <w:szCs w:val="18"/>
        </w:rPr>
        <w:t xml:space="preserve"> </w:t>
      </w:r>
      <w:r>
        <w:rPr>
          <w:rFonts w:ascii="Courier New" w:hAnsi="Courier New" w:cs="Courier New"/>
          <w:sz w:val="18"/>
          <w:szCs w:val="18"/>
        </w:rPr>
        <w:t xml:space="preserve">&lt;MATLAB_PATH&gt; </w:t>
      </w:r>
      <w:r w:rsidRPr="00214FDB">
        <w:rPr>
          <w:rFonts w:ascii="Courier New" w:hAnsi="Courier New" w:cs="Courier New"/>
          <w:sz w:val="18"/>
          <w:szCs w:val="18"/>
        </w:rPr>
        <w:t>&lt;sedFile&gt; &lt;sscfFile&gt; &lt;satListFile&gt; &lt;bundleVer&gt;</w:t>
      </w:r>
      <w:r>
        <w:rPr>
          <w:rFonts w:ascii="Courier New" w:hAnsi="Courier New" w:cs="Courier New"/>
          <w:sz w:val="18"/>
          <w:szCs w:val="18"/>
        </w:rPr>
        <w:t xml:space="preserve"> [&lt;precByIdFile&gt; &lt;precByNameFile&gt; &lt;coordsFile&gt; &lt;beamPlotFile&gt;]</w:t>
      </w:r>
    </w:p>
    <w:p w:rsidR="00EB6D6B" w:rsidRDefault="00EB6D6B" w:rsidP="00FB5A31">
      <w:pPr>
        <w:ind w:left="288"/>
        <w:rPr>
          <w:rFonts w:ascii="Courier New" w:hAnsi="Courier New" w:cs="Courier New"/>
          <w:sz w:val="18"/>
          <w:szCs w:val="18"/>
        </w:rPr>
      </w:pPr>
    </w:p>
    <w:p w:rsidR="00EB6D6B" w:rsidRDefault="00EB6D6B" w:rsidP="00FB5A31">
      <w:pPr>
        <w:ind w:left="288"/>
        <w:rPr>
          <w:rFonts w:ascii="Courier New" w:hAnsi="Courier New" w:cs="Courier New"/>
          <w:sz w:val="18"/>
          <w:szCs w:val="18"/>
        </w:rPr>
      </w:pPr>
    </w:p>
    <w:p w:rsidR="00FB5A31" w:rsidRDefault="00FB5A31" w:rsidP="00FB5A31">
      <w:pPr>
        <w:ind w:left="288"/>
        <w:rPr>
          <w:rFonts w:ascii="Courier New" w:hAnsi="Courier New" w:cs="Courier New"/>
          <w:sz w:val="18"/>
          <w:szCs w:val="18"/>
        </w:rPr>
      </w:pPr>
      <w:r>
        <w:rPr>
          <w:rFonts w:ascii="Courier New" w:hAnsi="Courier New" w:cs="Courier New"/>
          <w:sz w:val="18"/>
          <w:szCs w:val="18"/>
        </w:rPr>
        <w:t>findAllC</w:t>
      </w:r>
      <w:r w:rsidRPr="00214FDB">
        <w:rPr>
          <w:rFonts w:ascii="Courier New" w:hAnsi="Courier New" w:cs="Courier New"/>
          <w:sz w:val="18"/>
          <w:szCs w:val="18"/>
        </w:rPr>
        <w:t>oords &lt;sedFile&gt; &lt;sscfFile&gt; &lt;satListFile&gt; &lt;bundleVer&gt;</w:t>
      </w:r>
      <w:r>
        <w:rPr>
          <w:rFonts w:ascii="Courier New" w:hAnsi="Courier New" w:cs="Courier New"/>
          <w:sz w:val="18"/>
          <w:szCs w:val="18"/>
        </w:rPr>
        <w:t xml:space="preserve"> </w:t>
      </w:r>
      <w:r w:rsidR="005F6D36">
        <w:rPr>
          <w:rFonts w:ascii="Courier New" w:hAnsi="Courier New" w:cs="Courier New"/>
          <w:sz w:val="18"/>
          <w:szCs w:val="18"/>
        </w:rPr>
        <w:t>[</w:t>
      </w:r>
      <w:r>
        <w:rPr>
          <w:rFonts w:ascii="Courier New" w:hAnsi="Courier New" w:cs="Courier New"/>
          <w:sz w:val="18"/>
          <w:szCs w:val="18"/>
        </w:rPr>
        <w:t>&lt;precByIdFile&gt; &lt;precByNameFile&gt;</w:t>
      </w:r>
      <w:r w:rsidR="005F6D36">
        <w:rPr>
          <w:rFonts w:ascii="Courier New" w:hAnsi="Courier New" w:cs="Courier New"/>
          <w:sz w:val="18"/>
          <w:szCs w:val="18"/>
        </w:rPr>
        <w:t xml:space="preserve"> &lt;coordsFile&gt;</w:t>
      </w:r>
      <w:r w:rsidR="006471EC">
        <w:rPr>
          <w:rFonts w:ascii="Courier New" w:hAnsi="Courier New" w:cs="Courier New"/>
          <w:sz w:val="18"/>
          <w:szCs w:val="18"/>
        </w:rPr>
        <w:t xml:space="preserve"> &lt;beamPlotFile&gt;</w:t>
      </w:r>
      <w:r w:rsidR="005F6D36">
        <w:rPr>
          <w:rFonts w:ascii="Courier New" w:hAnsi="Courier New" w:cs="Courier New"/>
          <w:sz w:val="18"/>
          <w:szCs w:val="18"/>
        </w:rPr>
        <w:t>]</w:t>
      </w:r>
    </w:p>
    <w:p w:rsidR="005F6D36" w:rsidRDefault="00FB5A31" w:rsidP="005F6D36">
      <w:pPr>
        <w:ind w:left="288"/>
        <w:rPr>
          <w:rFonts w:ascii="Courier New" w:hAnsi="Courier New" w:cs="Courier New"/>
          <w:sz w:val="18"/>
          <w:szCs w:val="18"/>
        </w:rPr>
      </w:pPr>
      <w:r>
        <w:rPr>
          <w:rFonts w:ascii="Courier New" w:hAnsi="Courier New" w:cs="Courier New"/>
          <w:sz w:val="18"/>
          <w:szCs w:val="18"/>
        </w:rPr>
        <w:t>run_findAllC</w:t>
      </w:r>
      <w:r w:rsidRPr="00214FDB">
        <w:rPr>
          <w:rFonts w:ascii="Courier New" w:hAnsi="Courier New" w:cs="Courier New"/>
          <w:sz w:val="18"/>
          <w:szCs w:val="18"/>
        </w:rPr>
        <w:t>oords</w:t>
      </w:r>
      <w:r w:rsidR="006471EC">
        <w:rPr>
          <w:rFonts w:ascii="Courier New" w:hAnsi="Courier New" w:cs="Courier New"/>
          <w:sz w:val="18"/>
          <w:szCs w:val="18"/>
        </w:rPr>
        <w:t>.sh</w:t>
      </w:r>
      <w:r w:rsidRPr="00214FDB">
        <w:rPr>
          <w:rFonts w:ascii="Courier New" w:hAnsi="Courier New" w:cs="Courier New"/>
          <w:sz w:val="18"/>
          <w:szCs w:val="18"/>
        </w:rPr>
        <w:t xml:space="preserve"> </w:t>
      </w:r>
      <w:r>
        <w:rPr>
          <w:rFonts w:ascii="Courier New" w:hAnsi="Courier New" w:cs="Courier New"/>
          <w:sz w:val="18"/>
          <w:szCs w:val="18"/>
        </w:rPr>
        <w:t xml:space="preserve">&lt;MATLAB_PATH&gt; </w:t>
      </w:r>
      <w:r w:rsidRPr="00214FDB">
        <w:rPr>
          <w:rFonts w:ascii="Courier New" w:hAnsi="Courier New" w:cs="Courier New"/>
          <w:sz w:val="18"/>
          <w:szCs w:val="18"/>
        </w:rPr>
        <w:t>&lt;sedFile&gt; &lt;sscfFile&gt; &lt;satListFile&gt; &lt;bundleVer&gt;</w:t>
      </w:r>
      <w:r>
        <w:rPr>
          <w:rFonts w:ascii="Courier New" w:hAnsi="Courier New" w:cs="Courier New"/>
          <w:sz w:val="18"/>
          <w:szCs w:val="18"/>
        </w:rPr>
        <w:t xml:space="preserve"> </w:t>
      </w:r>
      <w:r w:rsidR="005F6D36">
        <w:rPr>
          <w:rFonts w:ascii="Courier New" w:hAnsi="Courier New" w:cs="Courier New"/>
          <w:sz w:val="18"/>
          <w:szCs w:val="18"/>
        </w:rPr>
        <w:t>[&lt;precByIdFile&gt; &lt;precByNameFile&gt; &lt;coordsFile&gt;</w:t>
      </w:r>
      <w:r w:rsidR="006471EC">
        <w:rPr>
          <w:rFonts w:ascii="Courier New" w:hAnsi="Courier New" w:cs="Courier New"/>
          <w:sz w:val="18"/>
          <w:szCs w:val="18"/>
        </w:rPr>
        <w:t xml:space="preserve"> &lt;beamPlotFile&gt;</w:t>
      </w:r>
      <w:r w:rsidR="005F6D36">
        <w:rPr>
          <w:rFonts w:ascii="Courier New" w:hAnsi="Courier New" w:cs="Courier New"/>
          <w:sz w:val="18"/>
          <w:szCs w:val="18"/>
        </w:rPr>
        <w:t>]</w:t>
      </w:r>
    </w:p>
    <w:p w:rsidR="00FB5A31" w:rsidRDefault="00FB5A31" w:rsidP="00FB5A31">
      <w:pPr>
        <w:ind w:left="288"/>
        <w:rPr>
          <w:rFonts w:ascii="Courier New" w:hAnsi="Courier New" w:cs="Courier New"/>
          <w:sz w:val="18"/>
          <w:szCs w:val="18"/>
        </w:rPr>
      </w:pPr>
    </w:p>
    <w:p w:rsidR="00FB5A31" w:rsidRDefault="00FB5A31" w:rsidP="00115F4D">
      <w:pPr>
        <w:ind w:left="288"/>
        <w:rPr>
          <w:rFonts w:ascii="Courier New" w:hAnsi="Courier New" w:cs="Courier New"/>
          <w:sz w:val="18"/>
          <w:szCs w:val="18"/>
        </w:rPr>
      </w:pPr>
    </w:p>
    <w:p w:rsidR="00FB5A31" w:rsidRDefault="00FB5A31" w:rsidP="00FB5A31">
      <w:pPr>
        <w:ind w:left="288"/>
        <w:rPr>
          <w:rFonts w:ascii="Courier New" w:hAnsi="Courier New" w:cs="Courier New"/>
          <w:sz w:val="18"/>
          <w:szCs w:val="18"/>
        </w:rPr>
      </w:pPr>
      <w:r w:rsidRPr="00A30ABA">
        <w:rPr>
          <w:rFonts w:ascii="Courier New" w:hAnsi="Courier New" w:cs="Courier New"/>
          <w:sz w:val="18"/>
          <w:szCs w:val="18"/>
        </w:rPr>
        <w:t>find_all_coords(‘&lt;sedFile&gt;’, ‘&lt;sscfFile&gt;’, ‘,&lt;satListFile&gt;’, ‘&lt;bundleV</w:t>
      </w:r>
      <w:r w:rsidR="00BD7361">
        <w:rPr>
          <w:rFonts w:ascii="Courier New" w:hAnsi="Courier New" w:cs="Courier New"/>
          <w:sz w:val="18"/>
          <w:szCs w:val="18"/>
        </w:rPr>
        <w:t>er&gt;’</w:t>
      </w:r>
    </w:p>
    <w:p w:rsidR="00FB5A31" w:rsidRDefault="00BD7361" w:rsidP="00FB5A31">
      <w:pPr>
        <w:ind w:left="288"/>
        <w:rPr>
          <w:rFonts w:ascii="Courier New" w:hAnsi="Courier New" w:cs="Courier New"/>
          <w:sz w:val="18"/>
          <w:szCs w:val="18"/>
        </w:rPr>
      </w:pPr>
      <w:r>
        <w:rPr>
          <w:rFonts w:ascii="Courier New" w:hAnsi="Courier New" w:cs="Courier New"/>
          <w:sz w:val="18"/>
          <w:szCs w:val="18"/>
        </w:rPr>
        <w:t>[</w:t>
      </w:r>
      <w:r w:rsidR="00FB5A31">
        <w:rPr>
          <w:rFonts w:ascii="Courier New" w:hAnsi="Courier New" w:cs="Courier New"/>
          <w:sz w:val="18"/>
          <w:szCs w:val="18"/>
        </w:rPr>
        <w:t>‘&lt;precByIdFile&gt;’, ‘&lt;precByNameFile&gt;’</w:t>
      </w:r>
      <w:r w:rsidR="005F6D36">
        <w:rPr>
          <w:rFonts w:ascii="Courier New" w:hAnsi="Courier New" w:cs="Courier New"/>
          <w:sz w:val="18"/>
          <w:szCs w:val="18"/>
        </w:rPr>
        <w:t>,</w:t>
      </w:r>
      <w:r w:rsidR="005F6D36" w:rsidRPr="005F6D36">
        <w:rPr>
          <w:rFonts w:ascii="Courier New" w:hAnsi="Courier New" w:cs="Courier New"/>
          <w:sz w:val="18"/>
          <w:szCs w:val="18"/>
        </w:rPr>
        <w:t xml:space="preserve"> </w:t>
      </w:r>
      <w:r w:rsidR="005F6D36">
        <w:rPr>
          <w:rFonts w:ascii="Courier New" w:hAnsi="Courier New" w:cs="Courier New"/>
          <w:sz w:val="18"/>
          <w:szCs w:val="18"/>
        </w:rPr>
        <w:t>‘&lt;coordsFile&gt;’</w:t>
      </w:r>
      <w:r w:rsidR="006471EC">
        <w:rPr>
          <w:rFonts w:ascii="Courier New" w:hAnsi="Courier New" w:cs="Courier New"/>
          <w:sz w:val="18"/>
          <w:szCs w:val="18"/>
        </w:rPr>
        <w:t>,</w:t>
      </w:r>
      <w:r w:rsidR="006471EC" w:rsidRPr="005F6D36">
        <w:rPr>
          <w:rFonts w:ascii="Courier New" w:hAnsi="Courier New" w:cs="Courier New"/>
          <w:sz w:val="18"/>
          <w:szCs w:val="18"/>
        </w:rPr>
        <w:t xml:space="preserve"> </w:t>
      </w:r>
      <w:r w:rsidR="006471EC">
        <w:rPr>
          <w:rFonts w:ascii="Courier New" w:hAnsi="Courier New" w:cs="Courier New"/>
          <w:sz w:val="18"/>
          <w:szCs w:val="18"/>
        </w:rPr>
        <w:t>‘&lt;beamPlotFile&gt;’</w:t>
      </w:r>
      <w:r>
        <w:rPr>
          <w:rFonts w:ascii="Courier New" w:hAnsi="Courier New" w:cs="Courier New"/>
          <w:sz w:val="18"/>
          <w:szCs w:val="18"/>
        </w:rPr>
        <w:t>)]</w:t>
      </w:r>
    </w:p>
    <w:p w:rsidR="00FB5A31" w:rsidRDefault="00FB5A31" w:rsidP="00FB5A31">
      <w:pPr>
        <w:ind w:left="288"/>
        <w:rPr>
          <w:rFonts w:ascii="Courier New" w:hAnsi="Courier New" w:cs="Courier New"/>
          <w:sz w:val="18"/>
          <w:szCs w:val="18"/>
        </w:rPr>
      </w:pPr>
    </w:p>
    <w:p w:rsidR="00214FDB" w:rsidRPr="003B7058" w:rsidRDefault="00214FDB" w:rsidP="005B082D">
      <w:pPr>
        <w:rPr>
          <w:rFonts w:ascii="Courier New" w:hAnsi="Courier New" w:cs="Courier New"/>
          <w:sz w:val="18"/>
          <w:szCs w:val="18"/>
        </w:rPr>
      </w:pPr>
    </w:p>
    <w:p w:rsidR="005B082D" w:rsidRPr="003B7058" w:rsidRDefault="005B082D" w:rsidP="005B082D">
      <w:pPr>
        <w:rPr>
          <w:rFonts w:ascii="Courier New" w:hAnsi="Courier New" w:cs="Courier New"/>
          <w:sz w:val="18"/>
          <w:szCs w:val="18"/>
        </w:rPr>
      </w:pPr>
      <w:r w:rsidRPr="003B7058">
        <w:rPr>
          <w:rFonts w:ascii="Courier New" w:hAnsi="Courier New" w:cs="Courier New"/>
          <w:sz w:val="18"/>
          <w:szCs w:val="18"/>
        </w:rPr>
        <w:t>DESCRIPTION</w:t>
      </w:r>
    </w:p>
    <w:p w:rsidR="00E55E0A" w:rsidRDefault="00E55E0A" w:rsidP="005B082D">
      <w:pPr>
        <w:ind w:left="288"/>
        <w:rPr>
          <w:rFonts w:ascii="Courier New" w:hAnsi="Courier New" w:cs="Courier New"/>
          <w:sz w:val="18"/>
          <w:szCs w:val="18"/>
        </w:rPr>
      </w:pPr>
      <w:r>
        <w:rPr>
          <w:rFonts w:ascii="Courier New" w:hAnsi="Courier New" w:cs="Courier New"/>
          <w:sz w:val="18"/>
          <w:szCs w:val="18"/>
        </w:rPr>
        <w:t>This package contains the API’s necessary to generate LAT/LONG coordinates for testing terminal precedence.  The package consists of MATLAB core functions/programs to generate coordinate file</w:t>
      </w:r>
      <w:r w:rsidR="002375FA">
        <w:rPr>
          <w:rFonts w:ascii="Courier New" w:hAnsi="Courier New" w:cs="Courier New"/>
          <w:sz w:val="18"/>
          <w:szCs w:val="18"/>
        </w:rPr>
        <w:t>(</w:t>
      </w:r>
      <w:r>
        <w:rPr>
          <w:rFonts w:ascii="Courier New" w:hAnsi="Courier New" w:cs="Courier New"/>
          <w:sz w:val="18"/>
          <w:szCs w:val="18"/>
        </w:rPr>
        <w:t>s</w:t>
      </w:r>
      <w:r w:rsidR="002375FA">
        <w:rPr>
          <w:rFonts w:ascii="Courier New" w:hAnsi="Courier New" w:cs="Courier New"/>
          <w:sz w:val="18"/>
          <w:szCs w:val="18"/>
        </w:rPr>
        <w:t>)</w:t>
      </w:r>
      <w:r>
        <w:rPr>
          <w:rFonts w:ascii="Courier New" w:hAnsi="Courier New" w:cs="Courier New"/>
          <w:sz w:val="18"/>
          <w:szCs w:val="18"/>
        </w:rPr>
        <w:t xml:space="preserve"> and </w:t>
      </w:r>
      <w:r w:rsidR="002375FA">
        <w:rPr>
          <w:rFonts w:ascii="Courier New" w:hAnsi="Courier New" w:cs="Courier New"/>
          <w:sz w:val="18"/>
          <w:szCs w:val="18"/>
        </w:rPr>
        <w:t>precedence verification file(s).</w:t>
      </w:r>
    </w:p>
    <w:p w:rsidR="002375FA" w:rsidRDefault="002375FA" w:rsidP="005B082D">
      <w:pPr>
        <w:ind w:left="288"/>
        <w:rPr>
          <w:rFonts w:ascii="Courier New" w:hAnsi="Courier New" w:cs="Courier New"/>
          <w:sz w:val="18"/>
          <w:szCs w:val="18"/>
        </w:rPr>
      </w:pPr>
    </w:p>
    <w:p w:rsidR="002375FA" w:rsidRDefault="002375FA" w:rsidP="002375FA">
      <w:pPr>
        <w:ind w:left="288"/>
        <w:rPr>
          <w:rFonts w:ascii="Courier New" w:hAnsi="Courier New" w:cs="Courier New"/>
          <w:sz w:val="18"/>
          <w:szCs w:val="18"/>
        </w:rPr>
      </w:pPr>
      <w:r>
        <w:rPr>
          <w:rFonts w:ascii="Courier New" w:hAnsi="Courier New" w:cs="Courier New"/>
          <w:sz w:val="18"/>
          <w:szCs w:val="18"/>
        </w:rPr>
        <w:t>run_findAllC</w:t>
      </w:r>
      <w:r w:rsidRPr="00214FDB">
        <w:rPr>
          <w:rFonts w:ascii="Courier New" w:hAnsi="Courier New" w:cs="Courier New"/>
          <w:sz w:val="18"/>
          <w:szCs w:val="18"/>
        </w:rPr>
        <w:t>oords</w:t>
      </w:r>
      <w:r>
        <w:rPr>
          <w:rFonts w:ascii="Courier New" w:hAnsi="Courier New" w:cs="Courier New"/>
          <w:sz w:val="18"/>
          <w:szCs w:val="18"/>
        </w:rPr>
        <w:t>.sh is the linux executable file generated by the MATLAB compiler to launch the findAllCoords stand-alone executable. For automation, this file will be called by the mapbunCoordinates.sh script. If the optional parameters [&lt;precByIdFile&gt; &lt;precByNameFile&gt; &lt;coordsFile&gt;</w:t>
      </w:r>
      <w:r w:rsidR="006471EC">
        <w:rPr>
          <w:rFonts w:ascii="Courier New" w:hAnsi="Courier New" w:cs="Courier New"/>
          <w:sz w:val="18"/>
          <w:szCs w:val="18"/>
        </w:rPr>
        <w:t xml:space="preserve"> &lt;beamPlotFile</w:t>
      </w:r>
      <w:r>
        <w:rPr>
          <w:rFonts w:ascii="Courier New" w:hAnsi="Courier New" w:cs="Courier New"/>
          <w:sz w:val="18"/>
          <w:szCs w:val="18"/>
        </w:rPr>
        <w:t>] are specified, then the find_all_coords</w:t>
      </w:r>
      <w:r w:rsidR="00BD7361">
        <w:rPr>
          <w:rFonts w:ascii="Courier New" w:hAnsi="Courier New" w:cs="Courier New"/>
          <w:sz w:val="18"/>
          <w:szCs w:val="18"/>
        </w:rPr>
        <w:t xml:space="preserve"> v</w:t>
      </w:r>
      <w:r w:rsidR="00004D87">
        <w:rPr>
          <w:rFonts w:ascii="Courier New" w:hAnsi="Courier New" w:cs="Courier New"/>
          <w:sz w:val="18"/>
          <w:szCs w:val="18"/>
        </w:rPr>
        <w:t xml:space="preserve">2 algorithm will be run, otherwise the </w:t>
      </w:r>
      <w:r w:rsidR="00004D87" w:rsidRPr="00A30ABA">
        <w:rPr>
          <w:rFonts w:ascii="Courier New" w:hAnsi="Courier New" w:cs="Courier New"/>
          <w:sz w:val="18"/>
          <w:szCs w:val="18"/>
        </w:rPr>
        <w:t>find_all_coords</w:t>
      </w:r>
      <w:r w:rsidR="00BD7361">
        <w:rPr>
          <w:rFonts w:ascii="Courier New" w:hAnsi="Courier New" w:cs="Courier New"/>
          <w:sz w:val="18"/>
          <w:szCs w:val="18"/>
        </w:rPr>
        <w:t xml:space="preserve"> legacy</w:t>
      </w:r>
      <w:r w:rsidR="00004D87">
        <w:rPr>
          <w:rFonts w:ascii="Courier New" w:hAnsi="Courier New" w:cs="Courier New"/>
          <w:sz w:val="18"/>
          <w:szCs w:val="18"/>
        </w:rPr>
        <w:t xml:space="preserve"> algorithm will be run.</w:t>
      </w:r>
      <w:r w:rsidR="00EB6D6B">
        <w:rPr>
          <w:rFonts w:ascii="Courier New" w:hAnsi="Courier New" w:cs="Courier New"/>
          <w:sz w:val="18"/>
          <w:szCs w:val="18"/>
        </w:rPr>
        <w:t xml:space="preserve"> The &lt;mcr_path&gt; is the location of the MATLAB runtime libraries, e.g. </w:t>
      </w:r>
      <w:r w:rsidR="00EB6D6B" w:rsidRPr="00EB6D6B">
        <w:rPr>
          <w:rFonts w:ascii="Courier New" w:hAnsi="Courier New" w:cs="Courier New"/>
          <w:sz w:val="18"/>
          <w:szCs w:val="18"/>
        </w:rPr>
        <w:t>/usr/local/MATLAB/MATLAB_Compiler_Runtime/v83</w:t>
      </w:r>
    </w:p>
    <w:p w:rsidR="002375FA" w:rsidRDefault="002375FA" w:rsidP="002375FA">
      <w:pPr>
        <w:ind w:left="288"/>
        <w:rPr>
          <w:rFonts w:ascii="Courier New" w:hAnsi="Courier New" w:cs="Courier New"/>
          <w:sz w:val="18"/>
          <w:szCs w:val="18"/>
        </w:rPr>
      </w:pPr>
    </w:p>
    <w:p w:rsidR="005B082D" w:rsidRDefault="00E55E0A" w:rsidP="005B082D">
      <w:pPr>
        <w:ind w:left="288"/>
        <w:rPr>
          <w:rFonts w:ascii="Courier New" w:hAnsi="Courier New" w:cs="Courier New"/>
          <w:sz w:val="18"/>
          <w:szCs w:val="18"/>
        </w:rPr>
      </w:pPr>
      <w:r>
        <w:rPr>
          <w:rFonts w:ascii="Courier New" w:hAnsi="Courier New" w:cs="Courier New"/>
          <w:sz w:val="18"/>
          <w:szCs w:val="18"/>
        </w:rPr>
        <w:t>findAllC</w:t>
      </w:r>
      <w:r w:rsidRPr="00214FDB">
        <w:rPr>
          <w:rFonts w:ascii="Courier New" w:hAnsi="Courier New" w:cs="Courier New"/>
          <w:sz w:val="18"/>
          <w:szCs w:val="18"/>
        </w:rPr>
        <w:t>oords</w:t>
      </w:r>
      <w:r w:rsidR="002375FA">
        <w:rPr>
          <w:rFonts w:ascii="Courier New" w:hAnsi="Courier New" w:cs="Courier New"/>
          <w:sz w:val="18"/>
          <w:szCs w:val="18"/>
        </w:rPr>
        <w:t xml:space="preserve"> is the linux executable file generated by the MATLAB compiler to execute the find_all_coords()</w:t>
      </w:r>
      <w:r w:rsidR="00BD7361">
        <w:rPr>
          <w:rFonts w:ascii="Courier New" w:hAnsi="Courier New" w:cs="Courier New"/>
          <w:sz w:val="18"/>
          <w:szCs w:val="18"/>
        </w:rPr>
        <w:t xml:space="preserve"> </w:t>
      </w:r>
      <w:r w:rsidR="002375FA">
        <w:rPr>
          <w:rFonts w:ascii="Courier New" w:hAnsi="Courier New" w:cs="Courier New"/>
          <w:sz w:val="18"/>
          <w:szCs w:val="18"/>
        </w:rPr>
        <w:t>program.</w:t>
      </w:r>
    </w:p>
    <w:p w:rsidR="002375FA" w:rsidRDefault="002375FA" w:rsidP="005B082D">
      <w:pPr>
        <w:ind w:left="288"/>
        <w:rPr>
          <w:rFonts w:ascii="Courier New" w:hAnsi="Courier New" w:cs="Courier New"/>
          <w:sz w:val="18"/>
          <w:szCs w:val="18"/>
        </w:rPr>
      </w:pPr>
    </w:p>
    <w:p w:rsidR="00004D87" w:rsidRDefault="00004D87" w:rsidP="00BD7361">
      <w:pPr>
        <w:ind w:left="288"/>
        <w:rPr>
          <w:rFonts w:ascii="Courier New" w:hAnsi="Courier New" w:cs="Courier New"/>
          <w:sz w:val="18"/>
          <w:szCs w:val="18"/>
        </w:rPr>
      </w:pPr>
      <w:r w:rsidRPr="00A30ABA">
        <w:rPr>
          <w:rFonts w:ascii="Courier New" w:hAnsi="Courier New" w:cs="Courier New"/>
          <w:sz w:val="18"/>
          <w:szCs w:val="18"/>
        </w:rPr>
        <w:t>find_all_coords</w:t>
      </w:r>
      <w:r>
        <w:rPr>
          <w:rFonts w:ascii="Courier New" w:hAnsi="Courier New" w:cs="Courier New"/>
          <w:sz w:val="18"/>
          <w:szCs w:val="18"/>
        </w:rPr>
        <w:t xml:space="preserve"> </w:t>
      </w:r>
      <w:r w:rsidR="00BD7361">
        <w:rPr>
          <w:rFonts w:ascii="Courier New" w:hAnsi="Courier New" w:cs="Courier New"/>
          <w:sz w:val="18"/>
          <w:szCs w:val="18"/>
        </w:rPr>
        <w:t xml:space="preserve">with none of the optional parameters </w:t>
      </w:r>
      <w:r>
        <w:rPr>
          <w:rFonts w:ascii="Courier New" w:hAnsi="Courier New" w:cs="Courier New"/>
          <w:sz w:val="18"/>
          <w:szCs w:val="18"/>
        </w:rPr>
        <w:t>is the legacy algorithm to create a ./co</w:t>
      </w:r>
      <w:r w:rsidR="00BD7361">
        <w:rPr>
          <w:rFonts w:ascii="Courier New" w:hAnsi="Courier New" w:cs="Courier New"/>
          <w:sz w:val="18"/>
          <w:szCs w:val="18"/>
        </w:rPr>
        <w:t>o</w:t>
      </w:r>
      <w:r>
        <w:rPr>
          <w:rFonts w:ascii="Courier New" w:hAnsi="Courier New" w:cs="Courier New"/>
          <w:sz w:val="18"/>
          <w:szCs w:val="18"/>
        </w:rPr>
        <w:t>rds_v&lt;bundleVersion&gt;.txt file containing all intersecting points for the satellite beams specified in &lt;satListFile&gt;</w:t>
      </w:r>
      <w:r w:rsidR="00BD7361">
        <w:rPr>
          <w:rFonts w:ascii="Courier New" w:hAnsi="Courier New" w:cs="Courier New"/>
          <w:sz w:val="18"/>
          <w:szCs w:val="18"/>
        </w:rPr>
        <w:t xml:space="preserve"> and outputs map_v&lt;bundleversion&gt;.pdf. By specifying the optional parameters, the v2 </w:t>
      </w:r>
      <w:r>
        <w:rPr>
          <w:rFonts w:ascii="Courier New" w:hAnsi="Courier New" w:cs="Courier New"/>
          <w:sz w:val="18"/>
          <w:szCs w:val="18"/>
        </w:rPr>
        <w:t xml:space="preserve">algorithm </w:t>
      </w:r>
      <w:r w:rsidR="00BD7361">
        <w:rPr>
          <w:rFonts w:ascii="Courier New" w:hAnsi="Courier New" w:cs="Courier New"/>
          <w:sz w:val="18"/>
          <w:szCs w:val="18"/>
        </w:rPr>
        <w:t xml:space="preserve">is run </w:t>
      </w:r>
      <w:r>
        <w:rPr>
          <w:rFonts w:ascii="Courier New" w:hAnsi="Courier New" w:cs="Courier New"/>
          <w:sz w:val="18"/>
          <w:szCs w:val="18"/>
        </w:rPr>
        <w:t xml:space="preserve">to create a </w:t>
      </w:r>
      <w:r w:rsidR="00BD7361">
        <w:rPr>
          <w:rFonts w:ascii="Courier New" w:hAnsi="Courier New" w:cs="Courier New"/>
          <w:sz w:val="18"/>
          <w:szCs w:val="18"/>
        </w:rPr>
        <w:t xml:space="preserve">&lt;coordsFile&gt; </w:t>
      </w:r>
      <w:r>
        <w:rPr>
          <w:rFonts w:ascii="Courier New" w:hAnsi="Courier New" w:cs="Courier New"/>
          <w:sz w:val="18"/>
          <w:szCs w:val="18"/>
        </w:rPr>
        <w:t xml:space="preserve">file containing </w:t>
      </w:r>
      <w:r w:rsidR="00BD7361">
        <w:rPr>
          <w:rFonts w:ascii="Courier New" w:hAnsi="Courier New" w:cs="Courier New"/>
          <w:sz w:val="18"/>
          <w:szCs w:val="18"/>
        </w:rPr>
        <w:t xml:space="preserve">optimized intersecting points (points with most beams overlapping) </w:t>
      </w:r>
      <w:r>
        <w:rPr>
          <w:rFonts w:ascii="Courier New" w:hAnsi="Courier New" w:cs="Courier New"/>
          <w:sz w:val="18"/>
          <w:szCs w:val="18"/>
        </w:rPr>
        <w:t>for the satellite beams specified in &lt;satListFile&gt;</w:t>
      </w:r>
    </w:p>
    <w:p w:rsidR="00004D87" w:rsidRDefault="00004D87" w:rsidP="005B082D">
      <w:pPr>
        <w:ind w:left="288"/>
        <w:rPr>
          <w:rFonts w:ascii="Courier New" w:hAnsi="Courier New" w:cs="Courier New"/>
          <w:sz w:val="18"/>
          <w:szCs w:val="18"/>
        </w:rPr>
      </w:pPr>
    </w:p>
    <w:p w:rsidR="00004D87" w:rsidRDefault="00004D87" w:rsidP="005B082D">
      <w:pPr>
        <w:ind w:left="288"/>
        <w:rPr>
          <w:rFonts w:ascii="Courier New" w:hAnsi="Courier New" w:cs="Courier New"/>
          <w:sz w:val="18"/>
          <w:szCs w:val="18"/>
        </w:rPr>
      </w:pPr>
      <w:r>
        <w:rPr>
          <w:rFonts w:ascii="Courier New" w:hAnsi="Courier New" w:cs="Courier New"/>
          <w:sz w:val="18"/>
          <w:szCs w:val="18"/>
        </w:rPr>
        <w:t>File Formats:</w:t>
      </w:r>
    </w:p>
    <w:p w:rsidR="00004D87" w:rsidRDefault="00004D87" w:rsidP="005B082D">
      <w:pPr>
        <w:ind w:left="288"/>
        <w:rPr>
          <w:rFonts w:ascii="Courier New" w:hAnsi="Courier New" w:cs="Courier New"/>
          <w:sz w:val="18"/>
          <w:szCs w:val="18"/>
        </w:rPr>
      </w:pPr>
      <w:r>
        <w:rPr>
          <w:rFonts w:ascii="Courier New" w:hAnsi="Courier New" w:cs="Courier New"/>
          <w:sz w:val="18"/>
          <w:szCs w:val="18"/>
        </w:rPr>
        <w:t>&lt;coordsFile&gt; - intersections of satellite beams with beams in &lt;satListFile&gt; (v1 has all; v2 has minimum set to cover all beams</w:t>
      </w:r>
    </w:p>
    <w:p w:rsidR="00004D87" w:rsidRDefault="00004D87" w:rsidP="00115F4D">
      <w:pPr>
        <w:ind w:left="288" w:firstLine="432"/>
        <w:rPr>
          <w:rFonts w:ascii="Courier New" w:hAnsi="Courier New" w:cs="Courier New"/>
          <w:sz w:val="18"/>
          <w:szCs w:val="18"/>
        </w:rPr>
      </w:pPr>
      <w:r>
        <w:rPr>
          <w:rFonts w:ascii="Courier New" w:hAnsi="Courier New" w:cs="Courier New"/>
          <w:sz w:val="18"/>
          <w:szCs w:val="18"/>
        </w:rPr>
        <w:t>Lat, Long</w:t>
      </w:r>
    </w:p>
    <w:p w:rsidR="00004D87" w:rsidRDefault="00004D87" w:rsidP="00115F4D">
      <w:pPr>
        <w:ind w:left="288" w:firstLine="432"/>
        <w:rPr>
          <w:rFonts w:ascii="Courier New" w:hAnsi="Courier New" w:cs="Courier New"/>
          <w:sz w:val="18"/>
          <w:szCs w:val="18"/>
        </w:rPr>
      </w:pPr>
      <w:r>
        <w:rPr>
          <w:rFonts w:ascii="Courier New" w:hAnsi="Courier New" w:cs="Courier New"/>
          <w:sz w:val="18"/>
          <w:szCs w:val="18"/>
        </w:rPr>
        <w:t>Lat, Long</w:t>
      </w:r>
    </w:p>
    <w:p w:rsidR="00004D87" w:rsidRDefault="00004D87" w:rsidP="00115F4D">
      <w:pPr>
        <w:ind w:left="288" w:firstLine="432"/>
        <w:rPr>
          <w:rFonts w:ascii="Courier New" w:hAnsi="Courier New" w:cs="Courier New"/>
          <w:sz w:val="18"/>
          <w:szCs w:val="18"/>
        </w:rPr>
      </w:pPr>
      <w:r>
        <w:rPr>
          <w:rFonts w:ascii="Courier New" w:hAnsi="Courier New" w:cs="Courier New"/>
          <w:sz w:val="18"/>
          <w:szCs w:val="18"/>
        </w:rPr>
        <w:t>…</w:t>
      </w:r>
    </w:p>
    <w:p w:rsidR="00004D87" w:rsidRDefault="00FA0894" w:rsidP="00FA0894">
      <w:pPr>
        <w:ind w:left="288"/>
        <w:rPr>
          <w:rFonts w:ascii="Courier New" w:hAnsi="Courier New" w:cs="Courier New"/>
          <w:sz w:val="18"/>
          <w:szCs w:val="18"/>
        </w:rPr>
      </w:pPr>
      <w:r>
        <w:rPr>
          <w:rFonts w:ascii="Courier New" w:hAnsi="Courier New" w:cs="Courier New"/>
          <w:sz w:val="18"/>
          <w:szCs w:val="18"/>
        </w:rPr>
        <w:t>&lt;precByIdFile&gt; - Precedence points by beam number in priority for each Lat/Long point (v2 only; used to verify Terminal follows proper precedence)</w:t>
      </w:r>
    </w:p>
    <w:p w:rsidR="00FA0894" w:rsidRPr="00FA0894" w:rsidRDefault="00FA0894" w:rsidP="00FA0894">
      <w:pPr>
        <w:ind w:left="288" w:firstLine="432"/>
        <w:rPr>
          <w:rFonts w:ascii="Courier New" w:hAnsi="Courier New" w:cs="Courier New"/>
          <w:sz w:val="18"/>
          <w:szCs w:val="18"/>
        </w:rPr>
      </w:pPr>
      <w:r>
        <w:rPr>
          <w:rFonts w:ascii="Courier New" w:hAnsi="Courier New" w:cs="Courier New"/>
          <w:sz w:val="18"/>
          <w:szCs w:val="18"/>
        </w:rPr>
        <w:t>1</w:t>
      </w:r>
      <w:r w:rsidRPr="00FA0894">
        <w:rPr>
          <w:rFonts w:ascii="Courier New" w:hAnsi="Courier New" w:cs="Courier New"/>
          <w:sz w:val="18"/>
          <w:szCs w:val="18"/>
        </w:rPr>
        <w:t>,31.32,-89.76,1,6,22,18,20</w:t>
      </w:r>
    </w:p>
    <w:p w:rsidR="00FA0894" w:rsidRDefault="00FA0894" w:rsidP="00FA0894">
      <w:pPr>
        <w:ind w:left="288" w:firstLine="432"/>
        <w:rPr>
          <w:rFonts w:ascii="Courier New" w:hAnsi="Courier New" w:cs="Courier New"/>
          <w:sz w:val="18"/>
          <w:szCs w:val="18"/>
        </w:rPr>
      </w:pPr>
      <w:r>
        <w:rPr>
          <w:rFonts w:ascii="Courier New" w:hAnsi="Courier New" w:cs="Courier New"/>
          <w:sz w:val="18"/>
          <w:szCs w:val="18"/>
        </w:rPr>
        <w:t>1</w:t>
      </w:r>
      <w:r w:rsidRPr="00FA0894">
        <w:rPr>
          <w:rFonts w:ascii="Courier New" w:hAnsi="Courier New" w:cs="Courier New"/>
          <w:sz w:val="18"/>
          <w:szCs w:val="18"/>
        </w:rPr>
        <w:t>,32.12,-81.76,1,6,22,25,15,20</w:t>
      </w:r>
    </w:p>
    <w:p w:rsidR="00FA0894" w:rsidRDefault="00FA0894" w:rsidP="00FA0894">
      <w:pPr>
        <w:ind w:left="288" w:firstLine="432"/>
        <w:rPr>
          <w:rFonts w:ascii="Courier New" w:hAnsi="Courier New" w:cs="Courier New"/>
          <w:sz w:val="18"/>
          <w:szCs w:val="18"/>
        </w:rPr>
      </w:pPr>
      <w:r>
        <w:rPr>
          <w:rFonts w:ascii="Courier New" w:hAnsi="Courier New" w:cs="Courier New"/>
          <w:sz w:val="18"/>
          <w:szCs w:val="18"/>
        </w:rPr>
        <w:t>…</w:t>
      </w:r>
    </w:p>
    <w:p w:rsidR="00FA0894" w:rsidRDefault="00FA0894" w:rsidP="00FA0894">
      <w:pPr>
        <w:ind w:left="288"/>
        <w:rPr>
          <w:rFonts w:ascii="Courier New" w:hAnsi="Courier New" w:cs="Courier New"/>
          <w:sz w:val="18"/>
          <w:szCs w:val="18"/>
        </w:rPr>
      </w:pPr>
    </w:p>
    <w:p w:rsidR="00FA0894" w:rsidRDefault="00FA0894" w:rsidP="00FA0894">
      <w:pPr>
        <w:ind w:left="288"/>
        <w:rPr>
          <w:rFonts w:ascii="Courier New" w:hAnsi="Courier New" w:cs="Courier New"/>
          <w:sz w:val="18"/>
          <w:szCs w:val="18"/>
        </w:rPr>
      </w:pPr>
      <w:r>
        <w:rPr>
          <w:rFonts w:ascii="Courier New" w:hAnsi="Courier New" w:cs="Courier New"/>
          <w:sz w:val="18"/>
          <w:szCs w:val="18"/>
        </w:rPr>
        <w:t>&lt;precByNameFile&gt; - Precedence points by beam Name in priority for each Lat/Long point (v2 only; used to verify Terminal follows proper precedence)</w:t>
      </w:r>
    </w:p>
    <w:p w:rsidR="00FA0894" w:rsidRPr="00FA0894" w:rsidRDefault="00FA0894" w:rsidP="00115F4D">
      <w:pPr>
        <w:ind w:left="720"/>
        <w:rPr>
          <w:rFonts w:ascii="Courier New" w:hAnsi="Courier New" w:cs="Courier New"/>
          <w:sz w:val="18"/>
          <w:szCs w:val="18"/>
        </w:rPr>
      </w:pPr>
      <w:r w:rsidRPr="00FA0894">
        <w:rPr>
          <w:rFonts w:ascii="Courier New" w:hAnsi="Courier New" w:cs="Courier New"/>
          <w:sz w:val="18"/>
          <w:szCs w:val="18"/>
        </w:rPr>
        <w:t>SES-2_16K(26.55/Y/A/N), 31.32, -89.76, SES-2_16K(26.55/Y/A/N), Horizons-1(26.55/Y/A/N), AMC-21_3S(26.55/Y/A/N), SATMEX-5(13.2/Y/A/N), SES-4(26.55/Y/A/N)</w:t>
      </w:r>
    </w:p>
    <w:p w:rsidR="00FA0894" w:rsidRDefault="00FA0894" w:rsidP="00115F4D">
      <w:pPr>
        <w:ind w:left="720"/>
        <w:rPr>
          <w:rFonts w:ascii="Courier New" w:hAnsi="Courier New" w:cs="Courier New"/>
          <w:sz w:val="18"/>
          <w:szCs w:val="18"/>
        </w:rPr>
      </w:pPr>
      <w:r w:rsidRPr="00FA0894">
        <w:rPr>
          <w:rFonts w:ascii="Courier New" w:hAnsi="Courier New" w:cs="Courier New"/>
          <w:sz w:val="18"/>
          <w:szCs w:val="18"/>
        </w:rPr>
        <w:lastRenderedPageBreak/>
        <w:t>SES-2_16K(26.55/Y/A/N), 32.12, -81.76, SES-2_16K(26.55/Y/A/N), Horizons-1(26.55/Y/A/N), AMC-21_3S(26.55/Y/A/N), T-14R(18.15/Y/A/N), T-11N(19.95/Y/A/NMAOR/N), SES-4(26.55/Y/A/N)</w:t>
      </w:r>
    </w:p>
    <w:p w:rsidR="00FA0894" w:rsidRDefault="00FA0894" w:rsidP="00FA0894">
      <w:pPr>
        <w:ind w:left="288" w:firstLine="432"/>
        <w:rPr>
          <w:rFonts w:ascii="Courier New" w:hAnsi="Courier New" w:cs="Courier New"/>
          <w:sz w:val="18"/>
          <w:szCs w:val="18"/>
        </w:rPr>
      </w:pPr>
      <w:r>
        <w:rPr>
          <w:rFonts w:ascii="Courier New" w:hAnsi="Courier New" w:cs="Courier New"/>
          <w:sz w:val="18"/>
          <w:szCs w:val="18"/>
        </w:rPr>
        <w:t>…</w:t>
      </w:r>
    </w:p>
    <w:p w:rsidR="00A32822" w:rsidRDefault="00A32822" w:rsidP="00FA0894">
      <w:pPr>
        <w:ind w:left="288" w:firstLine="432"/>
        <w:rPr>
          <w:rFonts w:ascii="Courier New" w:hAnsi="Courier New" w:cs="Courier New"/>
          <w:sz w:val="18"/>
          <w:szCs w:val="18"/>
        </w:rPr>
      </w:pPr>
    </w:p>
    <w:p w:rsidR="00FA0894" w:rsidRDefault="00A32822" w:rsidP="007D5A0D">
      <w:pPr>
        <w:ind w:left="288"/>
        <w:rPr>
          <w:rFonts w:ascii="Courier New" w:hAnsi="Courier New" w:cs="Courier New"/>
          <w:sz w:val="18"/>
          <w:szCs w:val="18"/>
        </w:rPr>
      </w:pPr>
      <w:r w:rsidRPr="00A32822">
        <w:rPr>
          <w:rFonts w:ascii="Courier New" w:hAnsi="Courier New" w:cs="Courier New"/>
          <w:sz w:val="18"/>
          <w:szCs w:val="18"/>
        </w:rPr>
        <w:t>&lt;sedFile&gt; and &lt;sscfFile&gt; must not have the md5 checksum</w:t>
      </w:r>
    </w:p>
    <w:p w:rsidR="00A32822" w:rsidRDefault="00A32822" w:rsidP="007D5A0D">
      <w:pPr>
        <w:ind w:left="288"/>
        <w:rPr>
          <w:rFonts w:ascii="Courier New" w:hAnsi="Courier New" w:cs="Courier New"/>
          <w:sz w:val="18"/>
          <w:szCs w:val="18"/>
        </w:rPr>
      </w:pPr>
    </w:p>
    <w:p w:rsidR="00DC218B" w:rsidRDefault="00A32822" w:rsidP="007D5A0D">
      <w:pPr>
        <w:ind w:left="288"/>
        <w:rPr>
          <w:rFonts w:ascii="Courier New" w:hAnsi="Courier New" w:cs="Courier New"/>
          <w:sz w:val="18"/>
          <w:szCs w:val="18"/>
        </w:rPr>
      </w:pPr>
      <w:r>
        <w:rPr>
          <w:rFonts w:ascii="Courier New" w:hAnsi="Courier New" w:cs="Courier New"/>
          <w:sz w:val="18"/>
          <w:szCs w:val="18"/>
        </w:rPr>
        <w:t xml:space="preserve">&lt;satList&gt; </w:t>
      </w:r>
      <w:r w:rsidR="00DC218B">
        <w:rPr>
          <w:rFonts w:ascii="Courier New" w:hAnsi="Courier New" w:cs="Courier New"/>
          <w:sz w:val="18"/>
          <w:szCs w:val="18"/>
        </w:rPr>
        <w:t>name of beams to generate coordinates</w:t>
      </w:r>
    </w:p>
    <w:p w:rsidR="00A32822" w:rsidRDefault="00DC218B" w:rsidP="007D5A0D">
      <w:pPr>
        <w:ind w:left="720"/>
        <w:rPr>
          <w:rFonts w:ascii="Courier New" w:hAnsi="Courier New" w:cs="Courier New"/>
          <w:sz w:val="18"/>
          <w:szCs w:val="18"/>
        </w:rPr>
      </w:pPr>
      <w:r w:rsidRPr="00DC218B">
        <w:rPr>
          <w:rFonts w:ascii="Courier New" w:hAnsi="Courier New" w:cs="Courier New"/>
          <w:sz w:val="18"/>
          <w:szCs w:val="18"/>
        </w:rPr>
        <w:t>SES-2_16K(26.55/Y/A/N)</w:t>
      </w:r>
    </w:p>
    <w:p w:rsidR="00A32822" w:rsidRDefault="00A32822" w:rsidP="00FA0894">
      <w:pPr>
        <w:rPr>
          <w:rFonts w:ascii="Courier New" w:hAnsi="Courier New" w:cs="Courier New"/>
          <w:sz w:val="18"/>
          <w:szCs w:val="18"/>
        </w:rPr>
      </w:pPr>
    </w:p>
    <w:p w:rsidR="006471EC" w:rsidRDefault="006471EC" w:rsidP="006471EC">
      <w:pPr>
        <w:ind w:left="288"/>
        <w:rPr>
          <w:rFonts w:ascii="Courier New" w:hAnsi="Courier New" w:cs="Courier New"/>
          <w:sz w:val="18"/>
          <w:szCs w:val="18"/>
        </w:rPr>
      </w:pPr>
      <w:r>
        <w:rPr>
          <w:rFonts w:ascii="Courier New" w:hAnsi="Courier New" w:cs="Courier New"/>
          <w:sz w:val="18"/>
          <w:szCs w:val="18"/>
        </w:rPr>
        <w:t>&lt;beamPlotFile&gt; output file of contours and coordinate points of map bundle</w:t>
      </w:r>
    </w:p>
    <w:p w:rsidR="00C87F8A" w:rsidRDefault="00C87F8A" w:rsidP="00C87F8A">
      <w:pPr>
        <w:ind w:left="720"/>
        <w:rPr>
          <w:rFonts w:ascii="Courier New" w:hAnsi="Courier New" w:cs="Courier New"/>
          <w:sz w:val="18"/>
          <w:szCs w:val="18"/>
        </w:rPr>
      </w:pPr>
      <w:r>
        <w:rPr>
          <w:rFonts w:ascii="Courier New" w:hAnsi="Courier New" w:cs="Courier New"/>
          <w:sz w:val="18"/>
          <w:szCs w:val="18"/>
        </w:rPr>
        <w:t>JPEG format currently</w:t>
      </w:r>
    </w:p>
    <w:p w:rsidR="00C87F8A" w:rsidRDefault="00C87F8A" w:rsidP="006471EC">
      <w:pPr>
        <w:ind w:left="288"/>
        <w:rPr>
          <w:rFonts w:ascii="Courier New" w:hAnsi="Courier New" w:cs="Courier New"/>
          <w:sz w:val="18"/>
          <w:szCs w:val="18"/>
        </w:rPr>
      </w:pPr>
    </w:p>
    <w:p w:rsidR="00A32822" w:rsidRPr="003B7058" w:rsidRDefault="00A32822" w:rsidP="00FA0894">
      <w:pPr>
        <w:rPr>
          <w:rFonts w:ascii="Courier New" w:hAnsi="Courier New" w:cs="Courier New"/>
          <w:sz w:val="18"/>
          <w:szCs w:val="18"/>
        </w:rPr>
      </w:pPr>
    </w:p>
    <w:p w:rsidR="005B082D" w:rsidRPr="003B7058" w:rsidRDefault="005B082D" w:rsidP="005B082D">
      <w:pPr>
        <w:rPr>
          <w:rFonts w:ascii="Courier New" w:hAnsi="Courier New" w:cs="Courier New"/>
          <w:sz w:val="18"/>
          <w:szCs w:val="18"/>
        </w:rPr>
      </w:pPr>
      <w:r w:rsidRPr="003B7058">
        <w:rPr>
          <w:rFonts w:ascii="Courier New" w:hAnsi="Courier New" w:cs="Courier New"/>
          <w:sz w:val="18"/>
          <w:szCs w:val="18"/>
        </w:rPr>
        <w:t>NOTES</w:t>
      </w:r>
    </w:p>
    <w:p w:rsidR="005B082D" w:rsidRPr="003B7058" w:rsidRDefault="005B082D" w:rsidP="005B082D">
      <w:pPr>
        <w:rPr>
          <w:rFonts w:ascii="Courier New" w:hAnsi="Courier New" w:cs="Courier New"/>
          <w:sz w:val="18"/>
          <w:szCs w:val="18"/>
        </w:rPr>
      </w:pPr>
      <w:r>
        <w:rPr>
          <w:rFonts w:ascii="Courier New" w:hAnsi="Courier New" w:cs="Courier New"/>
          <w:sz w:val="18"/>
          <w:szCs w:val="18"/>
        </w:rPr>
        <w:t xml:space="preserve">    </w:t>
      </w:r>
    </w:p>
    <w:p w:rsidR="005B082D" w:rsidRPr="003B7058" w:rsidRDefault="005B082D" w:rsidP="005B082D">
      <w:pPr>
        <w:rPr>
          <w:rFonts w:ascii="Courier New" w:hAnsi="Courier New" w:cs="Courier New"/>
          <w:sz w:val="18"/>
          <w:szCs w:val="18"/>
        </w:rPr>
      </w:pPr>
      <w:r w:rsidRPr="003B7058">
        <w:rPr>
          <w:rFonts w:ascii="Courier New" w:hAnsi="Courier New" w:cs="Courier New"/>
          <w:sz w:val="18"/>
          <w:szCs w:val="18"/>
        </w:rPr>
        <w:t>EXAMPLES</w:t>
      </w:r>
    </w:p>
    <w:p w:rsidR="005B082D" w:rsidRPr="003B7058" w:rsidRDefault="005B082D" w:rsidP="005B082D">
      <w:pPr>
        <w:rPr>
          <w:rFonts w:ascii="Courier New" w:hAnsi="Courier New" w:cs="Courier New"/>
          <w:sz w:val="18"/>
          <w:szCs w:val="18"/>
        </w:rPr>
      </w:pPr>
    </w:p>
    <w:p w:rsidR="005B082D" w:rsidRPr="003B7058" w:rsidRDefault="005B082D" w:rsidP="005B082D">
      <w:pPr>
        <w:rPr>
          <w:rFonts w:ascii="Courier New" w:hAnsi="Courier New" w:cs="Courier New"/>
          <w:sz w:val="18"/>
          <w:szCs w:val="18"/>
        </w:rPr>
      </w:pPr>
      <w:r w:rsidRPr="003B7058">
        <w:rPr>
          <w:rFonts w:ascii="Courier New" w:hAnsi="Courier New" w:cs="Courier New"/>
          <w:sz w:val="18"/>
          <w:szCs w:val="18"/>
        </w:rPr>
        <w:t>SEE ALSO</w:t>
      </w:r>
    </w:p>
    <w:p w:rsidR="005B082D" w:rsidRPr="003B7058" w:rsidRDefault="005B082D" w:rsidP="005B082D">
      <w:pPr>
        <w:rPr>
          <w:rFonts w:ascii="Courier New" w:hAnsi="Courier New" w:cs="Courier New"/>
          <w:sz w:val="18"/>
          <w:szCs w:val="18"/>
        </w:rPr>
      </w:pPr>
    </w:p>
    <w:p w:rsidR="005B082D" w:rsidRPr="003B7058" w:rsidRDefault="005B082D" w:rsidP="005B082D">
      <w:pPr>
        <w:rPr>
          <w:rFonts w:ascii="Courier New" w:hAnsi="Courier New" w:cs="Courier New"/>
          <w:sz w:val="18"/>
          <w:szCs w:val="18"/>
        </w:rPr>
      </w:pPr>
      <w:r w:rsidRPr="003B7058">
        <w:rPr>
          <w:rFonts w:ascii="Courier New" w:hAnsi="Courier New" w:cs="Courier New"/>
          <w:sz w:val="18"/>
          <w:szCs w:val="18"/>
        </w:rPr>
        <w:t>FILES</w:t>
      </w:r>
    </w:p>
    <w:p w:rsidR="005B082D" w:rsidRPr="003B7058" w:rsidRDefault="005B082D" w:rsidP="005B082D">
      <w:pPr>
        <w:rPr>
          <w:rFonts w:ascii="Courier New" w:hAnsi="Courier New" w:cs="Courier New"/>
          <w:sz w:val="18"/>
          <w:szCs w:val="18"/>
        </w:rPr>
      </w:pPr>
      <w:r w:rsidRPr="003B7058">
        <w:rPr>
          <w:rFonts w:ascii="Courier New" w:hAnsi="Courier New" w:cs="Courier New"/>
          <w:sz w:val="18"/>
          <w:szCs w:val="18"/>
        </w:rPr>
        <w:t xml:space="preserve">    </w:t>
      </w:r>
      <w:r w:rsidR="00214FDB" w:rsidRPr="00214FDB">
        <w:rPr>
          <w:rFonts w:ascii="Courier New" w:hAnsi="Courier New" w:cs="Courier New"/>
          <w:sz w:val="18"/>
          <w:szCs w:val="18"/>
        </w:rPr>
        <w:t>//Arclight/ArcLight/AcceptanceTest/Automation/Scripts/Maps/find_coords/</w:t>
      </w:r>
    </w:p>
    <w:p w:rsidR="00CB2328" w:rsidRDefault="00CB2328" w:rsidP="00CB2328">
      <w:pPr>
        <w:pStyle w:val="BodyText"/>
      </w:pPr>
    </w:p>
    <w:p w:rsidR="007D5A0D" w:rsidRDefault="007D5A0D" w:rsidP="007D5A0D">
      <w:pPr>
        <w:pStyle w:val="Heading5"/>
        <w:numPr>
          <w:ilvl w:val="4"/>
          <w:numId w:val="39"/>
        </w:numPr>
      </w:pPr>
      <w:r>
        <w:t>Sed2Kml I</w:t>
      </w:r>
      <w:r w:rsidRPr="00377A0F">
        <w:t>nt</w:t>
      </w:r>
      <w:r>
        <w:t xml:space="preserve">erface </w:t>
      </w:r>
    </w:p>
    <w:p w:rsidR="007D5A0D" w:rsidRDefault="007D5A0D" w:rsidP="007D5A0D">
      <w:pPr>
        <w:pStyle w:val="BodyText"/>
      </w:pPr>
      <w:r>
        <w:t xml:space="preserve">The sed2kml MATLAB program located at </w:t>
      </w:r>
      <w:r w:rsidRPr="007D5A0D">
        <w:t>//Arclight/ArcLight/Engineering/deployment/MapFiles/MapTools/KmlConversion/sed2kml.m</w:t>
      </w:r>
      <w:r>
        <w:t xml:space="preserve">, has been built for Linux execution with the MATLAB Compiler Runtime (MCR).  The file is invoked as </w:t>
      </w:r>
    </w:p>
    <w:p w:rsidR="000767D8" w:rsidRPr="007D5A0D" w:rsidRDefault="000767D8" w:rsidP="007D5A0D">
      <w:pPr>
        <w:pStyle w:val="BodyText"/>
      </w:pPr>
    </w:p>
    <w:p w:rsidR="000767D8" w:rsidRPr="000767D8" w:rsidRDefault="000767D8" w:rsidP="000767D8">
      <w:pPr>
        <w:rPr>
          <w:rFonts w:ascii="Courier New" w:hAnsi="Courier New" w:cs="Courier New"/>
          <w:sz w:val="18"/>
          <w:szCs w:val="18"/>
        </w:rPr>
      </w:pPr>
      <w:r w:rsidRPr="000767D8">
        <w:rPr>
          <w:rFonts w:ascii="Courier New" w:hAnsi="Courier New" w:cs="Courier New"/>
          <w:sz w:val="18"/>
          <w:szCs w:val="18"/>
        </w:rPr>
        <w:t>SYNOPSIS</w:t>
      </w:r>
    </w:p>
    <w:p w:rsidR="000767D8" w:rsidRPr="000767D8" w:rsidRDefault="00EB6D6B" w:rsidP="00DA39E9">
      <w:pPr>
        <w:ind w:left="270"/>
        <w:rPr>
          <w:rFonts w:ascii="Courier New" w:hAnsi="Courier New" w:cs="Courier New"/>
          <w:sz w:val="18"/>
          <w:szCs w:val="18"/>
        </w:rPr>
      </w:pPr>
      <w:r>
        <w:rPr>
          <w:rFonts w:ascii="Courier New" w:hAnsi="Courier New" w:cs="Courier New"/>
          <w:sz w:val="18"/>
          <w:szCs w:val="18"/>
        </w:rPr>
        <w:t>SED2KML</w:t>
      </w:r>
      <w:r w:rsidR="000767D8" w:rsidRPr="000767D8">
        <w:rPr>
          <w:rFonts w:ascii="Courier New" w:hAnsi="Courier New" w:cs="Courier New"/>
          <w:sz w:val="18"/>
          <w:szCs w:val="18"/>
        </w:rPr>
        <w:t xml:space="preserve"> - </w:t>
      </w:r>
      <w:r w:rsidR="00DA39E9">
        <w:rPr>
          <w:rFonts w:ascii="Courier New" w:hAnsi="Courier New" w:cs="Courier New"/>
          <w:sz w:val="18"/>
          <w:szCs w:val="18"/>
        </w:rPr>
        <w:t>Generate a Google Earth KML readable file from the Map Bundle sed file</w:t>
      </w:r>
      <w:r w:rsidR="000767D8" w:rsidRPr="000767D8">
        <w:rPr>
          <w:rFonts w:ascii="Courier New" w:hAnsi="Courier New" w:cs="Courier New"/>
          <w:sz w:val="18"/>
          <w:szCs w:val="18"/>
        </w:rPr>
        <w:t xml:space="preserve"> </w:t>
      </w:r>
    </w:p>
    <w:p w:rsidR="000767D8" w:rsidRPr="000767D8" w:rsidRDefault="000767D8" w:rsidP="000767D8">
      <w:pPr>
        <w:rPr>
          <w:rFonts w:ascii="Courier New" w:hAnsi="Courier New" w:cs="Courier New"/>
          <w:sz w:val="18"/>
          <w:szCs w:val="18"/>
        </w:rPr>
      </w:pPr>
    </w:p>
    <w:p w:rsidR="000767D8" w:rsidRPr="000767D8" w:rsidRDefault="000767D8" w:rsidP="000767D8">
      <w:pPr>
        <w:rPr>
          <w:rFonts w:ascii="Courier New" w:hAnsi="Courier New" w:cs="Courier New"/>
          <w:sz w:val="18"/>
          <w:szCs w:val="18"/>
        </w:rPr>
      </w:pPr>
      <w:r w:rsidRPr="000767D8">
        <w:rPr>
          <w:rFonts w:ascii="Courier New" w:hAnsi="Courier New" w:cs="Courier New"/>
          <w:sz w:val="18"/>
          <w:szCs w:val="18"/>
        </w:rPr>
        <w:t>SYNTAX</w:t>
      </w:r>
    </w:p>
    <w:p w:rsidR="000767D8" w:rsidRPr="000767D8" w:rsidRDefault="000767D8" w:rsidP="000767D8">
      <w:pPr>
        <w:ind w:left="288"/>
        <w:rPr>
          <w:rFonts w:ascii="Courier New" w:hAnsi="Courier New" w:cs="Courier New"/>
          <w:sz w:val="18"/>
          <w:szCs w:val="18"/>
        </w:rPr>
      </w:pPr>
    </w:p>
    <w:p w:rsidR="00DA39E9" w:rsidRDefault="00DA39E9" w:rsidP="000767D8">
      <w:pPr>
        <w:ind w:left="288"/>
        <w:rPr>
          <w:rFonts w:ascii="Courier New" w:hAnsi="Courier New" w:cs="Courier New"/>
          <w:sz w:val="18"/>
          <w:szCs w:val="18"/>
        </w:rPr>
      </w:pPr>
      <w:r>
        <w:rPr>
          <w:rFonts w:ascii="Courier New" w:hAnsi="Courier New" w:cs="Courier New"/>
          <w:sz w:val="18"/>
          <w:szCs w:val="18"/>
        </w:rPr>
        <w:t xml:space="preserve">mapbunSed2Kml.sh &lt;mcr_path&gt; </w:t>
      </w:r>
      <w:r w:rsidRPr="00214FDB">
        <w:rPr>
          <w:rFonts w:ascii="Courier New" w:hAnsi="Courier New" w:cs="Courier New"/>
          <w:sz w:val="18"/>
          <w:szCs w:val="18"/>
        </w:rPr>
        <w:t>&lt;sedFile&gt;</w:t>
      </w:r>
      <w:r>
        <w:rPr>
          <w:rFonts w:ascii="Courier New" w:hAnsi="Courier New" w:cs="Courier New"/>
          <w:sz w:val="18"/>
          <w:szCs w:val="18"/>
        </w:rPr>
        <w:t xml:space="preserve"> &lt;kmlFile&gt;</w:t>
      </w:r>
    </w:p>
    <w:p w:rsidR="00DA39E9" w:rsidRDefault="00DA39E9" w:rsidP="00DA39E9">
      <w:pPr>
        <w:ind w:left="288"/>
        <w:rPr>
          <w:rFonts w:ascii="Courier New" w:hAnsi="Courier New" w:cs="Courier New"/>
          <w:sz w:val="18"/>
          <w:szCs w:val="18"/>
        </w:rPr>
      </w:pPr>
    </w:p>
    <w:p w:rsidR="00DA39E9" w:rsidRDefault="00DA39E9" w:rsidP="00DA39E9">
      <w:pPr>
        <w:ind w:left="288"/>
        <w:rPr>
          <w:rFonts w:ascii="Courier New" w:hAnsi="Courier New" w:cs="Courier New"/>
          <w:sz w:val="18"/>
          <w:szCs w:val="18"/>
        </w:rPr>
      </w:pPr>
      <w:r>
        <w:rPr>
          <w:rFonts w:ascii="Courier New" w:hAnsi="Courier New" w:cs="Courier New"/>
          <w:sz w:val="18"/>
          <w:szCs w:val="18"/>
        </w:rPr>
        <w:t xml:space="preserve">run_sed2kml.sh &lt;mcr_path&gt; </w:t>
      </w:r>
    </w:p>
    <w:p w:rsidR="00DA39E9" w:rsidRDefault="00DA39E9" w:rsidP="00DA39E9">
      <w:pPr>
        <w:ind w:left="288"/>
        <w:rPr>
          <w:rFonts w:ascii="Courier New" w:hAnsi="Courier New" w:cs="Courier New"/>
          <w:sz w:val="18"/>
          <w:szCs w:val="18"/>
        </w:rPr>
      </w:pPr>
    </w:p>
    <w:p w:rsidR="00DA39E9" w:rsidRDefault="00DA39E9" w:rsidP="00DA39E9">
      <w:pPr>
        <w:ind w:left="288"/>
        <w:rPr>
          <w:rFonts w:ascii="Courier New" w:hAnsi="Courier New" w:cs="Courier New"/>
          <w:sz w:val="18"/>
          <w:szCs w:val="18"/>
        </w:rPr>
      </w:pPr>
      <w:r>
        <w:rPr>
          <w:rFonts w:ascii="Courier New" w:hAnsi="Courier New" w:cs="Courier New"/>
          <w:sz w:val="18"/>
          <w:szCs w:val="18"/>
        </w:rPr>
        <w:t>sed2kml</w:t>
      </w:r>
      <w:r w:rsidRPr="00214FDB">
        <w:rPr>
          <w:rFonts w:ascii="Courier New" w:hAnsi="Courier New" w:cs="Courier New"/>
          <w:sz w:val="18"/>
          <w:szCs w:val="18"/>
        </w:rPr>
        <w:t xml:space="preserve"> </w:t>
      </w:r>
    </w:p>
    <w:p w:rsidR="00DA39E9" w:rsidRDefault="00DA39E9" w:rsidP="00DA39E9">
      <w:pPr>
        <w:ind w:left="288"/>
        <w:rPr>
          <w:rFonts w:ascii="Courier New" w:hAnsi="Courier New" w:cs="Courier New"/>
          <w:sz w:val="18"/>
          <w:szCs w:val="18"/>
        </w:rPr>
      </w:pPr>
    </w:p>
    <w:p w:rsidR="00DA39E9" w:rsidRPr="003B7058" w:rsidRDefault="00DA39E9" w:rsidP="00DA39E9">
      <w:pPr>
        <w:rPr>
          <w:rFonts w:ascii="Courier New" w:hAnsi="Courier New" w:cs="Courier New"/>
          <w:sz w:val="18"/>
          <w:szCs w:val="18"/>
        </w:rPr>
      </w:pPr>
    </w:p>
    <w:p w:rsidR="00DA39E9" w:rsidRPr="003B7058" w:rsidRDefault="00DA39E9" w:rsidP="00DA39E9">
      <w:pPr>
        <w:rPr>
          <w:rFonts w:ascii="Courier New" w:hAnsi="Courier New" w:cs="Courier New"/>
          <w:sz w:val="18"/>
          <w:szCs w:val="18"/>
        </w:rPr>
      </w:pPr>
      <w:r w:rsidRPr="003B7058">
        <w:rPr>
          <w:rFonts w:ascii="Courier New" w:hAnsi="Courier New" w:cs="Courier New"/>
          <w:sz w:val="18"/>
          <w:szCs w:val="18"/>
        </w:rPr>
        <w:t>DESCRIPTION</w:t>
      </w:r>
    </w:p>
    <w:p w:rsidR="00DA39E9" w:rsidRDefault="00DA39E9" w:rsidP="00DA39E9">
      <w:pPr>
        <w:ind w:left="288"/>
        <w:rPr>
          <w:rFonts w:ascii="Courier New" w:hAnsi="Courier New" w:cs="Courier New"/>
          <w:sz w:val="18"/>
          <w:szCs w:val="18"/>
        </w:rPr>
      </w:pPr>
      <w:r>
        <w:rPr>
          <w:rFonts w:ascii="Courier New" w:hAnsi="Courier New" w:cs="Courier New"/>
          <w:sz w:val="18"/>
          <w:szCs w:val="18"/>
        </w:rPr>
        <w:t>This package contains the API’s necessary to generate a Google Earth KML readable file from the Mapbundle SED file.</w:t>
      </w:r>
    </w:p>
    <w:p w:rsidR="00DA39E9" w:rsidRDefault="00DA39E9" w:rsidP="00DA39E9">
      <w:pPr>
        <w:ind w:left="288"/>
        <w:rPr>
          <w:rFonts w:ascii="Courier New" w:hAnsi="Courier New" w:cs="Courier New"/>
          <w:sz w:val="18"/>
          <w:szCs w:val="18"/>
        </w:rPr>
      </w:pPr>
    </w:p>
    <w:p w:rsidR="00DA39E9" w:rsidRDefault="00DA39E9" w:rsidP="00DA39E9">
      <w:pPr>
        <w:ind w:left="288"/>
        <w:rPr>
          <w:rFonts w:ascii="Courier New" w:hAnsi="Courier New" w:cs="Courier New"/>
          <w:sz w:val="18"/>
          <w:szCs w:val="18"/>
        </w:rPr>
      </w:pPr>
      <w:r>
        <w:rPr>
          <w:rFonts w:ascii="Courier New" w:hAnsi="Courier New" w:cs="Courier New"/>
          <w:sz w:val="18"/>
          <w:szCs w:val="18"/>
        </w:rPr>
        <w:t xml:space="preserve">mapbunSed2Kml.sh is a script that allows the user to specify the sed file input fullpath filename and kml file output fullpath filename. The &lt;mcr_path&gt; is the location of the MATLAB Compiler Runtime, e.g. </w:t>
      </w:r>
      <w:r w:rsidRPr="00DA39E9">
        <w:rPr>
          <w:rFonts w:ascii="Courier New" w:hAnsi="Courier New" w:cs="Courier New"/>
          <w:sz w:val="18"/>
          <w:szCs w:val="18"/>
        </w:rPr>
        <w:t>/usr/local/MATLAB/MATLAB_Compiler_Runtime/v83</w:t>
      </w:r>
      <w:r>
        <w:rPr>
          <w:rFonts w:ascii="Courier New" w:hAnsi="Courier New" w:cs="Courier New"/>
          <w:sz w:val="18"/>
          <w:szCs w:val="18"/>
        </w:rPr>
        <w:t xml:space="preserve"> </w:t>
      </w:r>
    </w:p>
    <w:p w:rsidR="00DA39E9" w:rsidRDefault="00DA39E9" w:rsidP="00DA39E9">
      <w:pPr>
        <w:ind w:left="288"/>
        <w:rPr>
          <w:rFonts w:ascii="Courier New" w:hAnsi="Courier New" w:cs="Courier New"/>
          <w:sz w:val="18"/>
          <w:szCs w:val="18"/>
        </w:rPr>
      </w:pPr>
    </w:p>
    <w:p w:rsidR="00DA39E9" w:rsidRDefault="00DA39E9" w:rsidP="00DA39E9">
      <w:pPr>
        <w:ind w:left="288"/>
        <w:rPr>
          <w:rFonts w:ascii="Courier New" w:hAnsi="Courier New" w:cs="Courier New"/>
          <w:sz w:val="18"/>
          <w:szCs w:val="18"/>
        </w:rPr>
      </w:pPr>
      <w:r>
        <w:rPr>
          <w:rFonts w:ascii="Courier New" w:hAnsi="Courier New" w:cs="Courier New"/>
          <w:sz w:val="18"/>
          <w:szCs w:val="18"/>
        </w:rPr>
        <w:t xml:space="preserve">run_sed2kml.sh is the </w:t>
      </w:r>
      <w:r w:rsidRPr="00DA39E9">
        <w:rPr>
          <w:rFonts w:ascii="Courier New" w:hAnsi="Courier New" w:cs="Courier New"/>
          <w:sz w:val="18"/>
          <w:szCs w:val="18"/>
        </w:rPr>
        <w:t xml:space="preserve">linux executable </w:t>
      </w:r>
      <w:r>
        <w:rPr>
          <w:rFonts w:ascii="Courier New" w:hAnsi="Courier New" w:cs="Courier New"/>
          <w:sz w:val="18"/>
          <w:szCs w:val="18"/>
        </w:rPr>
        <w:t xml:space="preserve">script file </w:t>
      </w:r>
      <w:r w:rsidRPr="00DA39E9">
        <w:rPr>
          <w:rFonts w:ascii="Courier New" w:hAnsi="Courier New" w:cs="Courier New"/>
          <w:sz w:val="18"/>
          <w:szCs w:val="18"/>
        </w:rPr>
        <w:t xml:space="preserve">generated by the MATLAB compiler to launch the </w:t>
      </w:r>
      <w:r>
        <w:rPr>
          <w:rFonts w:ascii="Courier New" w:hAnsi="Courier New" w:cs="Courier New"/>
          <w:sz w:val="18"/>
          <w:szCs w:val="18"/>
        </w:rPr>
        <w:t xml:space="preserve">sed2kml stand-alone executable. For automation, this file will be called by the mapbunSed2Kml.sh script. The &lt;mcr_path&gt; is the location of the MATLAB runtime libraries, e.g. </w:t>
      </w:r>
      <w:r w:rsidRPr="00EB6D6B">
        <w:rPr>
          <w:rFonts w:ascii="Courier New" w:hAnsi="Courier New" w:cs="Courier New"/>
          <w:sz w:val="18"/>
          <w:szCs w:val="18"/>
        </w:rPr>
        <w:t>/usr/local/MATLAB/MATLAB_Compiler_Runtime/v83</w:t>
      </w:r>
    </w:p>
    <w:p w:rsidR="00DA39E9" w:rsidRDefault="00DA39E9" w:rsidP="00DA39E9">
      <w:pPr>
        <w:ind w:left="288"/>
        <w:rPr>
          <w:rFonts w:ascii="Courier New" w:hAnsi="Courier New" w:cs="Courier New"/>
          <w:sz w:val="18"/>
          <w:szCs w:val="18"/>
        </w:rPr>
      </w:pPr>
    </w:p>
    <w:p w:rsidR="00DA39E9" w:rsidRDefault="00DA39E9" w:rsidP="00DA39E9">
      <w:pPr>
        <w:ind w:left="288"/>
        <w:rPr>
          <w:rFonts w:ascii="Courier New" w:hAnsi="Courier New" w:cs="Courier New"/>
          <w:sz w:val="18"/>
          <w:szCs w:val="18"/>
        </w:rPr>
      </w:pPr>
      <w:r>
        <w:rPr>
          <w:rFonts w:ascii="Courier New" w:hAnsi="Courier New" w:cs="Courier New"/>
          <w:sz w:val="18"/>
          <w:szCs w:val="18"/>
        </w:rPr>
        <w:t>sed2kml is the linux executable file generated by the MATLAB compiler to execute the sed2kml() program.  In the current working directory, this program looks for a file named</w:t>
      </w:r>
      <w:r w:rsidR="000722B8">
        <w:rPr>
          <w:rFonts w:ascii="Courier New" w:hAnsi="Courier New" w:cs="Courier New"/>
          <w:sz w:val="18"/>
          <w:szCs w:val="18"/>
        </w:rPr>
        <w:t xml:space="preserve">, sed.csv </w:t>
      </w:r>
      <w:r>
        <w:rPr>
          <w:rFonts w:ascii="Courier New" w:hAnsi="Courier New" w:cs="Courier New"/>
          <w:sz w:val="18"/>
          <w:szCs w:val="18"/>
        </w:rPr>
        <w:t xml:space="preserve">and it writes results into a file named </w:t>
      </w:r>
      <w:r w:rsidRPr="00DA39E9">
        <w:rPr>
          <w:rFonts w:ascii="Courier New" w:hAnsi="Courier New" w:cs="Courier New"/>
          <w:sz w:val="18"/>
          <w:szCs w:val="18"/>
        </w:rPr>
        <w:t>G_Earth_plot.kml</w:t>
      </w:r>
    </w:p>
    <w:p w:rsidR="00DA39E9" w:rsidRDefault="00DA39E9" w:rsidP="00DA39E9">
      <w:pPr>
        <w:ind w:left="288"/>
        <w:rPr>
          <w:rFonts w:ascii="Courier New" w:hAnsi="Courier New" w:cs="Courier New"/>
          <w:sz w:val="18"/>
          <w:szCs w:val="18"/>
        </w:rPr>
      </w:pPr>
    </w:p>
    <w:p w:rsidR="000767D8" w:rsidRPr="000767D8" w:rsidRDefault="000767D8" w:rsidP="000767D8">
      <w:pPr>
        <w:ind w:left="288"/>
        <w:rPr>
          <w:rFonts w:ascii="Courier New" w:hAnsi="Courier New" w:cs="Courier New"/>
          <w:sz w:val="18"/>
          <w:szCs w:val="18"/>
        </w:rPr>
      </w:pPr>
    </w:p>
    <w:p w:rsidR="000767D8" w:rsidRPr="000767D8" w:rsidRDefault="000767D8" w:rsidP="000767D8">
      <w:pPr>
        <w:ind w:left="288"/>
        <w:rPr>
          <w:rFonts w:ascii="Courier New" w:hAnsi="Courier New" w:cs="Courier New"/>
          <w:sz w:val="18"/>
          <w:szCs w:val="18"/>
        </w:rPr>
      </w:pPr>
      <w:r w:rsidRPr="000767D8">
        <w:rPr>
          <w:rFonts w:ascii="Courier New" w:hAnsi="Courier New" w:cs="Courier New"/>
          <w:sz w:val="18"/>
          <w:szCs w:val="18"/>
        </w:rPr>
        <w:t>File Formats:</w:t>
      </w:r>
    </w:p>
    <w:p w:rsidR="000767D8" w:rsidRPr="000767D8" w:rsidRDefault="000767D8" w:rsidP="000767D8">
      <w:pPr>
        <w:ind w:left="288" w:firstLine="432"/>
        <w:rPr>
          <w:rFonts w:ascii="Courier New" w:hAnsi="Courier New" w:cs="Courier New"/>
          <w:sz w:val="18"/>
          <w:szCs w:val="18"/>
        </w:rPr>
      </w:pPr>
    </w:p>
    <w:p w:rsidR="000767D8" w:rsidRPr="000767D8" w:rsidRDefault="000767D8" w:rsidP="000767D8">
      <w:pPr>
        <w:ind w:left="288"/>
        <w:rPr>
          <w:rFonts w:ascii="Courier New" w:hAnsi="Courier New" w:cs="Courier New"/>
          <w:sz w:val="18"/>
          <w:szCs w:val="18"/>
        </w:rPr>
      </w:pPr>
      <w:r w:rsidRPr="000767D8">
        <w:rPr>
          <w:rFonts w:ascii="Courier New" w:hAnsi="Courier New" w:cs="Courier New"/>
          <w:sz w:val="18"/>
          <w:szCs w:val="18"/>
        </w:rPr>
        <w:t xml:space="preserve">&lt;sedFile&gt; </w:t>
      </w:r>
      <w:r w:rsidR="000722B8">
        <w:rPr>
          <w:rFonts w:ascii="Courier New" w:hAnsi="Courier New" w:cs="Courier New"/>
          <w:sz w:val="18"/>
          <w:szCs w:val="18"/>
        </w:rPr>
        <w:t xml:space="preserve">contains Satellite Ephemeris Data and </w:t>
      </w:r>
      <w:r w:rsidRPr="000767D8">
        <w:rPr>
          <w:rFonts w:ascii="Courier New" w:hAnsi="Courier New" w:cs="Courier New"/>
          <w:sz w:val="18"/>
          <w:szCs w:val="18"/>
        </w:rPr>
        <w:t>must not have the md5 checksum</w:t>
      </w:r>
    </w:p>
    <w:p w:rsidR="000767D8" w:rsidRPr="000767D8" w:rsidRDefault="000767D8" w:rsidP="000767D8">
      <w:pPr>
        <w:ind w:left="288"/>
        <w:rPr>
          <w:rFonts w:ascii="Courier New" w:hAnsi="Courier New" w:cs="Courier New"/>
          <w:sz w:val="18"/>
          <w:szCs w:val="18"/>
        </w:rPr>
      </w:pPr>
    </w:p>
    <w:p w:rsidR="000767D8" w:rsidRPr="000767D8" w:rsidRDefault="000767D8" w:rsidP="000767D8">
      <w:pPr>
        <w:ind w:left="288"/>
        <w:rPr>
          <w:rFonts w:ascii="Courier New" w:hAnsi="Courier New" w:cs="Courier New"/>
          <w:sz w:val="18"/>
          <w:szCs w:val="18"/>
        </w:rPr>
      </w:pPr>
      <w:r w:rsidRPr="000767D8">
        <w:rPr>
          <w:rFonts w:ascii="Courier New" w:hAnsi="Courier New" w:cs="Courier New"/>
          <w:sz w:val="18"/>
          <w:szCs w:val="18"/>
        </w:rPr>
        <w:t>&lt;</w:t>
      </w:r>
      <w:r w:rsidR="000722B8">
        <w:rPr>
          <w:rFonts w:ascii="Courier New" w:hAnsi="Courier New" w:cs="Courier New"/>
          <w:sz w:val="18"/>
          <w:szCs w:val="18"/>
        </w:rPr>
        <w:t>kml</w:t>
      </w:r>
      <w:r w:rsidRPr="000767D8">
        <w:rPr>
          <w:rFonts w:ascii="Courier New" w:hAnsi="Courier New" w:cs="Courier New"/>
          <w:sz w:val="18"/>
          <w:szCs w:val="18"/>
        </w:rPr>
        <w:t>File&gt; output file of contours and coordinate points of map bundle</w:t>
      </w:r>
    </w:p>
    <w:p w:rsidR="000767D8" w:rsidRPr="000767D8" w:rsidRDefault="000767D8" w:rsidP="000767D8">
      <w:pPr>
        <w:ind w:left="720"/>
        <w:rPr>
          <w:rFonts w:ascii="Courier New" w:hAnsi="Courier New" w:cs="Courier New"/>
          <w:sz w:val="18"/>
          <w:szCs w:val="18"/>
        </w:rPr>
      </w:pPr>
      <w:r w:rsidRPr="000767D8">
        <w:rPr>
          <w:rFonts w:ascii="Courier New" w:hAnsi="Courier New" w:cs="Courier New"/>
          <w:sz w:val="18"/>
          <w:szCs w:val="18"/>
        </w:rPr>
        <w:t>JPEG format currently</w:t>
      </w:r>
    </w:p>
    <w:p w:rsidR="000767D8" w:rsidRPr="000767D8" w:rsidRDefault="000767D8" w:rsidP="000767D8">
      <w:pPr>
        <w:rPr>
          <w:rFonts w:ascii="Courier New" w:hAnsi="Courier New" w:cs="Courier New"/>
          <w:sz w:val="18"/>
          <w:szCs w:val="18"/>
        </w:rPr>
      </w:pPr>
    </w:p>
    <w:p w:rsidR="000767D8" w:rsidRPr="000767D8" w:rsidRDefault="000767D8" w:rsidP="000767D8">
      <w:pPr>
        <w:rPr>
          <w:rFonts w:ascii="Courier New" w:hAnsi="Courier New" w:cs="Courier New"/>
          <w:sz w:val="18"/>
          <w:szCs w:val="18"/>
        </w:rPr>
      </w:pPr>
      <w:r w:rsidRPr="000767D8">
        <w:rPr>
          <w:rFonts w:ascii="Courier New" w:hAnsi="Courier New" w:cs="Courier New"/>
          <w:sz w:val="18"/>
          <w:szCs w:val="18"/>
        </w:rPr>
        <w:t>NOTES</w:t>
      </w:r>
    </w:p>
    <w:p w:rsidR="000767D8" w:rsidRPr="000767D8" w:rsidRDefault="000767D8" w:rsidP="000767D8">
      <w:pPr>
        <w:rPr>
          <w:rFonts w:ascii="Courier New" w:hAnsi="Courier New" w:cs="Courier New"/>
          <w:sz w:val="18"/>
          <w:szCs w:val="18"/>
        </w:rPr>
      </w:pPr>
      <w:r w:rsidRPr="000767D8">
        <w:rPr>
          <w:rFonts w:ascii="Courier New" w:hAnsi="Courier New" w:cs="Courier New"/>
          <w:sz w:val="18"/>
          <w:szCs w:val="18"/>
        </w:rPr>
        <w:t xml:space="preserve">    </w:t>
      </w:r>
    </w:p>
    <w:p w:rsidR="000767D8" w:rsidRPr="000767D8" w:rsidRDefault="000767D8" w:rsidP="000767D8">
      <w:pPr>
        <w:rPr>
          <w:rFonts w:ascii="Courier New" w:hAnsi="Courier New" w:cs="Courier New"/>
          <w:sz w:val="18"/>
          <w:szCs w:val="18"/>
        </w:rPr>
      </w:pPr>
      <w:r w:rsidRPr="000767D8">
        <w:rPr>
          <w:rFonts w:ascii="Courier New" w:hAnsi="Courier New" w:cs="Courier New"/>
          <w:sz w:val="18"/>
          <w:szCs w:val="18"/>
        </w:rPr>
        <w:t>EXAMPLES</w:t>
      </w:r>
    </w:p>
    <w:p w:rsidR="000767D8" w:rsidRPr="000767D8" w:rsidRDefault="000767D8" w:rsidP="000767D8">
      <w:pPr>
        <w:rPr>
          <w:rFonts w:ascii="Courier New" w:hAnsi="Courier New" w:cs="Courier New"/>
          <w:sz w:val="18"/>
          <w:szCs w:val="18"/>
        </w:rPr>
      </w:pPr>
    </w:p>
    <w:p w:rsidR="000767D8" w:rsidRPr="000767D8" w:rsidRDefault="000767D8" w:rsidP="000767D8">
      <w:pPr>
        <w:rPr>
          <w:rFonts w:ascii="Courier New" w:hAnsi="Courier New" w:cs="Courier New"/>
          <w:sz w:val="18"/>
          <w:szCs w:val="18"/>
        </w:rPr>
      </w:pPr>
      <w:r w:rsidRPr="000767D8">
        <w:rPr>
          <w:rFonts w:ascii="Courier New" w:hAnsi="Courier New" w:cs="Courier New"/>
          <w:sz w:val="18"/>
          <w:szCs w:val="18"/>
        </w:rPr>
        <w:t>SEE ALSO</w:t>
      </w:r>
    </w:p>
    <w:p w:rsidR="000767D8" w:rsidRPr="000767D8" w:rsidRDefault="000767D8" w:rsidP="000767D8">
      <w:pPr>
        <w:rPr>
          <w:rFonts w:ascii="Courier New" w:hAnsi="Courier New" w:cs="Courier New"/>
          <w:sz w:val="18"/>
          <w:szCs w:val="18"/>
        </w:rPr>
      </w:pPr>
    </w:p>
    <w:p w:rsidR="000767D8" w:rsidRPr="000767D8" w:rsidRDefault="000767D8" w:rsidP="000767D8">
      <w:pPr>
        <w:rPr>
          <w:rFonts w:ascii="Courier New" w:hAnsi="Courier New" w:cs="Courier New"/>
          <w:sz w:val="18"/>
          <w:szCs w:val="18"/>
        </w:rPr>
      </w:pPr>
      <w:r w:rsidRPr="000767D8">
        <w:rPr>
          <w:rFonts w:ascii="Courier New" w:hAnsi="Courier New" w:cs="Courier New"/>
          <w:sz w:val="18"/>
          <w:szCs w:val="18"/>
        </w:rPr>
        <w:t>FILES</w:t>
      </w:r>
    </w:p>
    <w:p w:rsidR="009070DC" w:rsidRDefault="009070DC" w:rsidP="000767D8">
      <w:pPr>
        <w:rPr>
          <w:rFonts w:ascii="Courier New" w:hAnsi="Courier New" w:cs="Courier New"/>
          <w:sz w:val="18"/>
          <w:szCs w:val="18"/>
        </w:rPr>
      </w:pPr>
      <w:r w:rsidRPr="009070DC">
        <w:rPr>
          <w:rFonts w:ascii="Courier New" w:hAnsi="Courier New" w:cs="Courier New"/>
          <w:sz w:val="18"/>
          <w:szCs w:val="18"/>
        </w:rPr>
        <w:t>//Arclight/ArcLight/AcceptanceTest/Automation/MapTesting/src/mapbun/mapbunSed2Kml.sh</w:t>
      </w:r>
    </w:p>
    <w:p w:rsidR="009070DC" w:rsidRDefault="009070DC" w:rsidP="000767D8">
      <w:pPr>
        <w:rPr>
          <w:rFonts w:ascii="Courier New" w:hAnsi="Courier New" w:cs="Courier New"/>
          <w:sz w:val="18"/>
          <w:szCs w:val="18"/>
        </w:rPr>
      </w:pPr>
      <w:r w:rsidRPr="009070DC">
        <w:rPr>
          <w:rFonts w:ascii="Courier New" w:hAnsi="Courier New" w:cs="Courier New"/>
          <w:sz w:val="18"/>
          <w:szCs w:val="18"/>
        </w:rPr>
        <w:t>//Arclight/ArcLight/AcceptanceTest/Automation/MapTesting/src/misc/run_sed2kml.sh</w:t>
      </w:r>
    </w:p>
    <w:p w:rsidR="000767D8" w:rsidRPr="000767D8" w:rsidRDefault="000767D8" w:rsidP="000767D8">
      <w:pPr>
        <w:rPr>
          <w:rFonts w:ascii="Courier New" w:hAnsi="Courier New" w:cs="Courier New"/>
          <w:sz w:val="18"/>
          <w:szCs w:val="18"/>
        </w:rPr>
      </w:pPr>
      <w:r>
        <w:rPr>
          <w:rFonts w:ascii="Courier New" w:hAnsi="Courier New" w:cs="Courier New"/>
          <w:sz w:val="18"/>
          <w:szCs w:val="18"/>
        </w:rPr>
        <w:t xml:space="preserve"> </w:t>
      </w:r>
      <w:r w:rsidRPr="000767D8">
        <w:rPr>
          <w:rFonts w:ascii="Courier New" w:hAnsi="Courier New" w:cs="Courier New"/>
          <w:sz w:val="18"/>
          <w:szCs w:val="18"/>
        </w:rPr>
        <w:t>//Arclight/ArcLight/Engineering/deployment/MapFiles/MapTools/KmlConversion/sed2kml.m,</w:t>
      </w:r>
    </w:p>
    <w:p w:rsidR="000767D8" w:rsidRPr="000767D8" w:rsidRDefault="000767D8" w:rsidP="000767D8">
      <w:pPr>
        <w:rPr>
          <w:bCs/>
        </w:rPr>
      </w:pPr>
    </w:p>
    <w:p w:rsidR="009C5DE9" w:rsidRPr="00BF4593" w:rsidRDefault="009C5DE9" w:rsidP="00CB2328">
      <w:pPr>
        <w:pStyle w:val="BodyText"/>
      </w:pPr>
    </w:p>
    <w:p w:rsidR="00365BC5" w:rsidRDefault="00365BC5" w:rsidP="00365BC5">
      <w:pPr>
        <w:pStyle w:val="Heading4"/>
      </w:pPr>
      <w:r>
        <w:t xml:space="preserve">Results </w:t>
      </w:r>
      <w:r w:rsidR="00AF36DB">
        <w:t xml:space="preserve">Database </w:t>
      </w:r>
      <w:r>
        <w:t>I</w:t>
      </w:r>
      <w:r w:rsidRPr="00377A0F">
        <w:t>nt</w:t>
      </w:r>
      <w:r>
        <w:t>erface</w:t>
      </w:r>
    </w:p>
    <w:p w:rsidR="00AF36DB" w:rsidRDefault="00AF36DB" w:rsidP="00AF36DB">
      <w:pPr>
        <w:pStyle w:val="Heading5"/>
      </w:pPr>
      <w:r>
        <w:t>Results Database Interface Manual Page</w:t>
      </w:r>
    </w:p>
    <w:p w:rsidR="00AF36DB" w:rsidRDefault="00AF36DB" w:rsidP="00AF36DB">
      <w:pPr>
        <w:pStyle w:val="BodyText"/>
      </w:pPr>
      <w:r>
        <w:t>This user manual page describes the Results Database API (ReDa).</w:t>
      </w:r>
    </w:p>
    <w:p w:rsidR="00AF36DB" w:rsidRDefault="00AF36DB" w:rsidP="00AF36DB">
      <w:pPr>
        <w:pStyle w:val="BodyText"/>
      </w:pPr>
    </w:p>
    <w:p w:rsidR="00AF36DB" w:rsidRPr="003B7058" w:rsidRDefault="00AF36DB" w:rsidP="00AF36DB">
      <w:pPr>
        <w:rPr>
          <w:rFonts w:ascii="Courier New" w:hAnsi="Courier New" w:cs="Courier New"/>
          <w:sz w:val="18"/>
          <w:szCs w:val="18"/>
        </w:rPr>
      </w:pPr>
      <w:r w:rsidRPr="003B7058">
        <w:rPr>
          <w:rFonts w:ascii="Courier New" w:hAnsi="Courier New" w:cs="Courier New"/>
          <w:sz w:val="18"/>
          <w:szCs w:val="18"/>
        </w:rPr>
        <w:t>SYNOPSIS</w:t>
      </w:r>
    </w:p>
    <w:p w:rsidR="00AF36DB" w:rsidRDefault="00AF36DB" w:rsidP="00AF36DB">
      <w:pPr>
        <w:ind w:left="288"/>
        <w:rPr>
          <w:rFonts w:ascii="Courier New" w:hAnsi="Courier New" w:cs="Courier New"/>
          <w:sz w:val="18"/>
          <w:szCs w:val="18"/>
        </w:rPr>
      </w:pPr>
      <w:r>
        <w:rPr>
          <w:rFonts w:ascii="Courier New" w:hAnsi="Courier New" w:cs="Courier New"/>
          <w:sz w:val="18"/>
          <w:szCs w:val="18"/>
        </w:rPr>
        <w:t>REDA</w:t>
      </w:r>
      <w:r w:rsidRPr="003B7058">
        <w:rPr>
          <w:rFonts w:ascii="Courier New" w:hAnsi="Courier New" w:cs="Courier New"/>
          <w:sz w:val="18"/>
          <w:szCs w:val="18"/>
        </w:rPr>
        <w:t xml:space="preserve"> - </w:t>
      </w:r>
      <w:r>
        <w:rPr>
          <w:rFonts w:ascii="Courier New" w:hAnsi="Courier New" w:cs="Courier New"/>
          <w:sz w:val="18"/>
          <w:szCs w:val="18"/>
        </w:rPr>
        <w:t xml:space="preserve">Results Database API </w:t>
      </w:r>
    </w:p>
    <w:p w:rsidR="00AF36DB" w:rsidRPr="003B7058" w:rsidRDefault="00AF36DB" w:rsidP="00AF36DB">
      <w:pPr>
        <w:rPr>
          <w:rFonts w:ascii="Courier New" w:hAnsi="Courier New" w:cs="Courier New"/>
          <w:sz w:val="18"/>
          <w:szCs w:val="18"/>
        </w:rPr>
      </w:pPr>
    </w:p>
    <w:p w:rsidR="00AF36DB" w:rsidRPr="003B7058" w:rsidRDefault="00AF36DB" w:rsidP="00AF36DB">
      <w:pPr>
        <w:rPr>
          <w:rFonts w:ascii="Courier New" w:hAnsi="Courier New" w:cs="Courier New"/>
          <w:sz w:val="18"/>
          <w:szCs w:val="18"/>
        </w:rPr>
      </w:pPr>
      <w:r w:rsidRPr="003B7058">
        <w:rPr>
          <w:rFonts w:ascii="Courier New" w:hAnsi="Courier New" w:cs="Courier New"/>
          <w:sz w:val="18"/>
          <w:szCs w:val="18"/>
        </w:rPr>
        <w:t>SYNTAX</w:t>
      </w:r>
    </w:p>
    <w:p w:rsidR="00AF36DB" w:rsidRDefault="00AF36DB" w:rsidP="00AF36DB">
      <w:pPr>
        <w:ind w:left="288"/>
        <w:rPr>
          <w:rFonts w:ascii="Courier New" w:hAnsi="Courier New" w:cs="Courier New"/>
          <w:sz w:val="18"/>
          <w:szCs w:val="18"/>
        </w:rPr>
      </w:pPr>
      <w:r>
        <w:rPr>
          <w:rFonts w:ascii="Courier New" w:hAnsi="Courier New" w:cs="Courier New"/>
          <w:sz w:val="18"/>
          <w:szCs w:val="18"/>
        </w:rPr>
        <w:t xml:space="preserve">from </w:t>
      </w:r>
      <w:del w:id="299" w:author="Wolff, Michael" w:date="2016-02-24T15:38:00Z">
        <w:r w:rsidDel="00B06EF9">
          <w:rPr>
            <w:rFonts w:ascii="Courier New" w:hAnsi="Courier New" w:cs="Courier New"/>
            <w:sz w:val="18"/>
            <w:szCs w:val="18"/>
          </w:rPr>
          <w:delText>redaLib</w:delText>
        </w:r>
      </w:del>
      <w:ins w:id="300" w:author="Wolff, Michael" w:date="2016-02-24T15:39:00Z">
        <w:r w:rsidR="00B06EF9">
          <w:rPr>
            <w:rFonts w:ascii="Courier New" w:hAnsi="Courier New" w:cs="Courier New"/>
            <w:sz w:val="18"/>
            <w:szCs w:val="18"/>
          </w:rPr>
          <w:t>RedaLibary</w:t>
        </w:r>
      </w:ins>
      <w:r>
        <w:rPr>
          <w:rFonts w:ascii="Courier New" w:hAnsi="Courier New" w:cs="Courier New"/>
          <w:sz w:val="18"/>
          <w:szCs w:val="18"/>
        </w:rPr>
        <w:t xml:space="preserve"> IMPORT *</w:t>
      </w:r>
    </w:p>
    <w:p w:rsidR="00870107" w:rsidRDefault="00870107" w:rsidP="00870107">
      <w:pPr>
        <w:pStyle w:val="BodyText"/>
      </w:pPr>
    </w:p>
    <w:p w:rsidR="00AF36DB" w:rsidRDefault="00AF36DB" w:rsidP="00AF36DB">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redaLib</w:t>
      </w:r>
      <w:r w:rsidRPr="008F1795">
        <w:rPr>
          <w:rFonts w:ascii="Courier New" w:hAnsi="Courier New" w:cs="Courier New"/>
          <w:sz w:val="18"/>
          <w:szCs w:val="18"/>
        </w:rPr>
        <w:t>:</w:t>
      </w:r>
    </w:p>
    <w:p w:rsidR="00AF36DB" w:rsidRDefault="00AF36DB" w:rsidP="00AF36DB">
      <w:pPr>
        <w:ind w:left="576"/>
        <w:rPr>
          <w:rFonts w:ascii="Courier New" w:hAnsi="Courier New" w:cs="Courier New"/>
          <w:sz w:val="18"/>
          <w:szCs w:val="18"/>
        </w:rPr>
      </w:pPr>
      <w:r w:rsidRPr="008F1795">
        <w:rPr>
          <w:rFonts w:ascii="Courier New" w:hAnsi="Courier New" w:cs="Courier New"/>
          <w:sz w:val="18"/>
          <w:szCs w:val="18"/>
        </w:rPr>
        <w:t>def __init__(self</w:t>
      </w:r>
      <w:r w:rsidR="00F042E9">
        <w:rPr>
          <w:rFonts w:ascii="Courier New" w:hAnsi="Courier New" w:cs="Courier New"/>
          <w:sz w:val="18"/>
          <w:szCs w:val="18"/>
        </w:rPr>
        <w:t xml:space="preserve">, </w:t>
      </w:r>
      <w:r w:rsidR="0003157D">
        <w:rPr>
          <w:rFonts w:ascii="Courier New" w:hAnsi="Courier New" w:cs="Courier New"/>
          <w:sz w:val="18"/>
          <w:szCs w:val="18"/>
        </w:rPr>
        <w:t>deleteDbLog</w:t>
      </w:r>
      <w:r w:rsidRPr="008F1795">
        <w:rPr>
          <w:rFonts w:ascii="Courier New" w:hAnsi="Courier New" w:cs="Courier New"/>
          <w:sz w:val="18"/>
          <w:szCs w:val="18"/>
        </w:rPr>
        <w:t>):</w:t>
      </w:r>
    </w:p>
    <w:p w:rsidR="0003157D"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CE4DE9">
        <w:rPr>
          <w:rFonts w:ascii="Courier New" w:hAnsi="Courier New" w:cs="Courier New"/>
          <w:sz w:val="18"/>
          <w:szCs w:val="18"/>
        </w:rPr>
        <w:t>addGroup</w:t>
      </w:r>
      <w:r w:rsidR="00F53BA6">
        <w:rPr>
          <w:rFonts w:ascii="Courier New" w:hAnsi="Courier New" w:cs="Courier New"/>
          <w:sz w:val="18"/>
          <w:szCs w:val="18"/>
        </w:rPr>
        <w:t>(self</w:t>
      </w:r>
      <w:r w:rsidR="00F042E9">
        <w:rPr>
          <w:rFonts w:ascii="Courier New" w:hAnsi="Courier New" w:cs="Courier New"/>
          <w:sz w:val="18"/>
          <w:szCs w:val="18"/>
        </w:rPr>
        <w:t xml:space="preserve">, </w:t>
      </w:r>
      <w:r w:rsidRPr="0003157D">
        <w:rPr>
          <w:rFonts w:ascii="Courier New" w:hAnsi="Courier New" w:cs="Courier New"/>
          <w:sz w:val="18"/>
          <w:szCs w:val="18"/>
        </w:rPr>
        <w:t>testStation</w:t>
      </w:r>
      <w:r w:rsidR="00F042E9">
        <w:rPr>
          <w:rFonts w:ascii="Courier New" w:hAnsi="Courier New" w:cs="Courier New"/>
          <w:sz w:val="18"/>
          <w:szCs w:val="18"/>
        </w:rPr>
        <w:t xml:space="preserve">, </w:t>
      </w:r>
      <w:r w:rsidRPr="0003157D">
        <w:rPr>
          <w:rFonts w:ascii="Courier New" w:hAnsi="Courier New" w:cs="Courier New"/>
          <w:sz w:val="18"/>
          <w:szCs w:val="18"/>
        </w:rPr>
        <w:t>groupName</w:t>
      </w:r>
      <w:r w:rsidR="00F53BA6">
        <w:rPr>
          <w:rFonts w:ascii="Courier New" w:hAnsi="Courier New" w:cs="Courier New"/>
          <w:sz w:val="18"/>
          <w:szCs w:val="18"/>
        </w:rPr>
        <w:t>) :</w:t>
      </w:r>
    </w:p>
    <w:p w:rsidR="0003157D"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CE4DE9">
        <w:rPr>
          <w:rFonts w:ascii="Courier New" w:hAnsi="Courier New" w:cs="Courier New"/>
          <w:sz w:val="18"/>
          <w:szCs w:val="18"/>
        </w:rPr>
        <w:t>updateGroupConfig</w:t>
      </w:r>
      <w:r w:rsidR="00F53BA6">
        <w:rPr>
          <w:rFonts w:ascii="Courier New" w:hAnsi="Courier New" w:cs="Courier New"/>
          <w:sz w:val="18"/>
          <w:szCs w:val="18"/>
        </w:rPr>
        <w:t>(self</w:t>
      </w:r>
      <w:r w:rsidR="00F042E9">
        <w:rPr>
          <w:rFonts w:ascii="Courier New" w:hAnsi="Courier New" w:cs="Courier New"/>
          <w:sz w:val="18"/>
          <w:szCs w:val="18"/>
        </w:rPr>
        <w:t xml:space="preserve">, </w:t>
      </w:r>
      <w:r w:rsidRPr="0003157D">
        <w:rPr>
          <w:rFonts w:ascii="Courier New" w:hAnsi="Courier New" w:cs="Courier New"/>
          <w:sz w:val="18"/>
          <w:szCs w:val="18"/>
        </w:rPr>
        <w:t>grp</w:t>
      </w:r>
      <w:r w:rsidR="00F042E9">
        <w:rPr>
          <w:rFonts w:ascii="Courier New" w:hAnsi="Courier New" w:cs="Courier New"/>
          <w:sz w:val="18"/>
          <w:szCs w:val="18"/>
        </w:rPr>
        <w:t xml:space="preserve">id, </w:t>
      </w:r>
      <w:r w:rsidRPr="0003157D">
        <w:rPr>
          <w:rFonts w:ascii="Courier New" w:hAnsi="Courier New" w:cs="Courier New"/>
          <w:sz w:val="18"/>
          <w:szCs w:val="18"/>
        </w:rPr>
        <w:t>fields</w:t>
      </w:r>
      <w:r w:rsidR="00F53BA6">
        <w:rPr>
          <w:rFonts w:ascii="Courier New" w:hAnsi="Courier New" w:cs="Courier New"/>
          <w:sz w:val="18"/>
          <w:szCs w:val="18"/>
        </w:rPr>
        <w:t>) :</w:t>
      </w:r>
    </w:p>
    <w:p w:rsidR="0003157D"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CE4DE9">
        <w:rPr>
          <w:rFonts w:ascii="Courier New" w:hAnsi="Courier New" w:cs="Courier New"/>
          <w:sz w:val="18"/>
          <w:szCs w:val="18"/>
        </w:rPr>
        <w:t>updateGroupResult</w:t>
      </w:r>
      <w:r w:rsidR="00F53BA6">
        <w:rPr>
          <w:rFonts w:ascii="Courier New" w:hAnsi="Courier New" w:cs="Courier New"/>
          <w:sz w:val="18"/>
          <w:szCs w:val="18"/>
        </w:rPr>
        <w:t>(self</w:t>
      </w:r>
      <w:r w:rsidR="00F042E9">
        <w:rPr>
          <w:rFonts w:ascii="Courier New" w:hAnsi="Courier New" w:cs="Courier New"/>
          <w:sz w:val="18"/>
          <w:szCs w:val="18"/>
        </w:rPr>
        <w:t xml:space="preserve">, </w:t>
      </w:r>
      <w:r w:rsidRPr="0003157D">
        <w:rPr>
          <w:rFonts w:ascii="Courier New" w:hAnsi="Courier New" w:cs="Courier New"/>
          <w:sz w:val="18"/>
          <w:szCs w:val="18"/>
        </w:rPr>
        <w:t>grp</w:t>
      </w:r>
      <w:r w:rsidR="00F042E9">
        <w:rPr>
          <w:rFonts w:ascii="Courier New" w:hAnsi="Courier New" w:cs="Courier New"/>
          <w:sz w:val="18"/>
          <w:szCs w:val="18"/>
        </w:rPr>
        <w:t xml:space="preserve">id, </w:t>
      </w:r>
      <w:r w:rsidRPr="0003157D">
        <w:rPr>
          <w:rFonts w:ascii="Courier New" w:hAnsi="Courier New" w:cs="Courier New"/>
          <w:sz w:val="18"/>
          <w:szCs w:val="18"/>
        </w:rPr>
        <w:t>fields</w:t>
      </w:r>
      <w:r w:rsidR="00F53BA6">
        <w:rPr>
          <w:rFonts w:ascii="Courier New" w:hAnsi="Courier New" w:cs="Courier New"/>
          <w:sz w:val="18"/>
          <w:szCs w:val="18"/>
        </w:rPr>
        <w:t>) :</w:t>
      </w:r>
    </w:p>
    <w:p w:rsidR="0003157D"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CE4DE9">
        <w:rPr>
          <w:rFonts w:ascii="Courier New" w:hAnsi="Courier New" w:cs="Courier New"/>
          <w:sz w:val="18"/>
          <w:szCs w:val="18"/>
        </w:rPr>
        <w:t>addVersionInfo</w:t>
      </w:r>
      <w:r w:rsidR="00F53BA6">
        <w:rPr>
          <w:rFonts w:ascii="Courier New" w:hAnsi="Courier New" w:cs="Courier New"/>
          <w:sz w:val="18"/>
          <w:szCs w:val="18"/>
        </w:rPr>
        <w:t>(self</w:t>
      </w:r>
      <w:r w:rsidR="00F042E9">
        <w:rPr>
          <w:rFonts w:ascii="Courier New" w:hAnsi="Courier New" w:cs="Courier New"/>
          <w:sz w:val="18"/>
          <w:szCs w:val="18"/>
        </w:rPr>
        <w:t xml:space="preserve">, </w:t>
      </w:r>
      <w:r w:rsidRPr="0003157D">
        <w:rPr>
          <w:rFonts w:ascii="Courier New" w:hAnsi="Courier New" w:cs="Courier New"/>
          <w:sz w:val="18"/>
          <w:szCs w:val="18"/>
        </w:rPr>
        <w:t>grp</w:t>
      </w:r>
      <w:r w:rsidR="00F042E9">
        <w:rPr>
          <w:rFonts w:ascii="Courier New" w:hAnsi="Courier New" w:cs="Courier New"/>
          <w:sz w:val="18"/>
          <w:szCs w:val="18"/>
        </w:rPr>
        <w:t xml:space="preserve">id, </w:t>
      </w:r>
      <w:r w:rsidRPr="0003157D">
        <w:rPr>
          <w:rFonts w:ascii="Courier New" w:hAnsi="Courier New" w:cs="Courier New"/>
          <w:sz w:val="18"/>
          <w:szCs w:val="18"/>
        </w:rPr>
        <w:t>name</w:t>
      </w:r>
      <w:r w:rsidR="00F042E9">
        <w:rPr>
          <w:rFonts w:ascii="Courier New" w:hAnsi="Courier New" w:cs="Courier New"/>
          <w:sz w:val="18"/>
          <w:szCs w:val="18"/>
        </w:rPr>
        <w:t xml:space="preserve">, </w:t>
      </w:r>
      <w:r w:rsidRPr="0003157D">
        <w:rPr>
          <w:rFonts w:ascii="Courier New" w:hAnsi="Courier New" w:cs="Courier New"/>
          <w:sz w:val="18"/>
          <w:szCs w:val="18"/>
        </w:rPr>
        <w:t>type</w:t>
      </w:r>
      <w:r w:rsidR="00F042E9">
        <w:rPr>
          <w:rFonts w:ascii="Courier New" w:hAnsi="Courier New" w:cs="Courier New"/>
          <w:sz w:val="18"/>
          <w:szCs w:val="18"/>
        </w:rPr>
        <w:t xml:space="preserve">, </w:t>
      </w:r>
      <w:r w:rsidRPr="0003157D">
        <w:rPr>
          <w:rFonts w:ascii="Courier New" w:hAnsi="Courier New" w:cs="Courier New"/>
          <w:sz w:val="18"/>
          <w:szCs w:val="18"/>
        </w:rPr>
        <w:t>vers</w:t>
      </w:r>
      <w:r w:rsidR="00F53BA6">
        <w:rPr>
          <w:rFonts w:ascii="Courier New" w:hAnsi="Courier New" w:cs="Courier New"/>
          <w:sz w:val="18"/>
          <w:szCs w:val="18"/>
        </w:rPr>
        <w:t>) :</w:t>
      </w:r>
    </w:p>
    <w:p w:rsidR="0003157D"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CE4DE9">
        <w:rPr>
          <w:rFonts w:ascii="Courier New" w:hAnsi="Courier New" w:cs="Courier New"/>
          <w:sz w:val="18"/>
          <w:szCs w:val="18"/>
        </w:rPr>
        <w:t>editReleaseCycle</w:t>
      </w:r>
      <w:r w:rsidR="00F53BA6">
        <w:rPr>
          <w:rFonts w:ascii="Courier New" w:hAnsi="Courier New" w:cs="Courier New"/>
          <w:sz w:val="18"/>
          <w:szCs w:val="18"/>
        </w:rPr>
        <w:t>(self</w:t>
      </w:r>
      <w:r w:rsidR="00F042E9">
        <w:rPr>
          <w:rFonts w:ascii="Courier New" w:hAnsi="Courier New" w:cs="Courier New"/>
          <w:sz w:val="18"/>
          <w:szCs w:val="18"/>
        </w:rPr>
        <w:t xml:space="preserve">, </w:t>
      </w:r>
      <w:r w:rsidRPr="0003157D">
        <w:rPr>
          <w:rFonts w:ascii="Courier New" w:hAnsi="Courier New" w:cs="Courier New"/>
          <w:sz w:val="18"/>
          <w:szCs w:val="18"/>
        </w:rPr>
        <w:t>grp</w:t>
      </w:r>
      <w:r w:rsidR="00F042E9">
        <w:rPr>
          <w:rFonts w:ascii="Courier New" w:hAnsi="Courier New" w:cs="Courier New"/>
          <w:sz w:val="18"/>
          <w:szCs w:val="18"/>
        </w:rPr>
        <w:t xml:space="preserve">id, </w:t>
      </w:r>
      <w:r w:rsidRPr="0003157D">
        <w:rPr>
          <w:rFonts w:ascii="Courier New" w:hAnsi="Courier New" w:cs="Courier New"/>
          <w:sz w:val="18"/>
          <w:szCs w:val="18"/>
        </w:rPr>
        <w:t>yesNo</w:t>
      </w:r>
      <w:r w:rsidR="00F53BA6">
        <w:rPr>
          <w:rFonts w:ascii="Courier New" w:hAnsi="Courier New" w:cs="Courier New"/>
          <w:sz w:val="18"/>
          <w:szCs w:val="18"/>
        </w:rPr>
        <w:t>) :</w:t>
      </w:r>
    </w:p>
    <w:p w:rsidR="0003157D"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CE4DE9">
        <w:rPr>
          <w:rFonts w:ascii="Courier New" w:hAnsi="Courier New" w:cs="Courier New"/>
          <w:sz w:val="18"/>
          <w:szCs w:val="18"/>
        </w:rPr>
        <w:t>addLogData</w:t>
      </w:r>
      <w:r w:rsidR="00F53BA6">
        <w:rPr>
          <w:rFonts w:ascii="Courier New" w:hAnsi="Courier New" w:cs="Courier New"/>
          <w:sz w:val="18"/>
          <w:szCs w:val="18"/>
        </w:rPr>
        <w:t>(self</w:t>
      </w:r>
      <w:r w:rsidR="00F042E9">
        <w:rPr>
          <w:rFonts w:ascii="Courier New" w:hAnsi="Courier New" w:cs="Courier New"/>
          <w:sz w:val="18"/>
          <w:szCs w:val="18"/>
        </w:rPr>
        <w:t xml:space="preserve">, </w:t>
      </w:r>
      <w:r w:rsidRPr="0003157D">
        <w:rPr>
          <w:rFonts w:ascii="Courier New" w:hAnsi="Courier New" w:cs="Courier New"/>
          <w:sz w:val="18"/>
          <w:szCs w:val="18"/>
        </w:rPr>
        <w:t>grp</w:t>
      </w:r>
      <w:r w:rsidR="00F042E9">
        <w:rPr>
          <w:rFonts w:ascii="Courier New" w:hAnsi="Courier New" w:cs="Courier New"/>
          <w:sz w:val="18"/>
          <w:szCs w:val="18"/>
        </w:rPr>
        <w:t xml:space="preserve">id, </w:t>
      </w:r>
      <w:r w:rsidRPr="0003157D">
        <w:rPr>
          <w:rFonts w:ascii="Courier New" w:hAnsi="Courier New" w:cs="Courier New"/>
          <w:sz w:val="18"/>
          <w:szCs w:val="18"/>
        </w:rPr>
        <w:t>file</w:t>
      </w:r>
      <w:r w:rsidR="00F042E9">
        <w:rPr>
          <w:rFonts w:ascii="Courier New" w:hAnsi="Courier New" w:cs="Courier New"/>
          <w:sz w:val="18"/>
          <w:szCs w:val="18"/>
        </w:rPr>
        <w:t xml:space="preserve">, </w:t>
      </w:r>
      <w:r w:rsidRPr="0003157D">
        <w:rPr>
          <w:rFonts w:ascii="Courier New" w:hAnsi="Courier New" w:cs="Courier New"/>
          <w:sz w:val="18"/>
          <w:szCs w:val="18"/>
        </w:rPr>
        <w:t>fields</w:t>
      </w:r>
      <w:r w:rsidR="00F53BA6">
        <w:rPr>
          <w:rFonts w:ascii="Courier New" w:hAnsi="Courier New" w:cs="Courier New"/>
          <w:sz w:val="18"/>
          <w:szCs w:val="18"/>
        </w:rPr>
        <w:t>) :</w:t>
      </w:r>
    </w:p>
    <w:p w:rsidR="0003157D"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CE4DE9">
        <w:rPr>
          <w:rFonts w:ascii="Courier New" w:hAnsi="Courier New" w:cs="Courier New"/>
          <w:sz w:val="18"/>
          <w:szCs w:val="18"/>
        </w:rPr>
        <w:t>deleteLogData</w:t>
      </w:r>
      <w:r w:rsidR="00F53BA6">
        <w:rPr>
          <w:rFonts w:ascii="Courier New" w:hAnsi="Courier New" w:cs="Courier New"/>
          <w:sz w:val="18"/>
          <w:szCs w:val="18"/>
        </w:rPr>
        <w:t>(self</w:t>
      </w:r>
      <w:r w:rsidR="00F042E9">
        <w:rPr>
          <w:rFonts w:ascii="Courier New" w:hAnsi="Courier New" w:cs="Courier New"/>
          <w:sz w:val="18"/>
          <w:szCs w:val="18"/>
        </w:rPr>
        <w:t xml:space="preserve">, </w:t>
      </w:r>
      <w:r w:rsidRPr="0003157D">
        <w:rPr>
          <w:rFonts w:ascii="Courier New" w:hAnsi="Courier New" w:cs="Courier New"/>
          <w:sz w:val="18"/>
          <w:szCs w:val="18"/>
        </w:rPr>
        <w:t>grp</w:t>
      </w:r>
      <w:r w:rsidR="00F042E9">
        <w:rPr>
          <w:rFonts w:ascii="Courier New" w:hAnsi="Courier New" w:cs="Courier New"/>
          <w:sz w:val="18"/>
          <w:szCs w:val="18"/>
        </w:rPr>
        <w:t xml:space="preserve">id, </w:t>
      </w:r>
      <w:r w:rsidRPr="0003157D">
        <w:rPr>
          <w:rFonts w:ascii="Courier New" w:hAnsi="Courier New" w:cs="Courier New"/>
          <w:sz w:val="18"/>
          <w:szCs w:val="18"/>
        </w:rPr>
        <w:t>fileFormat</w:t>
      </w:r>
      <w:r w:rsidR="00F53BA6">
        <w:rPr>
          <w:rFonts w:ascii="Courier New" w:hAnsi="Courier New" w:cs="Courier New"/>
          <w:sz w:val="18"/>
          <w:szCs w:val="18"/>
        </w:rPr>
        <w:t>) :</w:t>
      </w:r>
    </w:p>
    <w:p w:rsidR="00F3113B"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F3113B" w:rsidRPr="00F3113B">
        <w:rPr>
          <w:rFonts w:ascii="Courier New" w:hAnsi="Courier New" w:cs="Courier New"/>
          <w:sz w:val="18"/>
          <w:szCs w:val="18"/>
        </w:rPr>
        <w:t>addSmConsoleLogData</w:t>
      </w:r>
      <w:r w:rsidR="00F53BA6">
        <w:rPr>
          <w:rFonts w:ascii="Courier New" w:hAnsi="Courier New" w:cs="Courier New"/>
          <w:sz w:val="18"/>
          <w:szCs w:val="18"/>
        </w:rPr>
        <w:t>(self</w:t>
      </w:r>
      <w:r w:rsidR="00F042E9">
        <w:rPr>
          <w:rFonts w:ascii="Courier New" w:hAnsi="Courier New" w:cs="Courier New"/>
          <w:sz w:val="18"/>
          <w:szCs w:val="18"/>
        </w:rPr>
        <w:t xml:space="preserve">, </w:t>
      </w:r>
      <w:r w:rsidR="00CE4DE9">
        <w:rPr>
          <w:rFonts w:ascii="Courier New" w:hAnsi="Courier New" w:cs="Courier New"/>
          <w:sz w:val="18"/>
          <w:szCs w:val="18"/>
        </w:rPr>
        <w:t>grp</w:t>
      </w:r>
      <w:r w:rsidR="00F042E9">
        <w:rPr>
          <w:rFonts w:ascii="Courier New" w:hAnsi="Courier New" w:cs="Courier New"/>
          <w:sz w:val="18"/>
          <w:szCs w:val="18"/>
        </w:rPr>
        <w:t xml:space="preserve">id, </w:t>
      </w:r>
      <w:r w:rsidR="00CE4DE9">
        <w:rPr>
          <w:rFonts w:ascii="Courier New" w:hAnsi="Courier New" w:cs="Courier New"/>
          <w:sz w:val="18"/>
          <w:szCs w:val="18"/>
        </w:rPr>
        <w:t>file</w:t>
      </w:r>
      <w:r w:rsidR="00F042E9">
        <w:rPr>
          <w:rFonts w:ascii="Courier New" w:hAnsi="Courier New" w:cs="Courier New"/>
          <w:sz w:val="18"/>
          <w:szCs w:val="18"/>
        </w:rPr>
        <w:t xml:space="preserve">, </w:t>
      </w:r>
      <w:r w:rsidR="00CE4DE9">
        <w:rPr>
          <w:rFonts w:ascii="Courier New" w:hAnsi="Courier New" w:cs="Courier New"/>
          <w:sz w:val="18"/>
          <w:szCs w:val="18"/>
        </w:rPr>
        <w:t>mac</w:t>
      </w:r>
      <w:r w:rsidR="00F042E9">
        <w:rPr>
          <w:rFonts w:ascii="Courier New" w:hAnsi="Courier New" w:cs="Courier New"/>
          <w:sz w:val="18"/>
          <w:szCs w:val="18"/>
        </w:rPr>
        <w:t xml:space="preserve">, </w:t>
      </w:r>
      <w:r w:rsidR="00CE4DE9">
        <w:rPr>
          <w:rFonts w:ascii="Courier New" w:hAnsi="Courier New" w:cs="Courier New"/>
          <w:sz w:val="18"/>
          <w:szCs w:val="18"/>
        </w:rPr>
        <w:t>fields</w:t>
      </w:r>
      <w:r w:rsidR="00F53BA6">
        <w:rPr>
          <w:rFonts w:ascii="Courier New" w:hAnsi="Courier New" w:cs="Courier New"/>
          <w:sz w:val="18"/>
          <w:szCs w:val="18"/>
        </w:rPr>
        <w:t>) :</w:t>
      </w:r>
    </w:p>
    <w:p w:rsidR="00F3113B"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CE4DE9">
        <w:rPr>
          <w:rFonts w:ascii="Courier New" w:hAnsi="Courier New" w:cs="Courier New"/>
          <w:sz w:val="18"/>
          <w:szCs w:val="18"/>
        </w:rPr>
        <w:t>deleteSmConsoleLogData</w:t>
      </w:r>
      <w:r w:rsidR="00F53BA6">
        <w:rPr>
          <w:rFonts w:ascii="Courier New" w:hAnsi="Courier New" w:cs="Courier New"/>
          <w:sz w:val="18"/>
          <w:szCs w:val="18"/>
        </w:rPr>
        <w:t>(self</w:t>
      </w:r>
      <w:r w:rsidR="00F042E9">
        <w:rPr>
          <w:rFonts w:ascii="Courier New" w:hAnsi="Courier New" w:cs="Courier New"/>
          <w:sz w:val="18"/>
          <w:szCs w:val="18"/>
        </w:rPr>
        <w:t xml:space="preserve">, </w:t>
      </w:r>
      <w:r w:rsidR="00CE4DE9">
        <w:rPr>
          <w:rFonts w:ascii="Courier New" w:hAnsi="Courier New" w:cs="Courier New"/>
          <w:sz w:val="18"/>
          <w:szCs w:val="18"/>
        </w:rPr>
        <w:t>grpid</w:t>
      </w:r>
      <w:r w:rsidR="00F53BA6">
        <w:rPr>
          <w:rFonts w:ascii="Courier New" w:hAnsi="Courier New" w:cs="Courier New"/>
          <w:sz w:val="18"/>
          <w:szCs w:val="18"/>
        </w:rPr>
        <w:t>) :</w:t>
      </w:r>
    </w:p>
    <w:p w:rsidR="00F3113B"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CE4DE9">
        <w:rPr>
          <w:rFonts w:ascii="Courier New" w:hAnsi="Courier New" w:cs="Courier New"/>
          <w:sz w:val="18"/>
          <w:szCs w:val="18"/>
        </w:rPr>
        <w:t>addTest</w:t>
      </w:r>
      <w:r w:rsidR="00F53BA6">
        <w:rPr>
          <w:rFonts w:ascii="Courier New" w:hAnsi="Courier New" w:cs="Courier New"/>
          <w:sz w:val="18"/>
          <w:szCs w:val="18"/>
        </w:rPr>
        <w:t>(self</w:t>
      </w:r>
      <w:r w:rsidR="00F042E9">
        <w:rPr>
          <w:rFonts w:ascii="Courier New" w:hAnsi="Courier New" w:cs="Courier New"/>
          <w:sz w:val="18"/>
          <w:szCs w:val="18"/>
        </w:rPr>
        <w:t xml:space="preserve">, </w:t>
      </w:r>
      <w:r w:rsidR="00F3113B" w:rsidRPr="00F3113B">
        <w:rPr>
          <w:rFonts w:ascii="Courier New" w:hAnsi="Courier New" w:cs="Courier New"/>
          <w:sz w:val="18"/>
          <w:szCs w:val="18"/>
        </w:rPr>
        <w:t>grp</w:t>
      </w:r>
      <w:r w:rsidR="00F042E9">
        <w:rPr>
          <w:rFonts w:ascii="Courier New" w:hAnsi="Courier New" w:cs="Courier New"/>
          <w:sz w:val="18"/>
          <w:szCs w:val="18"/>
        </w:rPr>
        <w:t xml:space="preserve">id, </w:t>
      </w:r>
      <w:r w:rsidR="00F3113B" w:rsidRPr="00F3113B">
        <w:rPr>
          <w:rFonts w:ascii="Courier New" w:hAnsi="Courier New" w:cs="Courier New"/>
          <w:sz w:val="18"/>
          <w:szCs w:val="18"/>
        </w:rPr>
        <w:t>te</w:t>
      </w:r>
      <w:r w:rsidR="00CE4DE9">
        <w:rPr>
          <w:rFonts w:ascii="Courier New" w:hAnsi="Courier New" w:cs="Courier New"/>
          <w:sz w:val="18"/>
          <w:szCs w:val="18"/>
        </w:rPr>
        <w:t>stName</w:t>
      </w:r>
      <w:r w:rsidR="00F53BA6">
        <w:rPr>
          <w:rFonts w:ascii="Courier New" w:hAnsi="Courier New" w:cs="Courier New"/>
          <w:sz w:val="18"/>
          <w:szCs w:val="18"/>
        </w:rPr>
        <w:t>) :</w:t>
      </w:r>
    </w:p>
    <w:p w:rsidR="00F3113B"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F3113B" w:rsidRPr="00F3113B">
        <w:rPr>
          <w:rFonts w:ascii="Courier New" w:hAnsi="Courier New" w:cs="Courier New"/>
          <w:sz w:val="18"/>
          <w:szCs w:val="18"/>
        </w:rPr>
        <w:t>updateTestCon</w:t>
      </w:r>
      <w:r>
        <w:rPr>
          <w:rFonts w:ascii="Courier New" w:hAnsi="Courier New" w:cs="Courier New"/>
          <w:sz w:val="18"/>
          <w:szCs w:val="18"/>
        </w:rPr>
        <w:t>fig</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grp</w:t>
      </w:r>
      <w:r w:rsidR="00F042E9">
        <w:rPr>
          <w:rFonts w:ascii="Courier New" w:hAnsi="Courier New" w:cs="Courier New"/>
          <w:sz w:val="18"/>
          <w:szCs w:val="18"/>
        </w:rPr>
        <w:t xml:space="preserve">id, </w:t>
      </w:r>
      <w:r>
        <w:rPr>
          <w:rFonts w:ascii="Courier New" w:hAnsi="Courier New" w:cs="Courier New"/>
          <w:sz w:val="18"/>
          <w:szCs w:val="18"/>
        </w:rPr>
        <w:t>tst</w:t>
      </w:r>
      <w:r w:rsidR="00F042E9">
        <w:rPr>
          <w:rFonts w:ascii="Courier New" w:hAnsi="Courier New" w:cs="Courier New"/>
          <w:sz w:val="18"/>
          <w:szCs w:val="18"/>
        </w:rPr>
        <w:t xml:space="preserve">id, </w:t>
      </w:r>
      <w:r>
        <w:rPr>
          <w:rFonts w:ascii="Courier New" w:hAnsi="Courier New" w:cs="Courier New"/>
          <w:sz w:val="18"/>
          <w:szCs w:val="18"/>
        </w:rPr>
        <w:t>fields</w:t>
      </w:r>
      <w:r w:rsidR="00F53BA6">
        <w:rPr>
          <w:rFonts w:ascii="Courier New" w:hAnsi="Courier New" w:cs="Courier New"/>
          <w:sz w:val="18"/>
          <w:szCs w:val="18"/>
        </w:rPr>
        <w:t>) :</w:t>
      </w:r>
    </w:p>
    <w:p w:rsidR="00F3113B" w:rsidRDefault="0003157D" w:rsidP="0003157D">
      <w:pPr>
        <w:pStyle w:val="BodyText"/>
        <w:ind w:left="576"/>
        <w:rPr>
          <w:rFonts w:ascii="Courier New" w:hAnsi="Courier New" w:cs="Courier New"/>
          <w:sz w:val="18"/>
          <w:szCs w:val="18"/>
        </w:rPr>
      </w:pPr>
      <w:r>
        <w:rPr>
          <w:rFonts w:ascii="Courier New" w:hAnsi="Courier New" w:cs="Courier New"/>
          <w:sz w:val="18"/>
          <w:szCs w:val="18"/>
        </w:rPr>
        <w:t>def updateTestResult</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grp</w:t>
      </w:r>
      <w:r w:rsidR="00F042E9">
        <w:rPr>
          <w:rFonts w:ascii="Courier New" w:hAnsi="Courier New" w:cs="Courier New"/>
          <w:sz w:val="18"/>
          <w:szCs w:val="18"/>
        </w:rPr>
        <w:t xml:space="preserve">id, </w:t>
      </w:r>
      <w:r>
        <w:rPr>
          <w:rFonts w:ascii="Courier New" w:hAnsi="Courier New" w:cs="Courier New"/>
          <w:sz w:val="18"/>
          <w:szCs w:val="18"/>
        </w:rPr>
        <w:t>tst</w:t>
      </w:r>
      <w:r w:rsidR="00F042E9">
        <w:rPr>
          <w:rFonts w:ascii="Courier New" w:hAnsi="Courier New" w:cs="Courier New"/>
          <w:sz w:val="18"/>
          <w:szCs w:val="18"/>
        </w:rPr>
        <w:t xml:space="preserve">id, </w:t>
      </w:r>
      <w:r>
        <w:rPr>
          <w:rFonts w:ascii="Courier New" w:hAnsi="Courier New" w:cs="Courier New"/>
          <w:sz w:val="18"/>
          <w:szCs w:val="18"/>
        </w:rPr>
        <w:t>fields</w:t>
      </w:r>
      <w:r w:rsidR="00F53BA6">
        <w:rPr>
          <w:rFonts w:ascii="Courier New" w:hAnsi="Courier New" w:cs="Courier New"/>
          <w:sz w:val="18"/>
          <w:szCs w:val="18"/>
        </w:rPr>
        <w:t>) :</w:t>
      </w:r>
    </w:p>
    <w:p w:rsidR="00055E87" w:rsidRPr="00870107" w:rsidRDefault="0003157D" w:rsidP="0003157D">
      <w:pPr>
        <w:pStyle w:val="BodyText"/>
        <w:ind w:left="576"/>
        <w:rPr>
          <w:rFonts w:ascii="Courier New" w:hAnsi="Courier New" w:cs="Courier New"/>
          <w:sz w:val="18"/>
          <w:szCs w:val="18"/>
        </w:rPr>
      </w:pPr>
      <w:r>
        <w:rPr>
          <w:rFonts w:ascii="Courier New" w:hAnsi="Courier New" w:cs="Courier New"/>
          <w:sz w:val="18"/>
          <w:szCs w:val="18"/>
        </w:rPr>
        <w:t>def getTestSpecPassFail</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grpId</w:t>
      </w:r>
      <w:r w:rsidR="00F53BA6">
        <w:rPr>
          <w:rFonts w:ascii="Courier New" w:hAnsi="Courier New" w:cs="Courier New"/>
          <w:sz w:val="18"/>
          <w:szCs w:val="18"/>
        </w:rPr>
        <w:t>) :</w:t>
      </w:r>
    </w:p>
    <w:p w:rsidR="000B5F00"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0B5F00" w:rsidRPr="00870107">
        <w:rPr>
          <w:rFonts w:ascii="Courier New" w:hAnsi="Courier New" w:cs="Courier New"/>
          <w:sz w:val="18"/>
          <w:szCs w:val="18"/>
        </w:rPr>
        <w:t>getGroupNames</w:t>
      </w:r>
      <w:r w:rsidR="00F53BA6">
        <w:rPr>
          <w:rFonts w:ascii="Courier New" w:hAnsi="Courier New" w:cs="Courier New"/>
          <w:sz w:val="18"/>
          <w:szCs w:val="18"/>
        </w:rPr>
        <w:t>(self) :</w:t>
      </w:r>
    </w:p>
    <w:p w:rsidR="000B5F00"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055E87">
        <w:rPr>
          <w:rFonts w:ascii="Courier New" w:hAnsi="Courier New" w:cs="Courier New"/>
          <w:sz w:val="18"/>
          <w:szCs w:val="18"/>
        </w:rPr>
        <w:t>getTestNames</w:t>
      </w:r>
      <w:r w:rsidR="00F53BA6">
        <w:rPr>
          <w:rFonts w:ascii="Courier New" w:hAnsi="Courier New" w:cs="Courier New"/>
          <w:sz w:val="18"/>
          <w:szCs w:val="18"/>
        </w:rPr>
        <w:t>(self) :</w:t>
      </w:r>
    </w:p>
    <w:p w:rsidR="000B5F00"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055E87">
        <w:rPr>
          <w:rFonts w:ascii="Courier New" w:hAnsi="Courier New" w:cs="Courier New"/>
          <w:sz w:val="18"/>
          <w:szCs w:val="18"/>
        </w:rPr>
        <w:t>addGroupName</w:t>
      </w:r>
      <w:r w:rsidR="00F53BA6">
        <w:rPr>
          <w:rFonts w:ascii="Courier New" w:hAnsi="Courier New" w:cs="Courier New"/>
          <w:sz w:val="18"/>
          <w:szCs w:val="18"/>
        </w:rPr>
        <w:t>(self</w:t>
      </w:r>
      <w:r w:rsidR="00F042E9">
        <w:rPr>
          <w:rFonts w:ascii="Courier New" w:hAnsi="Courier New" w:cs="Courier New"/>
          <w:sz w:val="18"/>
          <w:szCs w:val="18"/>
        </w:rPr>
        <w:t xml:space="preserve">, </w:t>
      </w:r>
      <w:r w:rsidR="00055E87">
        <w:rPr>
          <w:rFonts w:ascii="Courier New" w:hAnsi="Courier New" w:cs="Courier New"/>
          <w:sz w:val="18"/>
          <w:szCs w:val="18"/>
        </w:rPr>
        <w:t>gName</w:t>
      </w:r>
      <w:r w:rsidR="00F53BA6">
        <w:rPr>
          <w:rFonts w:ascii="Courier New" w:hAnsi="Courier New" w:cs="Courier New"/>
          <w:sz w:val="18"/>
          <w:szCs w:val="18"/>
        </w:rPr>
        <w:t>) :</w:t>
      </w:r>
    </w:p>
    <w:p w:rsidR="000B5F00"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0B5F00" w:rsidRPr="00870107">
        <w:rPr>
          <w:rFonts w:ascii="Courier New" w:hAnsi="Courier New" w:cs="Courier New"/>
          <w:sz w:val="18"/>
          <w:szCs w:val="18"/>
        </w:rPr>
        <w:t>getResourceStatus</w:t>
      </w:r>
    </w:p>
    <w:p w:rsidR="000B5F00"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0B5F00">
        <w:rPr>
          <w:rFonts w:ascii="Courier New" w:hAnsi="Courier New" w:cs="Courier New"/>
          <w:sz w:val="18"/>
          <w:szCs w:val="18"/>
        </w:rPr>
        <w:t>getResourceList</w:t>
      </w:r>
      <w:r w:rsidR="00F53BA6">
        <w:rPr>
          <w:rFonts w:ascii="Courier New" w:hAnsi="Courier New" w:cs="Courier New"/>
          <w:sz w:val="18"/>
          <w:szCs w:val="18"/>
        </w:rPr>
        <w:t>(self) :</w:t>
      </w:r>
      <w:r w:rsidR="000B5F00" w:rsidRPr="00870107">
        <w:rPr>
          <w:rFonts w:ascii="Courier New" w:hAnsi="Courier New" w:cs="Courier New"/>
          <w:sz w:val="18"/>
          <w:szCs w:val="18"/>
        </w:rPr>
        <w:t xml:space="preserve"> </w:t>
      </w:r>
    </w:p>
    <w:p w:rsidR="000B5F00" w:rsidRDefault="0003157D" w:rsidP="0003157D">
      <w:pPr>
        <w:pStyle w:val="BodyText"/>
        <w:ind w:left="576"/>
        <w:rPr>
          <w:rFonts w:ascii="Courier New" w:hAnsi="Courier New" w:cs="Courier New"/>
          <w:sz w:val="18"/>
          <w:szCs w:val="18"/>
        </w:rPr>
      </w:pPr>
      <w:r>
        <w:rPr>
          <w:rFonts w:ascii="Courier New" w:hAnsi="Courier New" w:cs="Courier New"/>
          <w:sz w:val="18"/>
          <w:szCs w:val="18"/>
        </w:rPr>
        <w:t>def updateResource</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type</w:t>
      </w:r>
      <w:r w:rsidR="00F042E9">
        <w:rPr>
          <w:rFonts w:ascii="Courier New" w:hAnsi="Courier New" w:cs="Courier New"/>
          <w:sz w:val="18"/>
          <w:szCs w:val="18"/>
        </w:rPr>
        <w:t xml:space="preserve">, </w:t>
      </w:r>
      <w:r>
        <w:rPr>
          <w:rFonts w:ascii="Courier New" w:hAnsi="Courier New" w:cs="Courier New"/>
          <w:sz w:val="18"/>
          <w:szCs w:val="18"/>
        </w:rPr>
        <w:t>name</w:t>
      </w:r>
      <w:r w:rsidR="00F042E9">
        <w:rPr>
          <w:rFonts w:ascii="Courier New" w:hAnsi="Courier New" w:cs="Courier New"/>
          <w:sz w:val="18"/>
          <w:szCs w:val="18"/>
        </w:rPr>
        <w:t xml:space="preserve">, </w:t>
      </w:r>
      <w:r>
        <w:rPr>
          <w:rFonts w:ascii="Courier New" w:hAnsi="Courier New" w:cs="Courier New"/>
          <w:sz w:val="18"/>
          <w:szCs w:val="18"/>
        </w:rPr>
        <w:t>fields</w:t>
      </w:r>
      <w:r w:rsidR="00F53BA6">
        <w:rPr>
          <w:rFonts w:ascii="Courier New" w:hAnsi="Courier New" w:cs="Courier New"/>
          <w:sz w:val="18"/>
          <w:szCs w:val="18"/>
        </w:rPr>
        <w:t>) :</w:t>
      </w:r>
    </w:p>
    <w:p w:rsidR="000B5F00"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0B5F00" w:rsidRPr="000B5F00">
        <w:rPr>
          <w:rFonts w:ascii="Courier New" w:hAnsi="Courier New" w:cs="Courier New"/>
          <w:sz w:val="18"/>
          <w:szCs w:val="18"/>
        </w:rPr>
        <w:t>getConsoleNames</w:t>
      </w:r>
      <w:r w:rsidR="00F53BA6">
        <w:rPr>
          <w:rFonts w:ascii="Courier New" w:hAnsi="Courier New" w:cs="Courier New"/>
          <w:sz w:val="18"/>
          <w:szCs w:val="18"/>
        </w:rPr>
        <w:t>(self</w:t>
      </w:r>
      <w:r w:rsidR="00F042E9">
        <w:rPr>
          <w:rFonts w:ascii="Courier New" w:hAnsi="Courier New" w:cs="Courier New"/>
          <w:sz w:val="18"/>
          <w:szCs w:val="18"/>
        </w:rPr>
        <w:t xml:space="preserve">, </w:t>
      </w:r>
      <w:r w:rsidR="000B5F00">
        <w:rPr>
          <w:rFonts w:ascii="Courier New" w:hAnsi="Courier New" w:cs="Courier New"/>
          <w:sz w:val="18"/>
          <w:szCs w:val="18"/>
        </w:rPr>
        <w:t>name</w:t>
      </w:r>
      <w:r w:rsidR="00F53BA6">
        <w:rPr>
          <w:rFonts w:ascii="Courier New" w:hAnsi="Courier New" w:cs="Courier New"/>
          <w:sz w:val="18"/>
          <w:szCs w:val="18"/>
        </w:rPr>
        <w:t>) :</w:t>
      </w:r>
    </w:p>
    <w:p w:rsidR="000B5F00" w:rsidRPr="00870107"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0B5F00" w:rsidRPr="000B5F00">
        <w:rPr>
          <w:rFonts w:ascii="Courier New" w:hAnsi="Courier New" w:cs="Courier New"/>
          <w:sz w:val="18"/>
          <w:szCs w:val="18"/>
        </w:rPr>
        <w:t>getConsole</w:t>
      </w:r>
      <w:r w:rsidR="000B5F00">
        <w:rPr>
          <w:rFonts w:ascii="Courier New" w:hAnsi="Courier New" w:cs="Courier New"/>
          <w:sz w:val="18"/>
          <w:szCs w:val="18"/>
        </w:rPr>
        <w:t>Ports</w:t>
      </w:r>
      <w:r w:rsidR="00F53BA6">
        <w:rPr>
          <w:rFonts w:ascii="Courier New" w:hAnsi="Courier New" w:cs="Courier New"/>
          <w:sz w:val="18"/>
          <w:szCs w:val="18"/>
        </w:rPr>
        <w:t>(self</w:t>
      </w:r>
      <w:r w:rsidR="00F042E9">
        <w:rPr>
          <w:rFonts w:ascii="Courier New" w:hAnsi="Courier New" w:cs="Courier New"/>
          <w:sz w:val="18"/>
          <w:szCs w:val="18"/>
        </w:rPr>
        <w:t xml:space="preserve">, </w:t>
      </w:r>
      <w:r w:rsidR="000B5F00">
        <w:rPr>
          <w:rFonts w:ascii="Courier New" w:hAnsi="Courier New" w:cs="Courier New"/>
          <w:sz w:val="18"/>
          <w:szCs w:val="18"/>
        </w:rPr>
        <w:t>name</w:t>
      </w:r>
      <w:r w:rsidR="00F53BA6">
        <w:rPr>
          <w:rFonts w:ascii="Courier New" w:hAnsi="Courier New" w:cs="Courier New"/>
          <w:sz w:val="18"/>
          <w:szCs w:val="18"/>
        </w:rPr>
        <w:t>) :</w:t>
      </w:r>
    </w:p>
    <w:p w:rsidR="00F3113B" w:rsidRDefault="00F3113B" w:rsidP="0003157D">
      <w:pPr>
        <w:pStyle w:val="BodyText"/>
        <w:ind w:left="576"/>
        <w:rPr>
          <w:rFonts w:ascii="Courier New" w:hAnsi="Courier New" w:cs="Courier New"/>
          <w:sz w:val="18"/>
          <w:szCs w:val="18"/>
        </w:rPr>
      </w:pPr>
    </w:p>
    <w:p w:rsidR="00F3113B" w:rsidRDefault="0003157D" w:rsidP="0003157D">
      <w:pPr>
        <w:pStyle w:val="BodyText"/>
        <w:ind w:left="576"/>
        <w:rPr>
          <w:rFonts w:ascii="Courier New" w:hAnsi="Courier New" w:cs="Courier New"/>
          <w:sz w:val="18"/>
          <w:szCs w:val="18"/>
        </w:rPr>
      </w:pPr>
      <w:r>
        <w:rPr>
          <w:rFonts w:ascii="Courier New" w:hAnsi="Courier New" w:cs="Courier New"/>
          <w:sz w:val="18"/>
          <w:szCs w:val="18"/>
        </w:rPr>
        <w:t>def addTableData</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grp</w:t>
      </w:r>
      <w:r w:rsidR="00F042E9">
        <w:rPr>
          <w:rFonts w:ascii="Courier New" w:hAnsi="Courier New" w:cs="Courier New"/>
          <w:sz w:val="18"/>
          <w:szCs w:val="18"/>
        </w:rPr>
        <w:t xml:space="preserve">id, </w:t>
      </w:r>
      <w:r>
        <w:rPr>
          <w:rFonts w:ascii="Courier New" w:hAnsi="Courier New" w:cs="Courier New"/>
          <w:sz w:val="18"/>
          <w:szCs w:val="18"/>
        </w:rPr>
        <w:t>tst</w:t>
      </w:r>
      <w:r w:rsidR="00F042E9">
        <w:rPr>
          <w:rFonts w:ascii="Courier New" w:hAnsi="Courier New" w:cs="Courier New"/>
          <w:sz w:val="18"/>
          <w:szCs w:val="18"/>
        </w:rPr>
        <w:t xml:space="preserve">id, </w:t>
      </w:r>
      <w:r>
        <w:rPr>
          <w:rFonts w:ascii="Courier New" w:hAnsi="Courier New" w:cs="Courier New"/>
          <w:sz w:val="18"/>
          <w:szCs w:val="18"/>
        </w:rPr>
        <w:t>table</w:t>
      </w:r>
      <w:r w:rsidR="00F042E9">
        <w:rPr>
          <w:rFonts w:ascii="Courier New" w:hAnsi="Courier New" w:cs="Courier New"/>
          <w:sz w:val="18"/>
          <w:szCs w:val="18"/>
        </w:rPr>
        <w:t xml:space="preserve">, </w:t>
      </w:r>
      <w:r>
        <w:rPr>
          <w:rFonts w:ascii="Courier New" w:hAnsi="Courier New" w:cs="Courier New"/>
          <w:sz w:val="18"/>
          <w:szCs w:val="18"/>
        </w:rPr>
        <w:t>fields</w:t>
      </w:r>
      <w:r w:rsidR="00F53BA6">
        <w:rPr>
          <w:rFonts w:ascii="Courier New" w:hAnsi="Courier New" w:cs="Courier New"/>
          <w:sz w:val="18"/>
          <w:szCs w:val="18"/>
        </w:rPr>
        <w:t>) :</w:t>
      </w:r>
    </w:p>
    <w:p w:rsidR="00F3113B" w:rsidRDefault="00F3113B" w:rsidP="0003157D">
      <w:pPr>
        <w:pStyle w:val="BodyText"/>
        <w:ind w:left="576"/>
        <w:rPr>
          <w:rFonts w:ascii="Courier New" w:hAnsi="Courier New" w:cs="Courier New"/>
          <w:sz w:val="18"/>
          <w:szCs w:val="18"/>
        </w:rPr>
      </w:pPr>
    </w:p>
    <w:p w:rsidR="000B5F00" w:rsidRDefault="0003157D" w:rsidP="0003157D">
      <w:pPr>
        <w:pStyle w:val="BodyText"/>
        <w:ind w:left="576"/>
        <w:rPr>
          <w:rFonts w:ascii="Courier New" w:hAnsi="Courier New" w:cs="Courier New"/>
          <w:sz w:val="18"/>
          <w:szCs w:val="18"/>
        </w:rPr>
      </w:pPr>
      <w:r>
        <w:rPr>
          <w:rFonts w:ascii="Courier New" w:hAnsi="Courier New" w:cs="Courier New"/>
          <w:sz w:val="18"/>
          <w:szCs w:val="18"/>
        </w:rPr>
        <w:t>def addIxOs</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grp</w:t>
      </w:r>
      <w:r w:rsidR="00F042E9">
        <w:rPr>
          <w:rFonts w:ascii="Courier New" w:hAnsi="Courier New" w:cs="Courier New"/>
          <w:sz w:val="18"/>
          <w:szCs w:val="18"/>
        </w:rPr>
        <w:t xml:space="preserve">id, </w:t>
      </w:r>
      <w:r>
        <w:rPr>
          <w:rFonts w:ascii="Courier New" w:hAnsi="Courier New" w:cs="Courier New"/>
          <w:sz w:val="18"/>
          <w:szCs w:val="18"/>
        </w:rPr>
        <w:t>tst</w:t>
      </w:r>
      <w:r w:rsidR="00F042E9">
        <w:rPr>
          <w:rFonts w:ascii="Courier New" w:hAnsi="Courier New" w:cs="Courier New"/>
          <w:sz w:val="18"/>
          <w:szCs w:val="18"/>
        </w:rPr>
        <w:t xml:space="preserve">id, </w:t>
      </w:r>
      <w:r>
        <w:rPr>
          <w:rFonts w:ascii="Courier New" w:hAnsi="Courier New" w:cs="Courier New"/>
          <w:sz w:val="18"/>
          <w:szCs w:val="18"/>
        </w:rPr>
        <w:t>fields</w:t>
      </w:r>
      <w:r w:rsidR="00F53BA6">
        <w:rPr>
          <w:rFonts w:ascii="Courier New" w:hAnsi="Courier New" w:cs="Courier New"/>
          <w:sz w:val="18"/>
          <w:szCs w:val="18"/>
        </w:rPr>
        <w:t>) :</w:t>
      </w:r>
      <w:r w:rsidR="00403457">
        <w:rPr>
          <w:rFonts w:ascii="Courier New" w:hAnsi="Courier New" w:cs="Courier New"/>
          <w:sz w:val="18"/>
          <w:szCs w:val="18"/>
        </w:rPr>
        <w:t xml:space="preserve"> </w:t>
      </w:r>
    </w:p>
    <w:p w:rsidR="00403457" w:rsidRDefault="0003157D" w:rsidP="0003157D">
      <w:pPr>
        <w:pStyle w:val="BodyText"/>
        <w:ind w:left="576"/>
        <w:rPr>
          <w:rFonts w:ascii="Courier New" w:hAnsi="Courier New" w:cs="Courier New"/>
          <w:sz w:val="18"/>
          <w:szCs w:val="18"/>
        </w:rPr>
      </w:pPr>
      <w:r>
        <w:rPr>
          <w:rFonts w:ascii="Courier New" w:hAnsi="Courier New" w:cs="Courier New"/>
          <w:sz w:val="18"/>
          <w:szCs w:val="18"/>
        </w:rPr>
        <w:lastRenderedPageBreak/>
        <w:t>def updateIxOs</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ixos</w:t>
      </w:r>
      <w:r w:rsidR="00F042E9">
        <w:rPr>
          <w:rFonts w:ascii="Courier New" w:hAnsi="Courier New" w:cs="Courier New"/>
          <w:sz w:val="18"/>
          <w:szCs w:val="18"/>
        </w:rPr>
        <w:t xml:space="preserve">id, </w:t>
      </w:r>
      <w:r>
        <w:rPr>
          <w:rFonts w:ascii="Courier New" w:hAnsi="Courier New" w:cs="Courier New"/>
          <w:sz w:val="18"/>
          <w:szCs w:val="18"/>
        </w:rPr>
        <w:t>fields</w:t>
      </w:r>
      <w:r w:rsidR="00F53BA6">
        <w:rPr>
          <w:rFonts w:ascii="Courier New" w:hAnsi="Courier New" w:cs="Courier New"/>
          <w:sz w:val="18"/>
          <w:szCs w:val="18"/>
        </w:rPr>
        <w:t>) :</w:t>
      </w:r>
    </w:p>
    <w:p w:rsidR="00403457"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403457" w:rsidRPr="00403457">
        <w:rPr>
          <w:rFonts w:ascii="Courier New" w:hAnsi="Courier New" w:cs="Courier New"/>
          <w:sz w:val="18"/>
          <w:szCs w:val="18"/>
        </w:rPr>
        <w:t>addIxOsTimeSeri</w:t>
      </w:r>
      <w:r>
        <w:rPr>
          <w:rFonts w:ascii="Courier New" w:hAnsi="Courier New" w:cs="Courier New"/>
          <w:sz w:val="18"/>
          <w:szCs w:val="18"/>
        </w:rPr>
        <w:t>es</w:t>
      </w:r>
      <w:r w:rsidR="00F53BA6">
        <w:rPr>
          <w:rFonts w:ascii="Courier New" w:hAnsi="Courier New" w:cs="Courier New"/>
          <w:sz w:val="18"/>
          <w:szCs w:val="18"/>
        </w:rPr>
        <w:t>(self</w:t>
      </w:r>
      <w:r w:rsidR="00F042E9">
        <w:rPr>
          <w:rFonts w:ascii="Courier New" w:hAnsi="Courier New" w:cs="Courier New"/>
          <w:sz w:val="18"/>
          <w:szCs w:val="18"/>
        </w:rPr>
        <w:t xml:space="preserve">, </w:t>
      </w:r>
      <w:r w:rsidR="00403457" w:rsidRPr="00403457">
        <w:rPr>
          <w:rFonts w:ascii="Courier New" w:hAnsi="Courier New" w:cs="Courier New"/>
          <w:sz w:val="18"/>
          <w:szCs w:val="18"/>
        </w:rPr>
        <w:t>ix</w:t>
      </w:r>
      <w:r>
        <w:rPr>
          <w:rFonts w:ascii="Courier New" w:hAnsi="Courier New" w:cs="Courier New"/>
          <w:sz w:val="18"/>
          <w:szCs w:val="18"/>
        </w:rPr>
        <w:t>os</w:t>
      </w:r>
      <w:r w:rsidR="00F042E9">
        <w:rPr>
          <w:rFonts w:ascii="Courier New" w:hAnsi="Courier New" w:cs="Courier New"/>
          <w:sz w:val="18"/>
          <w:szCs w:val="18"/>
        </w:rPr>
        <w:t xml:space="preserve">id, </w:t>
      </w:r>
      <w:r>
        <w:rPr>
          <w:rFonts w:ascii="Courier New" w:hAnsi="Courier New" w:cs="Courier New"/>
          <w:sz w:val="18"/>
          <w:szCs w:val="18"/>
        </w:rPr>
        <w:t>fields</w:t>
      </w:r>
      <w:r w:rsidR="00F042E9">
        <w:rPr>
          <w:rFonts w:ascii="Courier New" w:hAnsi="Courier New" w:cs="Courier New"/>
          <w:sz w:val="18"/>
          <w:szCs w:val="18"/>
        </w:rPr>
        <w:t xml:space="preserve">, </w:t>
      </w:r>
      <w:r>
        <w:rPr>
          <w:rFonts w:ascii="Courier New" w:hAnsi="Courier New" w:cs="Courier New"/>
          <w:sz w:val="18"/>
          <w:szCs w:val="18"/>
        </w:rPr>
        <w:t>closeConnection</w:t>
      </w:r>
      <w:r w:rsidR="00F53BA6">
        <w:rPr>
          <w:rFonts w:ascii="Courier New" w:hAnsi="Courier New" w:cs="Courier New"/>
          <w:sz w:val="18"/>
          <w:szCs w:val="18"/>
        </w:rPr>
        <w:t>) :</w:t>
      </w:r>
    </w:p>
    <w:p w:rsidR="00403457" w:rsidRDefault="0003157D" w:rsidP="0003157D">
      <w:pPr>
        <w:pStyle w:val="BodyText"/>
        <w:ind w:left="576"/>
        <w:rPr>
          <w:rFonts w:ascii="Courier New" w:hAnsi="Courier New" w:cs="Courier New"/>
          <w:sz w:val="18"/>
          <w:szCs w:val="18"/>
        </w:rPr>
      </w:pPr>
      <w:r>
        <w:rPr>
          <w:rFonts w:ascii="Courier New" w:hAnsi="Courier New" w:cs="Courier New"/>
          <w:sz w:val="18"/>
          <w:szCs w:val="18"/>
        </w:rPr>
        <w:t>def addIxLoad</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grp</w:t>
      </w:r>
      <w:r w:rsidR="00F042E9">
        <w:rPr>
          <w:rFonts w:ascii="Courier New" w:hAnsi="Courier New" w:cs="Courier New"/>
          <w:sz w:val="18"/>
          <w:szCs w:val="18"/>
        </w:rPr>
        <w:t xml:space="preserve">id, </w:t>
      </w:r>
      <w:r>
        <w:rPr>
          <w:rFonts w:ascii="Courier New" w:hAnsi="Courier New" w:cs="Courier New"/>
          <w:sz w:val="18"/>
          <w:szCs w:val="18"/>
        </w:rPr>
        <w:t>tst</w:t>
      </w:r>
      <w:r w:rsidR="00F042E9">
        <w:rPr>
          <w:rFonts w:ascii="Courier New" w:hAnsi="Courier New" w:cs="Courier New"/>
          <w:sz w:val="18"/>
          <w:szCs w:val="18"/>
        </w:rPr>
        <w:t xml:space="preserve">id, </w:t>
      </w:r>
      <w:r>
        <w:rPr>
          <w:rFonts w:ascii="Courier New" w:hAnsi="Courier New" w:cs="Courier New"/>
          <w:sz w:val="18"/>
          <w:szCs w:val="18"/>
        </w:rPr>
        <w:t>fields</w:t>
      </w:r>
      <w:r w:rsidR="00F53BA6">
        <w:rPr>
          <w:rFonts w:ascii="Courier New" w:hAnsi="Courier New" w:cs="Courier New"/>
          <w:sz w:val="18"/>
          <w:szCs w:val="18"/>
        </w:rPr>
        <w:t>) :</w:t>
      </w:r>
    </w:p>
    <w:p w:rsidR="00055E87" w:rsidRDefault="0003157D" w:rsidP="0003157D">
      <w:pPr>
        <w:pStyle w:val="BodyText"/>
        <w:ind w:left="576"/>
        <w:rPr>
          <w:rFonts w:ascii="Courier New" w:hAnsi="Courier New" w:cs="Courier New"/>
          <w:sz w:val="18"/>
          <w:szCs w:val="18"/>
        </w:rPr>
      </w:pPr>
      <w:r>
        <w:rPr>
          <w:rFonts w:ascii="Courier New" w:hAnsi="Courier New" w:cs="Courier New"/>
          <w:sz w:val="18"/>
          <w:szCs w:val="18"/>
        </w:rPr>
        <w:t xml:space="preserve">def </w:t>
      </w:r>
      <w:r w:rsidR="00055E87" w:rsidRPr="00055E87">
        <w:rPr>
          <w:rFonts w:ascii="Courier New" w:hAnsi="Courier New" w:cs="Courier New"/>
          <w:sz w:val="18"/>
          <w:szCs w:val="18"/>
        </w:rPr>
        <w:t>updat</w:t>
      </w:r>
      <w:r w:rsidR="00055E87">
        <w:rPr>
          <w:rFonts w:ascii="Courier New" w:hAnsi="Courier New" w:cs="Courier New"/>
          <w:sz w:val="18"/>
          <w:szCs w:val="18"/>
        </w:rPr>
        <w:t>eIxLoad</w:t>
      </w:r>
      <w:r w:rsidR="00F53BA6">
        <w:rPr>
          <w:rFonts w:ascii="Courier New" w:hAnsi="Courier New" w:cs="Courier New"/>
          <w:sz w:val="18"/>
          <w:szCs w:val="18"/>
        </w:rPr>
        <w:t>(self</w:t>
      </w:r>
      <w:r w:rsidR="00F042E9">
        <w:rPr>
          <w:rFonts w:ascii="Courier New" w:hAnsi="Courier New" w:cs="Courier New"/>
          <w:sz w:val="18"/>
          <w:szCs w:val="18"/>
        </w:rPr>
        <w:t xml:space="preserve">, </w:t>
      </w:r>
      <w:r w:rsidR="00055E87">
        <w:rPr>
          <w:rFonts w:ascii="Courier New" w:hAnsi="Courier New" w:cs="Courier New"/>
          <w:sz w:val="18"/>
          <w:szCs w:val="18"/>
        </w:rPr>
        <w:t>ixload</w:t>
      </w:r>
      <w:r w:rsidR="00F042E9">
        <w:rPr>
          <w:rFonts w:ascii="Courier New" w:hAnsi="Courier New" w:cs="Courier New"/>
          <w:sz w:val="18"/>
          <w:szCs w:val="18"/>
        </w:rPr>
        <w:t xml:space="preserve">id, </w:t>
      </w:r>
      <w:r w:rsidR="00055E87">
        <w:rPr>
          <w:rFonts w:ascii="Courier New" w:hAnsi="Courier New" w:cs="Courier New"/>
          <w:sz w:val="18"/>
          <w:szCs w:val="18"/>
        </w:rPr>
        <w:t>fields</w:t>
      </w:r>
      <w:r w:rsidR="00F53BA6">
        <w:rPr>
          <w:rFonts w:ascii="Courier New" w:hAnsi="Courier New" w:cs="Courier New"/>
          <w:sz w:val="18"/>
          <w:szCs w:val="18"/>
        </w:rPr>
        <w:t>) :</w:t>
      </w:r>
    </w:p>
    <w:p w:rsidR="00055E87" w:rsidRDefault="0003157D" w:rsidP="0003157D">
      <w:pPr>
        <w:pStyle w:val="BodyText"/>
        <w:ind w:left="576"/>
        <w:rPr>
          <w:rFonts w:ascii="Courier New" w:hAnsi="Courier New" w:cs="Courier New"/>
          <w:sz w:val="18"/>
          <w:szCs w:val="18"/>
        </w:rPr>
      </w:pPr>
      <w:r>
        <w:rPr>
          <w:rFonts w:ascii="Courier New" w:hAnsi="Courier New" w:cs="Courier New"/>
          <w:sz w:val="18"/>
          <w:szCs w:val="18"/>
        </w:rPr>
        <w:t>def addIxLoadTimeSeries</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type ixload</w:t>
      </w:r>
      <w:r w:rsidR="00F042E9">
        <w:rPr>
          <w:rFonts w:ascii="Courier New" w:hAnsi="Courier New" w:cs="Courier New"/>
          <w:sz w:val="18"/>
          <w:szCs w:val="18"/>
        </w:rPr>
        <w:t xml:space="preserve">id, </w:t>
      </w:r>
      <w:r>
        <w:rPr>
          <w:rFonts w:ascii="Courier New" w:hAnsi="Courier New" w:cs="Courier New"/>
          <w:sz w:val="18"/>
          <w:szCs w:val="18"/>
        </w:rPr>
        <w:t>fields</w:t>
      </w:r>
      <w:r w:rsidR="00F53BA6">
        <w:rPr>
          <w:rFonts w:ascii="Courier New" w:hAnsi="Courier New" w:cs="Courier New"/>
          <w:sz w:val="18"/>
          <w:szCs w:val="18"/>
        </w:rPr>
        <w:t>) :</w:t>
      </w:r>
    </w:p>
    <w:p w:rsidR="00055E87" w:rsidRPr="00870107" w:rsidRDefault="0003157D" w:rsidP="0003157D">
      <w:pPr>
        <w:pStyle w:val="BodyText"/>
        <w:ind w:left="576"/>
        <w:rPr>
          <w:rFonts w:ascii="Courier New" w:hAnsi="Courier New" w:cs="Courier New"/>
          <w:sz w:val="18"/>
          <w:szCs w:val="18"/>
        </w:rPr>
      </w:pPr>
      <w:r>
        <w:rPr>
          <w:rFonts w:ascii="Courier New" w:hAnsi="Courier New" w:cs="Courier New"/>
          <w:sz w:val="18"/>
          <w:szCs w:val="18"/>
        </w:rPr>
        <w:t>def getIxOsAggTput</w:t>
      </w:r>
      <w:r w:rsidR="00F53BA6">
        <w:rPr>
          <w:rFonts w:ascii="Courier New" w:hAnsi="Courier New" w:cs="Courier New"/>
          <w:sz w:val="18"/>
          <w:szCs w:val="18"/>
        </w:rPr>
        <w:t>(self</w:t>
      </w:r>
      <w:r w:rsidR="00F042E9">
        <w:rPr>
          <w:rFonts w:ascii="Courier New" w:hAnsi="Courier New" w:cs="Courier New"/>
          <w:sz w:val="18"/>
          <w:szCs w:val="18"/>
        </w:rPr>
        <w:t xml:space="preserve">, </w:t>
      </w:r>
      <w:r>
        <w:rPr>
          <w:rFonts w:ascii="Courier New" w:hAnsi="Courier New" w:cs="Courier New"/>
          <w:sz w:val="18"/>
          <w:szCs w:val="18"/>
        </w:rPr>
        <w:t>grp</w:t>
      </w:r>
      <w:r w:rsidR="00F042E9">
        <w:rPr>
          <w:rFonts w:ascii="Courier New" w:hAnsi="Courier New" w:cs="Courier New"/>
          <w:sz w:val="18"/>
          <w:szCs w:val="18"/>
        </w:rPr>
        <w:t xml:space="preserve">Id, </w:t>
      </w:r>
      <w:r>
        <w:rPr>
          <w:rFonts w:ascii="Courier New" w:hAnsi="Courier New" w:cs="Courier New"/>
          <w:sz w:val="18"/>
          <w:szCs w:val="18"/>
        </w:rPr>
        <w:t>test</w:t>
      </w:r>
      <w:r w:rsidR="00F042E9">
        <w:rPr>
          <w:rFonts w:ascii="Courier New" w:hAnsi="Courier New" w:cs="Courier New"/>
          <w:sz w:val="18"/>
          <w:szCs w:val="18"/>
        </w:rPr>
        <w:t xml:space="preserve">Id, </w:t>
      </w:r>
      <w:r>
        <w:rPr>
          <w:rFonts w:ascii="Courier New" w:hAnsi="Courier New" w:cs="Courier New"/>
          <w:sz w:val="18"/>
          <w:szCs w:val="18"/>
        </w:rPr>
        <w:t>direction</w:t>
      </w:r>
      <w:r w:rsidR="00F53BA6">
        <w:rPr>
          <w:rFonts w:ascii="Courier New" w:hAnsi="Courier New" w:cs="Courier New"/>
          <w:sz w:val="18"/>
          <w:szCs w:val="18"/>
        </w:rPr>
        <w:t>) :</w:t>
      </w:r>
    </w:p>
    <w:p w:rsidR="00870107" w:rsidRDefault="00870107" w:rsidP="00870107">
      <w:pPr>
        <w:pStyle w:val="BodyText"/>
      </w:pPr>
      <w:r>
        <w:t xml:space="preserve">    </w:t>
      </w:r>
    </w:p>
    <w:p w:rsidR="00882F76" w:rsidRPr="003B7058" w:rsidRDefault="00882F76" w:rsidP="00882F76">
      <w:pPr>
        <w:rPr>
          <w:rFonts w:ascii="Courier New" w:hAnsi="Courier New" w:cs="Courier New"/>
          <w:sz w:val="18"/>
          <w:szCs w:val="18"/>
        </w:rPr>
      </w:pPr>
      <w:r w:rsidRPr="003B7058">
        <w:rPr>
          <w:rFonts w:ascii="Courier New" w:hAnsi="Courier New" w:cs="Courier New"/>
          <w:sz w:val="18"/>
          <w:szCs w:val="18"/>
        </w:rPr>
        <w:t>DESCRIPTION</w:t>
      </w:r>
    </w:p>
    <w:p w:rsidR="00882F76" w:rsidRDefault="00882F76" w:rsidP="00882F76">
      <w:pPr>
        <w:ind w:left="288"/>
        <w:rPr>
          <w:rFonts w:ascii="Courier New" w:hAnsi="Courier New" w:cs="Courier New"/>
          <w:sz w:val="18"/>
          <w:szCs w:val="18"/>
        </w:rPr>
      </w:pPr>
      <w:r w:rsidRPr="00B22F48">
        <w:rPr>
          <w:rFonts w:ascii="Courier New" w:hAnsi="Courier New" w:cs="Courier New"/>
          <w:sz w:val="18"/>
          <w:szCs w:val="18"/>
        </w:rPr>
        <w:t xml:space="preserve">The </w:t>
      </w:r>
      <w:r>
        <w:rPr>
          <w:rFonts w:ascii="Courier New" w:hAnsi="Courier New" w:cs="Courier New"/>
          <w:sz w:val="18"/>
          <w:szCs w:val="18"/>
        </w:rPr>
        <w:t>REDA</w:t>
      </w:r>
      <w:r w:rsidRPr="00B22F48">
        <w:rPr>
          <w:rFonts w:ascii="Courier New" w:hAnsi="Courier New" w:cs="Courier New"/>
          <w:sz w:val="18"/>
          <w:szCs w:val="18"/>
        </w:rPr>
        <w:t xml:space="preserve"> </w:t>
      </w:r>
      <w:r w:rsidR="00487A67">
        <w:rPr>
          <w:rFonts w:ascii="Courier New" w:hAnsi="Courier New" w:cs="Courier New"/>
          <w:sz w:val="18"/>
          <w:szCs w:val="18"/>
        </w:rPr>
        <w:t>package</w:t>
      </w:r>
      <w:r w:rsidRPr="00B22F48">
        <w:rPr>
          <w:rFonts w:ascii="Courier New" w:hAnsi="Courier New" w:cs="Courier New"/>
          <w:sz w:val="18"/>
          <w:szCs w:val="18"/>
        </w:rPr>
        <w:t xml:space="preserve"> provides</w:t>
      </w:r>
      <w:r>
        <w:rPr>
          <w:rFonts w:ascii="Courier New" w:hAnsi="Courier New" w:cs="Courier New"/>
          <w:sz w:val="18"/>
          <w:szCs w:val="18"/>
        </w:rPr>
        <w:t xml:space="preserve"> methods</w:t>
      </w:r>
      <w:r w:rsidRPr="00B22F48">
        <w:rPr>
          <w:rFonts w:ascii="Courier New" w:hAnsi="Courier New" w:cs="Courier New"/>
          <w:sz w:val="18"/>
          <w:szCs w:val="18"/>
        </w:rPr>
        <w:t xml:space="preserve"> </w:t>
      </w:r>
      <w:r>
        <w:rPr>
          <w:rFonts w:ascii="Courier New" w:hAnsi="Courier New" w:cs="Courier New"/>
          <w:sz w:val="18"/>
          <w:szCs w:val="18"/>
        </w:rPr>
        <w:t xml:space="preserve">for managing </w:t>
      </w:r>
      <w:r w:rsidR="00487A67">
        <w:rPr>
          <w:rFonts w:ascii="Courier New" w:hAnsi="Courier New" w:cs="Courier New"/>
          <w:sz w:val="18"/>
          <w:szCs w:val="18"/>
        </w:rPr>
        <w:t xml:space="preserve">results data in the </w:t>
      </w:r>
      <w:r w:rsidR="002E636B">
        <w:rPr>
          <w:rFonts w:ascii="Courier New" w:hAnsi="Courier New" w:cs="Courier New"/>
          <w:sz w:val="18"/>
          <w:szCs w:val="18"/>
        </w:rPr>
        <w:t xml:space="preserve">(MySQL) </w:t>
      </w:r>
      <w:r>
        <w:rPr>
          <w:rFonts w:ascii="Courier New" w:hAnsi="Courier New" w:cs="Courier New"/>
          <w:sz w:val="18"/>
          <w:szCs w:val="18"/>
        </w:rPr>
        <w:t>database.</w:t>
      </w:r>
    </w:p>
    <w:p w:rsidR="00882F76" w:rsidRDefault="00882F76" w:rsidP="00882F76">
      <w:pPr>
        <w:ind w:left="288"/>
        <w:rPr>
          <w:rFonts w:ascii="Courier New" w:hAnsi="Courier New" w:cs="Courier New"/>
          <w:sz w:val="18"/>
          <w:szCs w:val="18"/>
        </w:rPr>
      </w:pPr>
    </w:p>
    <w:p w:rsidR="00882F76" w:rsidRDefault="00882F76" w:rsidP="00882F76">
      <w:pPr>
        <w:rPr>
          <w:rFonts w:ascii="Courier New" w:hAnsi="Courier New" w:cs="Courier New"/>
          <w:sz w:val="18"/>
          <w:szCs w:val="18"/>
        </w:rPr>
      </w:pPr>
      <w:r w:rsidRPr="003B7058">
        <w:rPr>
          <w:rFonts w:ascii="Courier New" w:hAnsi="Courier New" w:cs="Courier New"/>
          <w:sz w:val="18"/>
          <w:szCs w:val="18"/>
        </w:rPr>
        <w:t>NOTES</w:t>
      </w:r>
    </w:p>
    <w:p w:rsidR="00882F76" w:rsidRDefault="00882F76" w:rsidP="00882F76">
      <w:pPr>
        <w:rPr>
          <w:rFonts w:ascii="Courier New" w:hAnsi="Courier New" w:cs="Courier New"/>
          <w:sz w:val="18"/>
          <w:szCs w:val="18"/>
        </w:rPr>
      </w:pPr>
    </w:p>
    <w:p w:rsidR="00882F76" w:rsidRPr="003B7058" w:rsidRDefault="00882F76" w:rsidP="00882F76">
      <w:pPr>
        <w:rPr>
          <w:rFonts w:ascii="Courier New" w:hAnsi="Courier New" w:cs="Courier New"/>
          <w:sz w:val="18"/>
          <w:szCs w:val="18"/>
        </w:rPr>
      </w:pPr>
      <w:r w:rsidRPr="003B7058">
        <w:rPr>
          <w:rFonts w:ascii="Courier New" w:hAnsi="Courier New" w:cs="Courier New"/>
          <w:sz w:val="18"/>
          <w:szCs w:val="18"/>
        </w:rPr>
        <w:t>EXAMPLES</w:t>
      </w:r>
    </w:p>
    <w:p w:rsidR="00882F76" w:rsidRPr="003B7058" w:rsidRDefault="00882F76" w:rsidP="00882F76">
      <w:pPr>
        <w:rPr>
          <w:rFonts w:ascii="Courier New" w:hAnsi="Courier New" w:cs="Courier New"/>
          <w:sz w:val="18"/>
          <w:szCs w:val="18"/>
        </w:rPr>
      </w:pPr>
    </w:p>
    <w:p w:rsidR="00882F76" w:rsidRPr="003B7058" w:rsidRDefault="00882F76" w:rsidP="00882F76">
      <w:pPr>
        <w:rPr>
          <w:rFonts w:ascii="Courier New" w:hAnsi="Courier New" w:cs="Courier New"/>
          <w:sz w:val="18"/>
          <w:szCs w:val="18"/>
        </w:rPr>
      </w:pPr>
      <w:r w:rsidRPr="003B7058">
        <w:rPr>
          <w:rFonts w:ascii="Courier New" w:hAnsi="Courier New" w:cs="Courier New"/>
          <w:sz w:val="18"/>
          <w:szCs w:val="18"/>
        </w:rPr>
        <w:t>SEE ALSO</w:t>
      </w:r>
    </w:p>
    <w:p w:rsidR="00882F76" w:rsidRPr="003B7058" w:rsidRDefault="00882F76" w:rsidP="00882F76">
      <w:pPr>
        <w:rPr>
          <w:rFonts w:ascii="Courier New" w:hAnsi="Courier New" w:cs="Courier New"/>
          <w:sz w:val="18"/>
          <w:szCs w:val="18"/>
        </w:rPr>
      </w:pPr>
    </w:p>
    <w:p w:rsidR="00882F76" w:rsidRPr="003B7058" w:rsidRDefault="00882F76" w:rsidP="00882F76">
      <w:pPr>
        <w:rPr>
          <w:rFonts w:ascii="Courier New" w:hAnsi="Courier New" w:cs="Courier New"/>
          <w:sz w:val="18"/>
          <w:szCs w:val="18"/>
        </w:rPr>
      </w:pPr>
      <w:r w:rsidRPr="003B7058">
        <w:rPr>
          <w:rFonts w:ascii="Courier New" w:hAnsi="Courier New" w:cs="Courier New"/>
          <w:sz w:val="18"/>
          <w:szCs w:val="18"/>
        </w:rPr>
        <w:t>FILES</w:t>
      </w:r>
    </w:p>
    <w:p w:rsidR="00882F76" w:rsidRPr="003B7058" w:rsidRDefault="00882F76" w:rsidP="00882F76">
      <w:pPr>
        <w:rPr>
          <w:rFonts w:ascii="Courier New" w:hAnsi="Courier New" w:cs="Courier New"/>
          <w:sz w:val="18"/>
          <w:szCs w:val="18"/>
        </w:rPr>
      </w:pPr>
      <w:r w:rsidRPr="003B7058">
        <w:rPr>
          <w:rFonts w:ascii="Courier New" w:hAnsi="Courier New" w:cs="Courier New"/>
          <w:sz w:val="18"/>
          <w:szCs w:val="18"/>
        </w:rPr>
        <w:t xml:space="preserve">    </w:t>
      </w:r>
      <w:r w:rsidRPr="00C942C2">
        <w:rPr>
          <w:rFonts w:ascii="Courier New" w:hAnsi="Courier New" w:cs="Courier New"/>
          <w:sz w:val="18"/>
          <w:szCs w:val="18"/>
        </w:rPr>
        <w:t>//Arclight/ArcLight/AcceptanceTest/Automation/NMS/</w:t>
      </w:r>
      <w:del w:id="301" w:author="Wolff, Michael" w:date="2016-02-24T15:39:00Z">
        <w:r w:rsidR="00487A67" w:rsidDel="00B06EF9">
          <w:rPr>
            <w:rFonts w:ascii="Courier New" w:hAnsi="Courier New" w:cs="Courier New"/>
            <w:sz w:val="18"/>
            <w:szCs w:val="18"/>
          </w:rPr>
          <w:delText>redaLib</w:delText>
        </w:r>
      </w:del>
      <w:ins w:id="302" w:author="Wolff, Michael" w:date="2016-02-24T15:39:00Z">
        <w:r w:rsidR="00B06EF9">
          <w:rPr>
            <w:rFonts w:ascii="Courier New" w:hAnsi="Courier New" w:cs="Courier New"/>
            <w:sz w:val="18"/>
            <w:szCs w:val="18"/>
          </w:rPr>
          <w:t>RedaLibrary</w:t>
        </w:r>
      </w:ins>
      <w:r w:rsidRPr="00C942C2">
        <w:rPr>
          <w:rFonts w:ascii="Courier New" w:hAnsi="Courier New" w:cs="Courier New"/>
          <w:sz w:val="18"/>
          <w:szCs w:val="18"/>
        </w:rPr>
        <w:t>.py</w:t>
      </w:r>
    </w:p>
    <w:p w:rsidR="00882F76" w:rsidRPr="00870107" w:rsidRDefault="00882F76" w:rsidP="00870107">
      <w:pPr>
        <w:pStyle w:val="BodyText"/>
      </w:pPr>
    </w:p>
    <w:p w:rsidR="000A4C44" w:rsidRDefault="000A4C44" w:rsidP="000A4C44">
      <w:pPr>
        <w:pStyle w:val="Heading4"/>
      </w:pPr>
      <w:bookmarkStart w:id="303" w:name="_Toc177358561"/>
      <w:bookmarkStart w:id="304" w:name="_Toc177358785"/>
      <w:bookmarkStart w:id="305" w:name="_Toc177360033"/>
      <w:bookmarkStart w:id="306" w:name="_Toc177360838"/>
      <w:bookmarkStart w:id="307" w:name="_Toc177362775"/>
      <w:r>
        <w:t>MySQL Interface</w:t>
      </w:r>
    </w:p>
    <w:p w:rsidR="000A4C44" w:rsidRPr="00F151F7" w:rsidRDefault="000A4C44" w:rsidP="000A4C44">
      <w:pPr>
        <w:pStyle w:val="BodyText"/>
      </w:pPr>
      <w:r>
        <w:t xml:space="preserve">MySQL is an open source database that will be used as a COTS tool for this project.  The product will be installed on the AL Test Linux device according to the instructions for RPM installation specified by reference document REF-22-01 in Section </w:t>
      </w:r>
      <w:r>
        <w:fldChar w:fldCharType="begin"/>
      </w:r>
      <w:r>
        <w:instrText xml:space="preserve"> REF _Ref416609858 \r \h </w:instrText>
      </w:r>
      <w:r>
        <w:fldChar w:fldCharType="separate"/>
      </w:r>
      <w:r w:rsidR="003363C0">
        <w:t>2.2</w:t>
      </w:r>
      <w:r>
        <w:fldChar w:fldCharType="end"/>
      </w:r>
      <w:r>
        <w:t xml:space="preserve"> - </w:t>
      </w:r>
      <w:r>
        <w:fldChar w:fldCharType="begin"/>
      </w:r>
      <w:r>
        <w:instrText xml:space="preserve"> REF _Ref416609878 \h </w:instrText>
      </w:r>
      <w:r>
        <w:fldChar w:fldCharType="separate"/>
      </w:r>
      <w:r w:rsidR="003363C0" w:rsidRPr="00171F00">
        <w:rPr>
          <w:lang w:val="fr-FR"/>
        </w:rPr>
        <w:t>Commercial Standards</w:t>
      </w:r>
      <w:r>
        <w:fldChar w:fldCharType="end"/>
      </w:r>
      <w:r>
        <w:t xml:space="preserve">. </w:t>
      </w:r>
    </w:p>
    <w:p w:rsidR="000A4C44" w:rsidRDefault="000A4C44" w:rsidP="000A4C44">
      <w:pPr>
        <w:pStyle w:val="BodyText"/>
      </w:pPr>
    </w:p>
    <w:p w:rsidR="003363C0" w:rsidRDefault="000A4C44" w:rsidP="003363C0">
      <w:pPr>
        <w:rPr>
          <w:ins w:id="308" w:author="Wolff, Michael" w:date="2016-02-26T16:43:00Z"/>
        </w:rPr>
      </w:pPr>
      <w:r>
        <w:t xml:space="preserve">Once installed, the database will be configured with a login (managed by the database connection object defined in Section </w:t>
      </w:r>
      <w:r>
        <w:fldChar w:fldCharType="begin"/>
      </w:r>
      <w:r>
        <w:instrText xml:space="preserve"> REF _Ref416686534 \r \h </w:instrText>
      </w:r>
      <w:r w:rsidR="00B06EF9">
        <w:instrText xml:space="preserve"> \* MERGEFORMAT </w:instrText>
      </w:r>
      <w:r>
        <w:fldChar w:fldCharType="separate"/>
      </w:r>
      <w:r w:rsidR="003363C0">
        <w:t>4.3.2.3.1</w:t>
      </w:r>
      <w:r>
        <w:fldChar w:fldCharType="end"/>
      </w:r>
      <w:r>
        <w:t xml:space="preserve">) and the tables shown in </w:t>
      </w:r>
      <w:r>
        <w:fldChar w:fldCharType="begin"/>
      </w:r>
      <w:r>
        <w:instrText xml:space="preserve"> REF _Ref416687156 \h </w:instrText>
      </w:r>
      <w:r w:rsidR="001B6840">
        <w:instrText xml:space="preserve"> \* MERGEFORMAT </w:instrText>
      </w:r>
      <w:r>
        <w:fldChar w:fldCharType="separate"/>
      </w:r>
    </w:p>
    <w:p w:rsidR="00683459" w:rsidDel="007B2102" w:rsidRDefault="003363C0" w:rsidP="001B6840">
      <w:pPr>
        <w:rPr>
          <w:del w:id="309" w:author="Wolff, Michael" w:date="2016-02-26T10:43:00Z"/>
        </w:rPr>
      </w:pPr>
      <w:ins w:id="310" w:author="Wolff, Michael" w:date="2016-02-26T16:43:00Z">
        <w:r>
          <w:t xml:space="preserve">Figure </w:t>
        </w:r>
        <w:r>
          <w:rPr>
            <w:noProof/>
          </w:rPr>
          <w:t>17</w:t>
        </w:r>
      </w:ins>
    </w:p>
    <w:p w:rsidR="000A4C44" w:rsidRDefault="00683459" w:rsidP="001B6840">
      <w:del w:id="311" w:author="Wolff, Michael" w:date="2016-02-26T10:43:00Z">
        <w:r w:rsidDel="007B2102">
          <w:delText xml:space="preserve">Figure </w:delText>
        </w:r>
        <w:r w:rsidDel="007B2102">
          <w:rPr>
            <w:noProof/>
          </w:rPr>
          <w:delText>17</w:delText>
        </w:r>
      </w:del>
      <w:r w:rsidR="000A4C44">
        <w:fldChar w:fldCharType="end"/>
      </w:r>
      <w:r w:rsidR="000A4C44">
        <w:t xml:space="preserve">, which will be created using an SQL initialization script according to the definitions detailed in Section </w:t>
      </w:r>
      <w:r w:rsidR="000A4C44">
        <w:fldChar w:fldCharType="begin"/>
      </w:r>
      <w:r w:rsidR="000A4C44">
        <w:instrText xml:space="preserve"> REF _Ref417399518 \r \h </w:instrText>
      </w:r>
      <w:r w:rsidR="000A4C44">
        <w:fldChar w:fldCharType="separate"/>
      </w:r>
      <w:r w:rsidR="003363C0">
        <w:t>5.10</w:t>
      </w:r>
      <w:r w:rsidR="000A4C44">
        <w:fldChar w:fldCharType="end"/>
      </w:r>
      <w:r w:rsidR="000A4C44">
        <w:t xml:space="preserve">. </w:t>
      </w:r>
    </w:p>
    <w:p w:rsidR="000A4C44" w:rsidRDefault="000A4C44" w:rsidP="000A4C44">
      <w:pPr>
        <w:pStyle w:val="BodyText"/>
      </w:pPr>
    </w:p>
    <w:p w:rsidR="000A4C44" w:rsidRPr="008C69D7" w:rsidRDefault="000A4C44" w:rsidP="000A4C44">
      <w:pPr>
        <w:pStyle w:val="BodyText"/>
      </w:pPr>
      <w:r>
        <w:t>The ReDa GUI interface supports phpMyAdmin which can be used to initialize and maintain the MySQL database [TBR]. Initially the SQL interpreter (command line) of MySQL will be used to create, configure and display tables; some with scripts.</w:t>
      </w:r>
    </w:p>
    <w:p w:rsidR="000A4C44" w:rsidRDefault="000A4C44" w:rsidP="000A4C44">
      <w:pPr>
        <w:pStyle w:val="BodyText"/>
      </w:pPr>
    </w:p>
    <w:p w:rsidR="000A4C44" w:rsidRDefault="008D3230" w:rsidP="000A4C44">
      <w:pPr>
        <w:pStyle w:val="BodyText"/>
        <w:jc w:val="center"/>
      </w:pPr>
      <w:r>
        <w:pict>
          <v:group id="_x0000_s1172" editas="orgchart" style="width:419.65pt;height:326.2pt;mso-position-horizontal-relative:char;mso-position-vertical-relative:line" coordorigin="1807,8745" coordsize="7920,14759">
            <o:lock v:ext="edit" aspectratio="t"/>
            <o:diagram v:ext="edit" dgmstyle="0" dgmscalex="69444" dgmscaley="28968" dgmfontsize="5" constrainbounds="0,0,0,0">
              <o:relationtable v:ext="edit">
                <o:rel v:ext="edit" idsrc="#_s1195" iddest="#_s1195"/>
                <o:rel v:ext="edit" idsrc="#_s1196" iddest="#_s1195" idcntr="#_s1194"/>
                <o:rel v:ext="edit" idsrc="#_s1197" iddest="#_s1195" idcntr="#_s1193"/>
                <o:rel v:ext="edit" idsrc="#_s1202" iddest="#_s1195" idcntr="#_s1188"/>
                <o:rel v:ext="edit" idsrc="#_s1208" iddest="#_s1195" idcntr="#_s1182"/>
                <o:rel v:ext="edit" idsrc="#_s1207" iddest="#_s1195" idcntr="#_s1183"/>
                <o:rel v:ext="edit" idsrc="#_s1206" iddest="#_s1195" idcntr="#_s1184"/>
                <o:rel v:ext="edit" idsrc="#_s1210" iddest="#_s1195" idcntr="#_s1180"/>
                <o:rel v:ext="edit" idsrc="#_s1198" iddest="#_s1195" idcntr="#_s1192"/>
                <o:rel v:ext="edit" idsrc="#_s1211" iddest="#_s1210" idcntr="#_s1179"/>
                <o:rel v:ext="edit" idsrc="#_s1212" iddest="#_s1210" idcntr="#_s1178"/>
                <o:rel v:ext="edit" idsrc="#_s1213" iddest="#_s1210" idcntr="#_s1177"/>
                <o:rel v:ext="edit" idsrc="#_s1214" iddest="#_s1210" idcntr="#_s1176"/>
                <o:rel v:ext="edit" idsrc="#_s1215" iddest="#_s1210" idcntr="#_s1175"/>
                <o:rel v:ext="edit" idsrc="#_s1216" iddest="#_s1210" idcntr="#_s1174"/>
                <o:rel v:ext="edit" idsrc="#_s1233" iddest="#_s1210" idcntr="#_s1234"/>
                <o:rel v:ext="edit" idsrc="#_s1235" iddest="#_s1210" idcntr="#_s1236"/>
                <o:rel v:ext="edit" idsrc="#_s1254" iddest="#_s1210" idcntr="#_s1255"/>
                <o:rel v:ext="edit" idsrc="#_s1199" iddest="#_s1198" idcntr="#_s1191"/>
                <o:rel v:ext="edit" idsrc="#_s1200" iddest="#_s1198" idcntr="#_s1190"/>
                <o:rel v:ext="edit" idsrc="#_s1201" iddest="#_s1198" idcntr="#_s1189"/>
                <o:rel v:ext="edit" idsrc="#_s1205" iddest="#_s1198" idcntr="#_s1185"/>
                <o:rel v:ext="edit" idsrc="#_s1204" iddest="#_s1198" idcntr="#_s1186"/>
                <o:rel v:ext="edit" idsrc="#_s1203" iddest="#_s1198" idcntr="#_s1187"/>
                <o:rel v:ext="edit" idsrc="#_s1209" iddest="#_s1198" idcntr="#_s1181"/>
              </o:relationtable>
            </o:diagram>
            <v:shape id="_x0000_s1173" type="#_x0000_t75" style="position:absolute;left:1807;top:8745;width:7920;height:1475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255" o:spid="_x0000_s1255" type="#_x0000_t33" style="position:absolute;left:2887;top:13785;width:360;height:9359;rotation:180" o:connectortype="elbow" adj="-195364,-61631,-195364" strokeweight="2.25pt"/>
            <v:shape id="_s1236" o:spid="_x0000_s1236" type="#_x0000_t33" style="position:absolute;left:2887;top:13785;width:360;height:8280;rotation:180" o:connectortype="elbow" adj="-195364,-66848,-195364" strokeweight="2.25pt"/>
            <v:shape id="_s1234" o:spid="_x0000_s1234" type="#_x0000_t33" style="position:absolute;left:2887;top:13785;width:360;height:7199;rotation:180" o:connectortype="elbow" adj="-195364,-73645,-195364" strokeweight="2.25pt"/>
            <v:shape id="_s1174" o:spid="_x0000_s1174" type="#_x0000_t33" style="position:absolute;left:2887;top:13785;width:360;height:6120;rotation:180" o:connectortype="elbow" adj="-195364,-82823,-195364" strokeweight="2.25pt"/>
            <v:shape id="_s1175" o:spid="_x0000_s1175" type="#_x0000_t33" style="position:absolute;left:2887;top:13785;width:360;height:5041;rotation:180" o:connectortype="elbow" adj="-195364,-95930,-195364" strokeweight="2.25pt"/>
            <v:shape id="_s1176" o:spid="_x0000_s1176" type="#_x0000_t33" style="position:absolute;left:2887;top:13785;width:360;height:3959;rotation:180" o:connectortype="elbow" adj="-195364,-116233,-195364" strokeweight="2.25pt"/>
            <v:shape id="_s1177" o:spid="_x0000_s1177" type="#_x0000_t33" style="position:absolute;left:2887;top:13785;width:360;height:2880;rotation:180" o:connectortype="elbow" adj="-195364,-151692,-195364" strokeweight="2.25pt"/>
            <v:shape id="_s1178" o:spid="_x0000_s1178" type="#_x0000_t33" style="position:absolute;left:2887;top:13785;width:360;height:1799;rotation:180" o:connectortype="elbow" adj="-195364,-229911,-195364" strokeweight="2.25pt"/>
            <v:shape id="_s1179" o:spid="_x0000_s1179" type="#_x0000_t33" style="position:absolute;left:2887;top:13785;width:360;height:720;rotation:180" o:connectortype="elbow" adj="-195364,-542377,-195364" strokeweight="2.25pt"/>
            <v:shape id="_s1180" o:spid="_x0000_s1180" type="#_x0000_t33" style="position:absolute;left:3967;top:9464;width:1800;height:3962;flip:y" o:connectortype="elbow" adj="-47649,92617,-47649" strokeweight="2.25pt"/>
            <v:shape id="_s1181" o:spid="_x0000_s1181" type="#_x0000_t33" style="position:absolute;left:7207;top:13785;width:360;height:7201;rotation:180" o:connectortype="elbow" adj="-454904,-73629,-454904" strokeweight="2.25pt"/>
            <v:shape id="_s1182" o:spid="_x0000_s1182" type="#_x0000_t33" style="position:absolute;left:5767;top:9464;width:360;height:1801;rotation:180" o:connectortype="elbow" adj="-368391,-177820,-368391" strokeweight="2.25pt"/>
            <v:shape id="_s1183" o:spid="_x0000_s1183" type="#_x0000_t33" style="position:absolute;left:3967;top:9464;width:1800;height:2880;flip:y" o:connectortype="elbow" adj="-47649,119284,-47649" strokeweight="2.25pt"/>
            <v:shape id="_s1184" o:spid="_x0000_s1184" type="#_x0000_t33" style="position:absolute;left:5767;top:9464;width:360;height:2880;rotation:180" o:connectortype="elbow" adj="-368391,-119284,-368391" strokeweight="2.25pt"/>
            <v:shape id="_s1185" o:spid="_x0000_s1185" type="#_x0000_t33" style="position:absolute;left:7207;top:13785;width:360;height:3959;rotation:180" o:connectortype="elbow" adj="-454904,-116233,-454904" strokeweight="2.25pt"/>
            <v:shape id="_s1186" o:spid="_x0000_s1186" type="#_x0000_t33" style="position:absolute;left:7207;top:13785;width:360;height:5041;rotation:180" o:connectortype="elbow" adj="-454904,-95930,-454904" strokeweight="2.25pt"/>
            <v:shape id="_s1187" o:spid="_x0000_s1187" type="#_x0000_t33" style="position:absolute;left:7207;top:13785;width:360;height:6120;rotation:180" o:connectortype="elbow" adj="-454904,-82823,-454904" strokeweight="2.25pt"/>
            <v:shape id="_s1188" o:spid="_x0000_s1188" type="#_x0000_t33" style="position:absolute;left:3967;top:9464;width:1800;height:1801;flip:y" o:connectortype="elbow" adj="-47649,177820,-47649" strokeweight="2.25pt"/>
            <v:shape id="_s1189" o:spid="_x0000_s1189" type="#_x0000_t33" style="position:absolute;left:7207;top:13785;width:360;height:2880;rotation:180" o:connectortype="elbow" adj="-454904,-151692,-454904" strokeweight="2.25pt"/>
            <v:shape id="_s1190" o:spid="_x0000_s1190" type="#_x0000_t33" style="position:absolute;left:7207;top:13785;width:360;height:1801;rotation:180" o:connectortype="elbow" adj="-454904,-229649,-454904" strokeweight="2.25pt"/>
            <v:shape id="_s1191" o:spid="_x0000_s1191" type="#_x0000_t33" style="position:absolute;left:7207;top:13785;width:360;height:720;rotation:180" o:connectortype="elbow" adj="-454904,-542377,-454904" strokeweight="2.25pt"/>
            <v:shape id="_s1192" o:spid="_x0000_s1192" type="#_x0000_t33" style="position:absolute;left:5767;top:9464;width:360;height:3962;rotation:180" o:connectortype="elbow" adj="-368391,-92617,-368391" strokeweight="2.25pt"/>
            <v:shape id="_s1193" o:spid="_x0000_s1193" type="#_x0000_t33" style="position:absolute;left:5767;top:9464;width:360;height:722;rotation:180" o:connectortype="elbow" adj="-368391,-411416,-368391" strokeweight="2.25pt"/>
            <v:shape id="_s1194" o:spid="_x0000_s1194" type="#_x0000_t33" style="position:absolute;left:3967;top:9464;width:1800;height:722;flip:y" o:connectortype="elbow" adj="-47649,411416,-47649" strokeweight="2.25pt"/>
            <v:roundrect id="_s1195" o:spid="_x0000_s1195" style="position:absolute;left:4687;top:8745;width:2160;height:720;v-text-anchor:middle" arcsize="10923f" o:dgmlayout="1" o:dgmnodekind="1" o:dgmlayoutmru="1" fillcolor="#bbe0e3">
              <v:textbox style="mso-next-textbox:#_s1195" inset="0,0,0,0">
                <w:txbxContent>
                  <w:p w:rsidR="008D3230" w:rsidRPr="001B4FFE" w:rsidRDefault="008D3230" w:rsidP="000A4C44">
                    <w:pPr>
                      <w:jc w:val="center"/>
                      <w:rPr>
                        <w:sz w:val="20"/>
                      </w:rPr>
                    </w:pPr>
                    <w:r w:rsidRPr="001B4FFE">
                      <w:rPr>
                        <w:sz w:val="20"/>
                      </w:rPr>
                      <w:t>MySQL</w:t>
                    </w:r>
                  </w:p>
                </w:txbxContent>
              </v:textbox>
            </v:roundrect>
            <v:roundrect id="_s1196" o:spid="_x0000_s1196" style="position:absolute;left:1807;top:9825;width:2160;height:720;v-text-anchor:middle" arcsize="10923f" o:dgmlayout="0" o:dgmnodekind="0" fillcolor="#bbe0e3">
              <v:textbox style="mso-next-textbox:#_s1196" inset="0,0,0,0">
                <w:txbxContent>
                  <w:p w:rsidR="008D3230" w:rsidRPr="001B4FFE" w:rsidRDefault="008D3230" w:rsidP="000A4C44">
                    <w:pPr>
                      <w:jc w:val="center"/>
                      <w:rPr>
                        <w:sz w:val="20"/>
                        <w:szCs w:val="16"/>
                      </w:rPr>
                    </w:pPr>
                    <w:r w:rsidRPr="001B4FFE">
                      <w:rPr>
                        <w:sz w:val="20"/>
                        <w:szCs w:val="16"/>
                      </w:rPr>
                      <w:t>Browser</w:t>
                    </w:r>
                  </w:p>
                </w:txbxContent>
              </v:textbox>
            </v:roundrect>
            <v:roundrect id="_s1197" o:spid="_x0000_s1197" style="position:absolute;left:6127;top:9825;width:2160;height:720;v-text-anchor:middle" arcsize="10923f" o:dgmlayout="0" o:dgmnodekind="0" fillcolor="#bbe0e3">
              <v:textbox style="mso-next-textbox:#_s1197" inset="0,0,0,0">
                <w:txbxContent>
                  <w:p w:rsidR="008D3230" w:rsidRPr="001B4FFE" w:rsidRDefault="008D3230" w:rsidP="000A4C44">
                    <w:pPr>
                      <w:jc w:val="center"/>
                      <w:rPr>
                        <w:sz w:val="20"/>
                        <w:szCs w:val="16"/>
                      </w:rPr>
                    </w:pPr>
                    <w:r w:rsidRPr="001B4FFE">
                      <w:rPr>
                        <w:sz w:val="20"/>
                        <w:szCs w:val="16"/>
                      </w:rPr>
                      <w:t>GroupInfo</w:t>
                    </w:r>
                  </w:p>
                </w:txbxContent>
              </v:textbox>
            </v:roundrect>
            <v:roundrect id="_s1198" o:spid="_x0000_s1198" style="position:absolute;left:6127;top:13065;width:2160;height:720;v-text-anchor:middle" arcsize="10923f" o:dgmlayout="2" o:dgmnodekind="0" o:dgmlayoutmru="2" fillcolor="#fbd4b4">
              <v:textbox style="mso-next-textbox:#_s1198" inset="0,0,0,0">
                <w:txbxContent>
                  <w:p w:rsidR="008D3230" w:rsidRPr="000526E0" w:rsidRDefault="008D3230" w:rsidP="000A4C44">
                    <w:pPr>
                      <w:jc w:val="center"/>
                      <w:rPr>
                        <w:sz w:val="13"/>
                        <w:szCs w:val="16"/>
                      </w:rPr>
                    </w:pPr>
                    <w:r w:rsidRPr="000526E0">
                      <w:rPr>
                        <w:sz w:val="13"/>
                        <w:szCs w:val="16"/>
                      </w:rPr>
                      <w:t xml:space="preserve">ReDa Items to be modified or deprecated </w:t>
                    </w:r>
                  </w:p>
                </w:txbxContent>
              </v:textbox>
            </v:roundrect>
            <v:roundrect id="_s1199" o:spid="_x0000_s1199" style="position:absolute;left:7567;top:14145;width:2159;height:720;v-text-anchor:middle" arcsize="10923f" o:dgmlayout="2" o:dgmnodekind="0" fillcolor="#fbd4b4">
              <v:textbox style="mso-next-textbox:#_s1199" inset="0,0,0,0">
                <w:txbxContent>
                  <w:p w:rsidR="008D3230" w:rsidRPr="001B4FFE" w:rsidRDefault="008D3230" w:rsidP="000A4C44">
                    <w:pPr>
                      <w:jc w:val="center"/>
                      <w:rPr>
                        <w:sz w:val="20"/>
                        <w:szCs w:val="16"/>
                      </w:rPr>
                    </w:pPr>
                    <w:r w:rsidRPr="001B4FFE">
                      <w:rPr>
                        <w:sz w:val="20"/>
                        <w:szCs w:val="16"/>
                      </w:rPr>
                      <w:t>CPE</w:t>
                    </w:r>
                  </w:p>
                </w:txbxContent>
              </v:textbox>
            </v:roundrect>
            <v:roundrect id="_s1200" o:spid="_x0000_s1200" style="position:absolute;left:7567;top:15225;width:2159;height:720;v-text-anchor:middle" arcsize="10923f" o:dgmlayout="2" o:dgmnodekind="0" fillcolor="#fbd4b4">
              <v:textbox style="mso-next-textbox:#_s1200" inset="0,0,0,0">
                <w:txbxContent>
                  <w:p w:rsidR="008D3230" w:rsidRPr="001B4FFE" w:rsidRDefault="008D3230" w:rsidP="000A4C44">
                    <w:pPr>
                      <w:jc w:val="center"/>
                      <w:rPr>
                        <w:sz w:val="20"/>
                        <w:szCs w:val="16"/>
                      </w:rPr>
                    </w:pPr>
                    <w:r w:rsidRPr="001B4FFE">
                      <w:rPr>
                        <w:sz w:val="20"/>
                        <w:szCs w:val="16"/>
                      </w:rPr>
                      <w:t>CpeTimeSerics</w:t>
                    </w:r>
                  </w:p>
                </w:txbxContent>
              </v:textbox>
            </v:roundrect>
            <v:roundrect id="_s1201" o:spid="_x0000_s1201" style="position:absolute;left:7567;top:16305;width:2160;height:720;v-text-anchor:middle" arcsize="10923f" o:dgmlayout="2" o:dgmnodekind="0" fillcolor="#fbd4b4">
              <v:textbox style="mso-next-textbox:#_s1201" inset="0,0,0,0">
                <w:txbxContent>
                  <w:p w:rsidR="008D3230" w:rsidRPr="001B4FFE" w:rsidRDefault="008D3230" w:rsidP="000A4C44">
                    <w:pPr>
                      <w:jc w:val="center"/>
                      <w:rPr>
                        <w:sz w:val="20"/>
                        <w:szCs w:val="16"/>
                      </w:rPr>
                    </w:pPr>
                    <w:r w:rsidRPr="001B4FFE">
                      <w:rPr>
                        <w:sz w:val="20"/>
                        <w:szCs w:val="16"/>
                      </w:rPr>
                      <w:t>PageTime</w:t>
                    </w:r>
                  </w:p>
                </w:txbxContent>
              </v:textbox>
            </v:roundrect>
            <v:roundrect id="_s1202" o:spid="_x0000_s1202" style="position:absolute;left:1807;top:10905;width:2160;height:720;v-text-anchor:middle" arcsize="10923f" o:dgmlayout="0" o:dgmnodekind="0" fillcolor="#bbe0e3">
              <v:textbox style="mso-next-textbox:#_s1202" inset="0,0,0,0">
                <w:txbxContent>
                  <w:p w:rsidR="008D3230" w:rsidRPr="001B4FFE" w:rsidRDefault="008D3230" w:rsidP="000A4C44">
                    <w:pPr>
                      <w:jc w:val="center"/>
                      <w:rPr>
                        <w:sz w:val="20"/>
                        <w:szCs w:val="16"/>
                      </w:rPr>
                    </w:pPr>
                    <w:r w:rsidRPr="001B4FFE">
                      <w:rPr>
                        <w:sz w:val="20"/>
                        <w:szCs w:val="16"/>
                      </w:rPr>
                      <w:t>ObjectTime</w:t>
                    </w:r>
                  </w:p>
                </w:txbxContent>
              </v:textbox>
            </v:roundrect>
            <v:roundrect id="_s1203" o:spid="_x0000_s1203" style="position:absolute;left:7567;top:19545;width:2159;height:720;v-text-anchor:middle" arcsize="10923f" o:dgmlayout="2" o:dgmnodekind="0" fillcolor="#fbd4b4">
              <v:textbox style="mso-next-textbox:#_s1203" inset="0,0,0,0">
                <w:txbxContent>
                  <w:p w:rsidR="008D3230" w:rsidRPr="001B4FFE" w:rsidRDefault="008D3230" w:rsidP="000A4C44">
                    <w:pPr>
                      <w:jc w:val="center"/>
                      <w:rPr>
                        <w:sz w:val="20"/>
                      </w:rPr>
                    </w:pPr>
                    <w:r w:rsidRPr="001B4FFE">
                      <w:rPr>
                        <w:sz w:val="20"/>
                      </w:rPr>
                      <w:t>PerfCheckSiteInfo</w:t>
                    </w:r>
                  </w:p>
                </w:txbxContent>
              </v:textbox>
            </v:roundrect>
            <v:roundrect id="_s1204" o:spid="_x0000_s1204" style="position:absolute;left:7567;top:18465;width:2159;height:720;v-text-anchor:middle" arcsize="10923f" o:dgmlayout="2" o:dgmnodekind="0" fillcolor="#fbd4b4">
              <v:textbox style="mso-next-textbox:#_s1204" inset="0,0,0,0">
                <w:txbxContent>
                  <w:p w:rsidR="008D3230" w:rsidRPr="001B4FFE" w:rsidRDefault="008D3230" w:rsidP="000A4C44">
                    <w:pPr>
                      <w:jc w:val="center"/>
                      <w:rPr>
                        <w:sz w:val="20"/>
                      </w:rPr>
                    </w:pPr>
                    <w:r w:rsidRPr="001B4FFE">
                      <w:rPr>
                        <w:sz w:val="20"/>
                      </w:rPr>
                      <w:t>PerfCheckResults</w:t>
                    </w:r>
                  </w:p>
                </w:txbxContent>
              </v:textbox>
            </v:roundrect>
            <v:roundrect id="_s1205" o:spid="_x0000_s1205" style="position:absolute;left:7567;top:17385;width:2159;height:720;v-text-anchor:middle" arcsize="10923f" o:dgmlayout="2" o:dgmnodekind="0" fillcolor="#fbd4b4">
              <v:textbox style="mso-next-textbox:#_s1205" inset="0,0,0,0">
                <w:txbxContent>
                  <w:p w:rsidR="008D3230" w:rsidRPr="001B4FFE" w:rsidRDefault="008D3230" w:rsidP="000A4C44">
                    <w:pPr>
                      <w:jc w:val="center"/>
                      <w:rPr>
                        <w:sz w:val="20"/>
                      </w:rPr>
                    </w:pPr>
                    <w:r w:rsidRPr="001B4FFE">
                      <w:rPr>
                        <w:sz w:val="20"/>
                      </w:rPr>
                      <w:t>PerfCheckConfig</w:t>
                    </w:r>
                  </w:p>
                </w:txbxContent>
              </v:textbox>
            </v:roundrect>
            <v:roundrect id="_s1206" o:spid="_x0000_s1206" style="position:absolute;left:6127;top:11985;width:2160;height:720;v-text-anchor:middle" arcsize="10923f" o:dgmlayout="0" o:dgmnodekind="0" fillcolor="#bbe0e3">
              <v:textbox style="mso-next-textbox:#_s1206" inset="0,0,0,0">
                <w:txbxContent>
                  <w:p w:rsidR="008D3230" w:rsidRPr="001B4FFE" w:rsidRDefault="008D3230" w:rsidP="000A4C44">
                    <w:pPr>
                      <w:jc w:val="center"/>
                      <w:rPr>
                        <w:sz w:val="20"/>
                        <w:szCs w:val="16"/>
                      </w:rPr>
                    </w:pPr>
                    <w:r w:rsidRPr="001B4FFE">
                      <w:rPr>
                        <w:sz w:val="20"/>
                        <w:szCs w:val="16"/>
                      </w:rPr>
                      <w:t>Queries</w:t>
                    </w:r>
                  </w:p>
                </w:txbxContent>
              </v:textbox>
            </v:roundrect>
            <v:roundrect id="_s1207" o:spid="_x0000_s1207" style="position:absolute;left:1809;top:11985;width:2158;height:720;v-text-anchor:middle" arcsize="10923f" o:dgmlayout="0" o:dgmnodekind="0" fillcolor="#bbe0e3">
              <v:textbox style="mso-next-textbox:#_s1207" inset="0,0,0,0">
                <w:txbxContent>
                  <w:p w:rsidR="008D3230" w:rsidRPr="001B4FFE" w:rsidRDefault="008D3230" w:rsidP="000A4C44">
                    <w:pPr>
                      <w:jc w:val="center"/>
                      <w:rPr>
                        <w:sz w:val="20"/>
                        <w:szCs w:val="16"/>
                      </w:rPr>
                    </w:pPr>
                    <w:r w:rsidRPr="001B4FFE">
                      <w:rPr>
                        <w:sz w:val="20"/>
                        <w:szCs w:val="16"/>
                      </w:rPr>
                      <w:t>WebTimer</w:t>
                    </w:r>
                  </w:p>
                </w:txbxContent>
              </v:textbox>
            </v:roundrect>
            <v:roundrect id="_s1208" o:spid="_x0000_s1208" style="position:absolute;left:6127;top:10905;width:2159;height:720;v-text-anchor:middle" arcsize="10923f" o:dgmlayout="0" o:dgmnodekind="0" fillcolor="#bbe0e3">
              <v:textbox style="mso-next-textbox:#_s1208" inset="0,0,0,0">
                <w:txbxContent>
                  <w:p w:rsidR="008D3230" w:rsidRPr="001B4FFE" w:rsidRDefault="008D3230" w:rsidP="000A4C44">
                    <w:pPr>
                      <w:jc w:val="center"/>
                      <w:rPr>
                        <w:sz w:val="20"/>
                        <w:szCs w:val="16"/>
                      </w:rPr>
                    </w:pPr>
                    <w:r w:rsidRPr="001B4FFE">
                      <w:rPr>
                        <w:sz w:val="20"/>
                        <w:szCs w:val="16"/>
                      </w:rPr>
                      <w:t>TestInfo</w:t>
                    </w:r>
                  </w:p>
                </w:txbxContent>
              </v:textbox>
            </v:roundrect>
            <v:roundrect id="_s1209" o:spid="_x0000_s1209" style="position:absolute;left:7567;top:20625;width:2158;height:720;v-text-anchor:middle" arcsize="10923f" o:dgmlayout="2" o:dgmnodekind="0" fillcolor="#fbd4b4">
              <v:textbox style="mso-next-textbox:#_s1209" inset="0,0,0,0">
                <w:txbxContent>
                  <w:p w:rsidR="008D3230" w:rsidRPr="001B4FFE" w:rsidRDefault="008D3230" w:rsidP="000A4C44">
                    <w:pPr>
                      <w:jc w:val="center"/>
                      <w:rPr>
                        <w:sz w:val="20"/>
                      </w:rPr>
                    </w:pPr>
                    <w:r w:rsidRPr="001B4FFE">
                      <w:rPr>
                        <w:sz w:val="20"/>
                      </w:rPr>
                      <w:t>PerfCheckTestSegmentInfo</w:t>
                    </w:r>
                  </w:p>
                </w:txbxContent>
              </v:textbox>
            </v:roundrect>
            <v:roundrect id="_s1210" o:spid="_x0000_s1210" style="position:absolute;left:1808;top:13065;width:2159;height:720;v-text-anchor:middle" arcsize="10923f" o:dgmlayout="2" o:dgmnodekind="0" o:dgmlayoutmru="2" fillcolor="#e5dfec">
              <v:textbox style="mso-next-textbox:#_s1210" inset="0,0,0,0">
                <w:txbxContent>
                  <w:p w:rsidR="008D3230" w:rsidRPr="001B4FFE" w:rsidRDefault="008D3230" w:rsidP="000A4C44">
                    <w:pPr>
                      <w:jc w:val="center"/>
                      <w:rPr>
                        <w:sz w:val="20"/>
                      </w:rPr>
                    </w:pPr>
                    <w:r w:rsidRPr="001B4FFE">
                      <w:rPr>
                        <w:sz w:val="20"/>
                      </w:rPr>
                      <w:t>ArcLight Config/Status</w:t>
                    </w:r>
                  </w:p>
                </w:txbxContent>
              </v:textbox>
            </v:roundrect>
            <v:roundrect id="_s1211" o:spid="_x0000_s1211" style="position:absolute;left:3247;top:14145;width:2160;height:718;v-text-anchor:middle" arcsize="10923f" o:dgmlayout="2" o:dgmnodekind="0" fillcolor="#e5dfec">
              <v:textbox style="mso-next-textbox:#_s1211" inset="0,0,0,0">
                <w:txbxContent>
                  <w:p w:rsidR="008D3230" w:rsidRPr="001B4FFE" w:rsidRDefault="008D3230" w:rsidP="000A4C44">
                    <w:pPr>
                      <w:jc w:val="center"/>
                      <w:rPr>
                        <w:sz w:val="10"/>
                      </w:rPr>
                    </w:pPr>
                    <w:r w:rsidRPr="001B4FFE">
                      <w:rPr>
                        <w:sz w:val="20"/>
                      </w:rPr>
                      <w:t>mapbunConf</w:t>
                    </w:r>
                  </w:p>
                </w:txbxContent>
              </v:textbox>
            </v:roundrect>
            <v:roundrect id="_s1212" o:spid="_x0000_s1212" style="position:absolute;left:3247;top:15225;width:2160;height:718;v-text-anchor:middle" arcsize="10923f" o:dgmlayout="2" o:dgmnodekind="0" fillcolor="#e5dfec">
              <v:textbox style="mso-next-textbox:#_s1212" inset="0,0,0,0">
                <w:txbxContent>
                  <w:p w:rsidR="008D3230" w:rsidRPr="001B4FFE" w:rsidRDefault="008D3230" w:rsidP="000A4C44">
                    <w:pPr>
                      <w:jc w:val="center"/>
                      <w:rPr>
                        <w:sz w:val="20"/>
                        <w:szCs w:val="20"/>
                      </w:rPr>
                    </w:pPr>
                    <w:r w:rsidRPr="001B4FFE">
                      <w:rPr>
                        <w:sz w:val="20"/>
                        <w:szCs w:val="20"/>
                      </w:rPr>
                      <w:t>nmsEmsGuiConf</w:t>
                    </w:r>
                  </w:p>
                </w:txbxContent>
              </v:textbox>
            </v:roundrect>
            <v:roundrect id="_s1213" o:spid="_x0000_s1213" style="position:absolute;left:3247;top:16305;width:2159;height:718;v-text-anchor:middle" arcsize="10923f" o:dgmlayout="2" o:dgmnodekind="0" fillcolor="#e5dfec">
              <v:textbox style="mso-next-textbox:#_s1213" inset="0,0,0,0">
                <w:txbxContent>
                  <w:p w:rsidR="008D3230" w:rsidRPr="001B4FFE" w:rsidRDefault="008D3230" w:rsidP="000A4C44">
                    <w:pPr>
                      <w:jc w:val="center"/>
                      <w:rPr>
                        <w:sz w:val="20"/>
                        <w:szCs w:val="20"/>
                      </w:rPr>
                    </w:pPr>
                    <w:r w:rsidRPr="001B4FFE">
                      <w:rPr>
                        <w:sz w:val="20"/>
                        <w:szCs w:val="20"/>
                      </w:rPr>
                      <w:t>termAccessConf</w:t>
                    </w:r>
                  </w:p>
                </w:txbxContent>
              </v:textbox>
            </v:roundrect>
            <v:roundrect id="_s1214" o:spid="_x0000_s1214" style="position:absolute;left:3247;top:17385;width:2159;height:718;v-text-anchor:middle" arcsize="10923f" o:dgmlayout="2" o:dgmnodekind="0" fillcolor="#e5dfec">
              <v:textbox style="mso-next-textbox:#_s1214" inset="0,0,0,0">
                <w:txbxContent>
                  <w:p w:rsidR="008D3230" w:rsidRPr="001B4FFE" w:rsidRDefault="008D3230" w:rsidP="000A4C44">
                    <w:pPr>
                      <w:jc w:val="center"/>
                      <w:rPr>
                        <w:sz w:val="20"/>
                        <w:szCs w:val="20"/>
                      </w:rPr>
                    </w:pPr>
                    <w:r w:rsidRPr="001B4FFE">
                      <w:rPr>
                        <w:sz w:val="20"/>
                        <w:szCs w:val="20"/>
                      </w:rPr>
                      <w:t>tuningConf</w:t>
                    </w:r>
                  </w:p>
                </w:txbxContent>
              </v:textbox>
            </v:roundrect>
            <v:roundrect id="_s1215" o:spid="_x0000_s1215" style="position:absolute;left:3247;top:18465;width:2159;height:718;v-text-anchor:middle" arcsize="10923f" o:dgmlayout="2" o:dgmnodekind="0" fillcolor="#e5dfec">
              <v:textbox style="mso-next-textbox:#_s1215" inset="0,0,0,0">
                <w:txbxContent>
                  <w:p w:rsidR="008D3230" w:rsidRPr="001B4FFE" w:rsidRDefault="008D3230" w:rsidP="000A4C44">
                    <w:pPr>
                      <w:jc w:val="center"/>
                      <w:rPr>
                        <w:sz w:val="20"/>
                        <w:szCs w:val="20"/>
                      </w:rPr>
                    </w:pPr>
                    <w:r w:rsidRPr="001B4FFE">
                      <w:rPr>
                        <w:sz w:val="20"/>
                        <w:szCs w:val="20"/>
                      </w:rPr>
                      <w:t>mapbunDetail</w:t>
                    </w:r>
                  </w:p>
                </w:txbxContent>
              </v:textbox>
            </v:roundrect>
            <v:roundrect id="_s1216" o:spid="_x0000_s1216" style="position:absolute;left:3247;top:19545;width:2159;height:718;v-text-anchor:middle" arcsize="10923f" o:dgmlayout="2" o:dgmnodekind="0" fillcolor="#e5dfec">
              <v:textbox style="mso-next-textbox:#_s1216" inset="0,0,0,0">
                <w:txbxContent>
                  <w:p w:rsidR="008D3230" w:rsidRPr="001B4FFE" w:rsidRDefault="008D3230" w:rsidP="000A4C44">
                    <w:pPr>
                      <w:jc w:val="center"/>
                      <w:rPr>
                        <w:sz w:val="20"/>
                        <w:szCs w:val="20"/>
                      </w:rPr>
                    </w:pPr>
                    <w:r w:rsidRPr="001B4FFE">
                      <w:rPr>
                        <w:sz w:val="20"/>
                        <w:szCs w:val="20"/>
                      </w:rPr>
                      <w:t>dirsDetail</w:t>
                    </w:r>
                  </w:p>
                </w:txbxContent>
              </v:textbox>
            </v:roundrect>
            <v:roundrect id="_s1233" o:spid="_x0000_s1233" style="position:absolute;left:3247;top:20625;width:2160;height:719;v-text-anchor:middle" arcsize="10923f" o:dgmlayout="2" o:dgmnodekind="0" fillcolor="#e5dfec">
              <v:textbox style="mso-next-textbox:#_s1233" inset="0,0,0,0">
                <w:txbxContent>
                  <w:p w:rsidR="008D3230" w:rsidRPr="001B4FFE" w:rsidRDefault="008D3230" w:rsidP="00180712">
                    <w:pPr>
                      <w:jc w:val="center"/>
                      <w:rPr>
                        <w:sz w:val="20"/>
                        <w:szCs w:val="20"/>
                      </w:rPr>
                    </w:pPr>
                    <w:r w:rsidRPr="001B4FFE">
                      <w:rPr>
                        <w:sz w:val="20"/>
                        <w:szCs w:val="20"/>
                      </w:rPr>
                      <w:t>nmspmVMTStatus</w:t>
                    </w:r>
                  </w:p>
                  <w:p w:rsidR="008D3230" w:rsidRPr="001B4FFE" w:rsidRDefault="008D3230" w:rsidP="00180712">
                    <w:pPr>
                      <w:jc w:val="center"/>
                      <w:rPr>
                        <w:sz w:val="10"/>
                      </w:rPr>
                    </w:pPr>
                  </w:p>
                </w:txbxContent>
              </v:textbox>
            </v:roundrect>
            <v:roundrect id="_s1235" o:spid="_x0000_s1235" style="position:absolute;left:3247;top:21705;width:2160;height:719;v-text-anchor:middle" arcsize="10923f" o:dgmlayout="2" o:dgmnodekind="0" fillcolor="#e5dfec">
              <v:textbox style="mso-next-textbox:#_s1235" inset="0,0,0,0">
                <w:txbxContent>
                  <w:p w:rsidR="008D3230" w:rsidRPr="001B4FFE" w:rsidRDefault="008D3230" w:rsidP="00180712">
                    <w:pPr>
                      <w:jc w:val="center"/>
                      <w:rPr>
                        <w:sz w:val="20"/>
                        <w:szCs w:val="20"/>
                      </w:rPr>
                    </w:pPr>
                    <w:r w:rsidRPr="001B4FFE">
                      <w:rPr>
                        <w:sz w:val="20"/>
                        <w:szCs w:val="20"/>
                      </w:rPr>
                      <w:t>termVMTStatus</w:t>
                    </w:r>
                  </w:p>
                  <w:p w:rsidR="008D3230" w:rsidRPr="001B4FFE" w:rsidRDefault="008D3230" w:rsidP="00180712">
                    <w:pPr>
                      <w:jc w:val="center"/>
                      <w:rPr>
                        <w:sz w:val="10"/>
                      </w:rPr>
                    </w:pPr>
                  </w:p>
                </w:txbxContent>
              </v:textbox>
            </v:roundrect>
            <v:roundrect id="_s1254" o:spid="_x0000_s1254" style="position:absolute;left:3247;top:22784;width:2160;height:720;v-text-anchor:middle" arcsize="10923f" o:dgmlayout="2" o:dgmnodekind="0" fillcolor="#e5dfec">
              <v:textbox style="mso-next-textbox:#_s1254" inset="0,0,0,0">
                <w:txbxContent>
                  <w:p w:rsidR="008D3230" w:rsidRPr="001B4FFE" w:rsidRDefault="008D3230" w:rsidP="001B4FFE">
                    <w:pPr>
                      <w:jc w:val="center"/>
                      <w:rPr>
                        <w:sz w:val="20"/>
                      </w:rPr>
                    </w:pPr>
                    <w:r w:rsidRPr="001B4FFE">
                      <w:rPr>
                        <w:sz w:val="20"/>
                      </w:rPr>
                      <w:t>NlgConf</w:t>
                    </w:r>
                  </w:p>
                </w:txbxContent>
              </v:textbox>
            </v:roundrect>
            <w10:anchorlock/>
          </v:group>
        </w:pict>
      </w:r>
    </w:p>
    <w:p w:rsidR="001B4FFE" w:rsidRDefault="001B4FFE" w:rsidP="000A4C44">
      <w:pPr>
        <w:pStyle w:val="Caption"/>
        <w:spacing w:before="120"/>
        <w:jc w:val="center"/>
      </w:pPr>
      <w:bookmarkStart w:id="312" w:name="_Ref416687156"/>
      <w:bookmarkStart w:id="313" w:name="_Ref417480767"/>
    </w:p>
    <w:p w:rsidR="000A4C44" w:rsidRDefault="000A4C44" w:rsidP="000A4C44">
      <w:pPr>
        <w:pStyle w:val="Caption"/>
        <w:spacing w:before="120"/>
        <w:jc w:val="center"/>
      </w:pPr>
      <w:bookmarkStart w:id="314" w:name="_Toc444246766"/>
      <w:r>
        <w:t xml:space="preserve">Figure </w:t>
      </w:r>
      <w:fldSimple w:instr=" SEQ Figure \* ARABIC ">
        <w:r w:rsidR="003363C0">
          <w:rPr>
            <w:noProof/>
          </w:rPr>
          <w:t>17</w:t>
        </w:r>
      </w:fldSimple>
      <w:bookmarkEnd w:id="312"/>
      <w:r>
        <w:t xml:space="preserve"> - Database Tables</w:t>
      </w:r>
      <w:bookmarkEnd w:id="313"/>
      <w:bookmarkEnd w:id="314"/>
    </w:p>
    <w:p w:rsidR="000A4C44" w:rsidRDefault="000A4C44" w:rsidP="000A4C44">
      <w:pPr>
        <w:pStyle w:val="BodyText"/>
        <w:jc w:val="center"/>
      </w:pPr>
    </w:p>
    <w:p w:rsidR="000A4C44" w:rsidRDefault="000A4C44" w:rsidP="000A4C44">
      <w:pPr>
        <w:pStyle w:val="BodyText"/>
        <w:jc w:val="center"/>
      </w:pPr>
    </w:p>
    <w:p w:rsidR="00FE26FD" w:rsidRDefault="00FE26FD" w:rsidP="00B4488F">
      <w:pPr>
        <w:pStyle w:val="Heading1"/>
      </w:pPr>
      <w:bookmarkStart w:id="315" w:name="_Toc444246721"/>
      <w:r>
        <w:lastRenderedPageBreak/>
        <w:t>CSCI detailed design</w:t>
      </w:r>
      <w:bookmarkEnd w:id="159"/>
      <w:bookmarkEnd w:id="303"/>
      <w:bookmarkEnd w:id="304"/>
      <w:bookmarkEnd w:id="305"/>
      <w:bookmarkEnd w:id="306"/>
      <w:bookmarkEnd w:id="307"/>
      <w:bookmarkEnd w:id="315"/>
    </w:p>
    <w:p w:rsidR="00974D06" w:rsidRDefault="00974D06" w:rsidP="00974D06">
      <w:pPr>
        <w:pStyle w:val="BodyText"/>
      </w:pPr>
      <w:r>
        <w:t>This section describes each software unit of the CSCI with sufficient detail to proceed with coding.</w:t>
      </w:r>
    </w:p>
    <w:p w:rsidR="00974D06" w:rsidRPr="00974D06" w:rsidRDefault="00974D06" w:rsidP="00974D06">
      <w:pPr>
        <w:pStyle w:val="BodyText"/>
      </w:pPr>
    </w:p>
    <w:p w:rsidR="000A4C44" w:rsidRDefault="000A4C44" w:rsidP="000A4C44">
      <w:pPr>
        <w:pStyle w:val="Heading2"/>
      </w:pPr>
      <w:bookmarkStart w:id="316" w:name="_Toc176683121"/>
      <w:bookmarkStart w:id="317" w:name="_Toc177358563"/>
      <w:bookmarkStart w:id="318" w:name="_Toc177358787"/>
      <w:bookmarkStart w:id="319" w:name="_Toc177360035"/>
      <w:bookmarkStart w:id="320" w:name="_Toc177360840"/>
      <w:bookmarkStart w:id="321" w:name="_Toc177362777"/>
      <w:bookmarkStart w:id="322" w:name="_Toc444246722"/>
      <w:r>
        <w:t>Apache</w:t>
      </w:r>
      <w:bookmarkEnd w:id="322"/>
    </w:p>
    <w:p w:rsidR="003F5735" w:rsidRDefault="003F5735" w:rsidP="003F5735">
      <w:pPr>
        <w:pStyle w:val="BodyText"/>
      </w:pPr>
      <w:r>
        <w:t>Apache will launch the AL Test GUI scripts according to the URL and html from the index.html starting point.</w:t>
      </w:r>
    </w:p>
    <w:p w:rsidR="00910D8A" w:rsidRDefault="00910D8A" w:rsidP="003F5735">
      <w:pPr>
        <w:pStyle w:val="BodyText"/>
      </w:pPr>
    </w:p>
    <w:p w:rsidR="00910D8A" w:rsidRDefault="00910D8A" w:rsidP="003F5735">
      <w:pPr>
        <w:pStyle w:val="BodyText"/>
      </w:pPr>
      <w:r>
        <w:t>The following special configuration is necessary:</w:t>
      </w:r>
    </w:p>
    <w:p w:rsidR="00910D8A" w:rsidRDefault="00910D8A" w:rsidP="00910D8A">
      <w:pPr>
        <w:pStyle w:val="BodyText"/>
      </w:pPr>
    </w:p>
    <w:p w:rsidR="00910D8A" w:rsidRDefault="00910D8A" w:rsidP="00115F4D">
      <w:pPr>
        <w:pStyle w:val="BodyText"/>
        <w:numPr>
          <w:ilvl w:val="0"/>
          <w:numId w:val="36"/>
        </w:numPr>
      </w:pPr>
      <w:r w:rsidRPr="00545FC6">
        <w:t xml:space="preserve">/etc/httpd/conf </w:t>
      </w:r>
      <w:r>
        <w:t>/httpd.conf will contain the following items:</w:t>
      </w:r>
    </w:p>
    <w:p w:rsidR="00910D8A" w:rsidRDefault="00910D8A" w:rsidP="00115F4D">
      <w:pPr>
        <w:pStyle w:val="BodyText"/>
        <w:numPr>
          <w:ilvl w:val="1"/>
          <w:numId w:val="36"/>
        </w:numPr>
      </w:pPr>
      <w:r>
        <w:t>ServerRoot "/etc/httpd"</w:t>
      </w:r>
    </w:p>
    <w:p w:rsidR="00910D8A" w:rsidRDefault="00910D8A" w:rsidP="00115F4D">
      <w:pPr>
        <w:pStyle w:val="BodyText"/>
        <w:numPr>
          <w:ilvl w:val="1"/>
          <w:numId w:val="36"/>
        </w:numPr>
      </w:pPr>
      <w:r w:rsidRPr="00545FC6">
        <w:t>LoadModule cgi_module modules/mod_cgi.so</w:t>
      </w:r>
    </w:p>
    <w:p w:rsidR="00910D8A" w:rsidRDefault="00910D8A" w:rsidP="00115F4D">
      <w:pPr>
        <w:pStyle w:val="BodyText"/>
        <w:numPr>
          <w:ilvl w:val="1"/>
          <w:numId w:val="36"/>
        </w:numPr>
      </w:pPr>
      <w:r w:rsidRPr="00D12B58">
        <w:t>ScriptAlias /cgi-bin/ "/var/www/cgi-bin/"</w:t>
      </w:r>
    </w:p>
    <w:p w:rsidR="00910D8A" w:rsidRDefault="00910D8A" w:rsidP="00115F4D">
      <w:pPr>
        <w:pStyle w:val="BodyText"/>
        <w:numPr>
          <w:ilvl w:val="1"/>
          <w:numId w:val="36"/>
        </w:numPr>
      </w:pPr>
      <w:r w:rsidRPr="00D12B58">
        <w:t>DocumentRoot "/var/www/html"</w:t>
      </w:r>
      <w:r w:rsidRPr="00910D8A">
        <w:t xml:space="preserve"> </w:t>
      </w:r>
    </w:p>
    <w:p w:rsidR="00910D8A" w:rsidRDefault="00910D8A" w:rsidP="00115F4D">
      <w:pPr>
        <w:pStyle w:val="BodyText"/>
        <w:numPr>
          <w:ilvl w:val="1"/>
          <w:numId w:val="36"/>
        </w:numPr>
      </w:pPr>
      <w:r w:rsidRPr="00910D8A">
        <w:t>AddHandler cgi-script .cgi .py .php</w:t>
      </w:r>
    </w:p>
    <w:p w:rsidR="00910D8A" w:rsidRDefault="00910D8A" w:rsidP="00115F4D">
      <w:pPr>
        <w:pStyle w:val="BodyText"/>
        <w:numPr>
          <w:ilvl w:val="1"/>
          <w:numId w:val="36"/>
        </w:numPr>
      </w:pPr>
      <w:r>
        <w:t xml:space="preserve">Additions to </w:t>
      </w:r>
      <w:r w:rsidRPr="00910D8A">
        <w:t>&lt;Directory "/var/www/cgi-bin"&gt;</w:t>
      </w:r>
    </w:p>
    <w:p w:rsidR="00910D8A" w:rsidRDefault="00910D8A" w:rsidP="00115F4D">
      <w:pPr>
        <w:pStyle w:val="BodyText"/>
        <w:numPr>
          <w:ilvl w:val="2"/>
          <w:numId w:val="36"/>
        </w:numPr>
      </w:pPr>
      <w:r>
        <w:t>Options All</w:t>
      </w:r>
    </w:p>
    <w:p w:rsidR="00910D8A" w:rsidRDefault="00910D8A" w:rsidP="00115F4D">
      <w:pPr>
        <w:pStyle w:val="BodyText"/>
        <w:numPr>
          <w:ilvl w:val="2"/>
          <w:numId w:val="36"/>
        </w:numPr>
      </w:pPr>
      <w:r>
        <w:t>AllowOverride All</w:t>
      </w:r>
    </w:p>
    <w:p w:rsidR="00910D8A" w:rsidRDefault="00910D8A" w:rsidP="00115F4D">
      <w:pPr>
        <w:pStyle w:val="BodyText"/>
        <w:numPr>
          <w:ilvl w:val="2"/>
          <w:numId w:val="36"/>
        </w:numPr>
      </w:pPr>
      <w:r>
        <w:t>Order allow,deny</w:t>
      </w:r>
    </w:p>
    <w:p w:rsidR="00910D8A" w:rsidRDefault="00910D8A" w:rsidP="00115F4D">
      <w:pPr>
        <w:pStyle w:val="BodyText"/>
        <w:numPr>
          <w:ilvl w:val="2"/>
          <w:numId w:val="36"/>
        </w:numPr>
      </w:pPr>
      <w:r>
        <w:t>Allow from all</w:t>
      </w:r>
    </w:p>
    <w:p w:rsidR="006154CE" w:rsidRDefault="006154CE" w:rsidP="006154CE">
      <w:pPr>
        <w:pStyle w:val="BodyText"/>
        <w:numPr>
          <w:ilvl w:val="1"/>
          <w:numId w:val="36"/>
        </w:numPr>
      </w:pPr>
      <w:r>
        <w:t>SetEnv DISPLAY :47 (see Xvfb)</w:t>
      </w:r>
    </w:p>
    <w:p w:rsidR="006154CE" w:rsidRDefault="006154CE" w:rsidP="00115F4D">
      <w:pPr>
        <w:pStyle w:val="BodyText"/>
        <w:numPr>
          <w:ilvl w:val="1"/>
          <w:numId w:val="36"/>
        </w:numPr>
      </w:pPr>
      <w:r>
        <w:t>SetEnv LD_LIBRARY_PATH /opt/google/chrome/lib</w:t>
      </w:r>
    </w:p>
    <w:p w:rsidR="006154CE" w:rsidRDefault="006154CE" w:rsidP="00115F4D">
      <w:pPr>
        <w:pStyle w:val="BodyText"/>
        <w:numPr>
          <w:ilvl w:val="0"/>
          <w:numId w:val="36"/>
        </w:numPr>
      </w:pPr>
      <w:r>
        <w:t>HTTPD Service</w:t>
      </w:r>
    </w:p>
    <w:p w:rsidR="00144DD0" w:rsidRDefault="00144DD0" w:rsidP="00115F4D">
      <w:pPr>
        <w:pStyle w:val="BodyText"/>
        <w:numPr>
          <w:ilvl w:val="1"/>
          <w:numId w:val="36"/>
        </w:numPr>
      </w:pPr>
      <w:r>
        <w:t>service httpd start</w:t>
      </w:r>
      <w:r w:rsidR="00A361BE">
        <w:t xml:space="preserve"> (for starting once)</w:t>
      </w:r>
    </w:p>
    <w:p w:rsidR="00E13A09" w:rsidRDefault="00A361BE" w:rsidP="00115F4D">
      <w:pPr>
        <w:pStyle w:val="BodyText"/>
        <w:numPr>
          <w:ilvl w:val="1"/>
          <w:numId w:val="36"/>
        </w:numPr>
      </w:pPr>
      <w:r w:rsidRPr="00A361BE">
        <w:t xml:space="preserve">systemctl </w:t>
      </w:r>
      <w:r>
        <w:t>enable</w:t>
      </w:r>
      <w:r w:rsidRPr="00A361BE">
        <w:t xml:space="preserve"> httpd.service</w:t>
      </w:r>
      <w:r>
        <w:t xml:space="preserve"> (for starting at boot)</w:t>
      </w:r>
    </w:p>
    <w:p w:rsidR="004E09AE" w:rsidRPr="004E09AE" w:rsidRDefault="00A52E07" w:rsidP="004E09AE">
      <w:pPr>
        <w:numPr>
          <w:ilvl w:val="0"/>
          <w:numId w:val="36"/>
        </w:numPr>
        <w:rPr>
          <w:bCs/>
        </w:rPr>
      </w:pPr>
      <w:r>
        <w:t>Allow webserver traffic</w:t>
      </w:r>
    </w:p>
    <w:p w:rsidR="00183F34" w:rsidRPr="00183F34" w:rsidRDefault="00183F34" w:rsidP="00183F34">
      <w:pPr>
        <w:numPr>
          <w:ilvl w:val="1"/>
          <w:numId w:val="36"/>
        </w:numPr>
        <w:rPr>
          <w:bCs/>
        </w:rPr>
      </w:pPr>
      <w:r w:rsidRPr="00183F34">
        <w:rPr>
          <w:bCs/>
        </w:rPr>
        <w:t>firewall-cmd --zone=public --add-port=80/tcp --permanent</w:t>
      </w:r>
    </w:p>
    <w:p w:rsidR="00183F34" w:rsidRDefault="00183F34" w:rsidP="00183F34">
      <w:pPr>
        <w:numPr>
          <w:ilvl w:val="1"/>
          <w:numId w:val="36"/>
        </w:numPr>
        <w:rPr>
          <w:bCs/>
        </w:rPr>
      </w:pPr>
      <w:r w:rsidRPr="00183F34">
        <w:rPr>
          <w:bCs/>
        </w:rPr>
        <w:t>firewall-cmd --reload</w:t>
      </w:r>
    </w:p>
    <w:p w:rsidR="00183F34" w:rsidRDefault="00183F34" w:rsidP="00183F34">
      <w:pPr>
        <w:numPr>
          <w:ilvl w:val="1"/>
          <w:numId w:val="36"/>
        </w:numPr>
        <w:rPr>
          <w:bCs/>
        </w:rPr>
      </w:pPr>
      <w:r>
        <w:rPr>
          <w:bCs/>
        </w:rPr>
        <w:t>Alternatively (if iptables instead of firewalld):</w:t>
      </w:r>
    </w:p>
    <w:p w:rsidR="00A52E07" w:rsidRDefault="004E09AE" w:rsidP="00115F4D">
      <w:pPr>
        <w:numPr>
          <w:ilvl w:val="2"/>
          <w:numId w:val="36"/>
        </w:numPr>
        <w:rPr>
          <w:bCs/>
        </w:rPr>
      </w:pPr>
      <w:r w:rsidRPr="004E09AE">
        <w:rPr>
          <w:bCs/>
        </w:rPr>
        <w:t>iptables -I INPUT 4 -p tcp -m state --state NEW -m tcp --dport 80 -j ACCEPT</w:t>
      </w:r>
    </w:p>
    <w:p w:rsidR="001F3C7D" w:rsidRDefault="00282835" w:rsidP="00115F4D">
      <w:pPr>
        <w:numPr>
          <w:ilvl w:val="2"/>
          <w:numId w:val="36"/>
        </w:numPr>
        <w:rPr>
          <w:ins w:id="323" w:author="Wolff, Michael" w:date="2016-02-02T18:33:00Z"/>
          <w:bCs/>
        </w:rPr>
      </w:pPr>
      <w:r>
        <w:rPr>
          <w:bCs/>
        </w:rPr>
        <w:t>iptables-</w:t>
      </w:r>
      <w:r w:rsidR="001F3C7D">
        <w:rPr>
          <w:bCs/>
        </w:rPr>
        <w:t>save (to make permanent, i.e. after reboot)</w:t>
      </w:r>
    </w:p>
    <w:p w:rsidR="00B24082" w:rsidRDefault="00B24082" w:rsidP="007B2102">
      <w:pPr>
        <w:numPr>
          <w:ilvl w:val="0"/>
          <w:numId w:val="36"/>
        </w:numPr>
        <w:rPr>
          <w:ins w:id="324" w:author="Wolff, Michael" w:date="2016-02-02T18:33:00Z"/>
          <w:bCs/>
        </w:rPr>
      </w:pPr>
      <w:ins w:id="325" w:author="Wolff, Michael" w:date="2016-02-02T18:33:00Z">
        <w:r>
          <w:rPr>
            <w:bCs/>
          </w:rPr>
          <w:t xml:space="preserve">FIREFOX browser support </w:t>
        </w:r>
      </w:ins>
    </w:p>
    <w:p w:rsidR="00B24082" w:rsidRDefault="00B24082" w:rsidP="007B2102">
      <w:pPr>
        <w:numPr>
          <w:ilvl w:val="1"/>
          <w:numId w:val="36"/>
        </w:numPr>
        <w:rPr>
          <w:ins w:id="326" w:author="Wolff, Michael" w:date="2016-02-02T18:34:00Z"/>
          <w:bCs/>
        </w:rPr>
      </w:pPr>
      <w:ins w:id="327" w:author="Wolff, Michael" w:date="2016-02-02T18:34:00Z">
        <w:r>
          <w:rPr>
            <w:bCs/>
          </w:rPr>
          <w:t>chgrp apache /usr/share/httpd</w:t>
        </w:r>
      </w:ins>
    </w:p>
    <w:p w:rsidR="00B24082" w:rsidRPr="004E09AE" w:rsidRDefault="00B24082" w:rsidP="007B2102">
      <w:pPr>
        <w:numPr>
          <w:ilvl w:val="1"/>
          <w:numId w:val="36"/>
        </w:numPr>
        <w:rPr>
          <w:bCs/>
        </w:rPr>
      </w:pPr>
      <w:ins w:id="328" w:author="Wolff, Michael" w:date="2016-02-02T18:35:00Z">
        <w:r>
          <w:rPr>
            <w:bCs/>
          </w:rPr>
          <w:t>chmod g+w /usr/share/httpd</w:t>
        </w:r>
      </w:ins>
    </w:p>
    <w:p w:rsidR="00910D8A" w:rsidRPr="003F5735" w:rsidRDefault="00910D8A" w:rsidP="00115F4D">
      <w:pPr>
        <w:pStyle w:val="BodyText"/>
        <w:ind w:left="360"/>
      </w:pPr>
    </w:p>
    <w:p w:rsidR="006509D3" w:rsidRDefault="006509D3" w:rsidP="006509D3">
      <w:pPr>
        <w:pStyle w:val="Heading2"/>
      </w:pPr>
      <w:bookmarkStart w:id="329" w:name="_Toc444246723"/>
      <w:r>
        <w:t>AL Test GUI</w:t>
      </w:r>
      <w:bookmarkEnd w:id="329"/>
    </w:p>
    <w:p w:rsidR="002C553C" w:rsidRPr="002C553C" w:rsidRDefault="002C553C" w:rsidP="002C553C">
      <w:pPr>
        <w:pStyle w:val="BodyText"/>
      </w:pPr>
      <w:r>
        <w:t xml:space="preserve">The functions in this section implement the API specified in Section </w:t>
      </w:r>
      <w:r>
        <w:fldChar w:fldCharType="begin"/>
      </w:r>
      <w:r>
        <w:instrText xml:space="preserve"> REF _Ref417314629 \r \h </w:instrText>
      </w:r>
      <w:r>
        <w:fldChar w:fldCharType="separate"/>
      </w:r>
      <w:r w:rsidR="003363C0">
        <w:t>4.3.2.2.2</w:t>
      </w:r>
      <w:r>
        <w:fldChar w:fldCharType="end"/>
      </w:r>
      <w:r>
        <w:t xml:space="preserve"> </w:t>
      </w:r>
      <w:r>
        <w:fldChar w:fldCharType="begin"/>
      </w:r>
      <w:r>
        <w:instrText xml:space="preserve"> REF _Ref417314629 \h </w:instrText>
      </w:r>
      <w:r>
        <w:fldChar w:fldCharType="separate"/>
      </w:r>
      <w:ins w:id="330" w:author="Wolff, Michael" w:date="2016-02-26T16:43:00Z">
        <w:r w:rsidR="003363C0">
          <w:t>AL Test GUI Scripts I</w:t>
        </w:r>
        <w:r w:rsidR="003363C0" w:rsidRPr="00377A0F">
          <w:t>nt</w:t>
        </w:r>
        <w:r w:rsidR="003363C0">
          <w:t>erface</w:t>
        </w:r>
      </w:ins>
      <w:del w:id="331" w:author="Wolff, Michael" w:date="2016-01-07T10:22:00Z">
        <w:r w:rsidR="00115F4D" w:rsidDel="005405DA">
          <w:delText>AL Test GUI Scripts I</w:delText>
        </w:r>
        <w:r w:rsidR="00115F4D" w:rsidRPr="00377A0F" w:rsidDel="005405DA">
          <w:delText>nt</w:delText>
        </w:r>
        <w:r w:rsidR="00115F4D" w:rsidDel="005405DA">
          <w:delText>erface</w:delText>
        </w:r>
      </w:del>
      <w:r>
        <w:fldChar w:fldCharType="end"/>
      </w:r>
      <w:r>
        <w:t xml:space="preserve"> and handle the html and processing as described below.</w:t>
      </w:r>
    </w:p>
    <w:p w:rsidR="006509D3" w:rsidRDefault="006509D3" w:rsidP="006509D3">
      <w:pPr>
        <w:pStyle w:val="Heading3"/>
      </w:pPr>
      <w:bookmarkStart w:id="332" w:name="_Toc444246724"/>
      <w:r>
        <w:lastRenderedPageBreak/>
        <w:t>Main</w:t>
      </w:r>
      <w:bookmarkEnd w:id="332"/>
    </w:p>
    <w:p w:rsidR="00F839EA" w:rsidRPr="00F839EA" w:rsidRDefault="00F839EA" w:rsidP="00F839EA">
      <w:pPr>
        <w:pStyle w:val="BodyText"/>
      </w:pPr>
      <w:r>
        <w:t>This pag</w:t>
      </w:r>
      <w:r w:rsidR="003F5735">
        <w:t xml:space="preserve">e is controlled by the index.html </w:t>
      </w:r>
      <w:r>
        <w:t>script.</w:t>
      </w:r>
    </w:p>
    <w:p w:rsidR="000603B8" w:rsidRDefault="00626182" w:rsidP="00CF31DA">
      <w:pPr>
        <w:pStyle w:val="Heading4"/>
      </w:pPr>
      <w:r>
        <w:t>index.html</w:t>
      </w:r>
      <w:r w:rsidR="00A41530">
        <w:t xml:space="preserve"> </w:t>
      </w:r>
      <w:r w:rsidR="000603B8">
        <w:t>Pseudo-Code</w:t>
      </w:r>
    </w:p>
    <w:p w:rsidR="000603B8" w:rsidRPr="000603B8" w:rsidRDefault="0090575C" w:rsidP="000603B8">
      <w:pPr>
        <w:pStyle w:val="BodyText"/>
      </w:pPr>
      <w:r>
        <w:t>This</w:t>
      </w:r>
      <w:r w:rsidR="000603B8">
        <w:t xml:space="preserve"> is the pseudo code for the ArcLight Test GUI Homepage</w:t>
      </w:r>
      <w:r w:rsidR="00CF31DA">
        <w:t xml:space="preserve"> t</w:t>
      </w:r>
      <w:r>
        <w:t>hat renders an html page shown</w:t>
      </w:r>
      <w:r w:rsidR="00CF31DA">
        <w:t xml:space="preserve"> in </w:t>
      </w:r>
      <w:r w:rsidR="00CF31DA">
        <w:fldChar w:fldCharType="begin"/>
      </w:r>
      <w:r w:rsidR="00CF31DA">
        <w:instrText xml:space="preserve"> REF _Ref416427063 \h </w:instrText>
      </w:r>
      <w:r w:rsidR="00CF31DA">
        <w:fldChar w:fldCharType="separate"/>
      </w:r>
      <w:ins w:id="333" w:author="Wolff, Michael" w:date="2016-02-26T16:43:00Z">
        <w:r w:rsidR="003363C0">
          <w:t xml:space="preserve">Figure </w:t>
        </w:r>
        <w:r w:rsidR="003363C0">
          <w:rPr>
            <w:noProof/>
          </w:rPr>
          <w:t>9</w:t>
        </w:r>
        <w:r w:rsidR="003363C0">
          <w:t xml:space="preserve"> - Homepage</w:t>
        </w:r>
      </w:ins>
      <w:r w:rsidR="00CF31DA">
        <w:fldChar w:fldCharType="end"/>
      </w:r>
      <w:r w:rsidR="00CF31DA">
        <w:t>.</w:t>
      </w:r>
    </w:p>
    <w:p w:rsidR="000603B8" w:rsidRPr="000603B8" w:rsidRDefault="000603B8" w:rsidP="000603B8">
      <w:pPr>
        <w:pStyle w:val="BodyText"/>
      </w:pPr>
    </w:p>
    <w:p w:rsidR="00B06EF9" w:rsidRPr="00B06EF9" w:rsidRDefault="00B06EF9" w:rsidP="00B06EF9">
      <w:pPr>
        <w:autoSpaceDE w:val="0"/>
        <w:autoSpaceDN w:val="0"/>
        <w:adjustRightInd w:val="0"/>
        <w:rPr>
          <w:ins w:id="334" w:author="Wolff, Michael" w:date="2016-02-24T15:46:00Z"/>
          <w:rFonts w:ascii="Courier New" w:hAnsi="Courier New" w:cs="Courier New"/>
          <w:sz w:val="18"/>
          <w:szCs w:val="22"/>
        </w:rPr>
      </w:pPr>
      <w:ins w:id="335" w:author="Wolff, Michael" w:date="2016-02-24T15:46:00Z">
        <w:r w:rsidRPr="00B06EF9">
          <w:rPr>
            <w:rFonts w:ascii="Courier New" w:hAnsi="Courier New" w:cs="Courier New"/>
            <w:sz w:val="18"/>
            <w:szCs w:val="22"/>
          </w:rPr>
          <w:t>&lt;!DOCTYPE html&gt;</w:t>
        </w:r>
      </w:ins>
    </w:p>
    <w:p w:rsidR="00B06EF9" w:rsidRPr="00B06EF9" w:rsidRDefault="00B06EF9" w:rsidP="00B06EF9">
      <w:pPr>
        <w:autoSpaceDE w:val="0"/>
        <w:autoSpaceDN w:val="0"/>
        <w:adjustRightInd w:val="0"/>
        <w:rPr>
          <w:ins w:id="336" w:author="Wolff, Michael" w:date="2016-02-24T15:46:00Z"/>
          <w:rFonts w:ascii="Courier New" w:hAnsi="Courier New" w:cs="Courier New"/>
          <w:sz w:val="18"/>
          <w:szCs w:val="22"/>
        </w:rPr>
      </w:pPr>
      <w:ins w:id="337" w:author="Wolff, Michael" w:date="2016-02-24T15:46:00Z">
        <w:r w:rsidRPr="00B06EF9">
          <w:rPr>
            <w:rFonts w:ascii="Courier New" w:hAnsi="Courier New" w:cs="Courier New"/>
            <w:sz w:val="18"/>
            <w:szCs w:val="22"/>
          </w:rPr>
          <w:t>&lt;html&gt;</w:t>
        </w:r>
      </w:ins>
    </w:p>
    <w:p w:rsidR="00B06EF9" w:rsidRPr="00B06EF9" w:rsidRDefault="00B06EF9" w:rsidP="00B06EF9">
      <w:pPr>
        <w:autoSpaceDE w:val="0"/>
        <w:autoSpaceDN w:val="0"/>
        <w:adjustRightInd w:val="0"/>
        <w:rPr>
          <w:ins w:id="338" w:author="Wolff, Michael" w:date="2016-02-24T15:46:00Z"/>
          <w:rFonts w:ascii="Courier New" w:hAnsi="Courier New" w:cs="Courier New"/>
          <w:sz w:val="18"/>
          <w:szCs w:val="22"/>
        </w:rPr>
      </w:pPr>
      <w:ins w:id="339" w:author="Wolff, Michael" w:date="2016-02-24T15:46:00Z">
        <w:r w:rsidRPr="00B06EF9">
          <w:rPr>
            <w:rFonts w:ascii="Courier New" w:hAnsi="Courier New" w:cs="Courier New"/>
            <w:sz w:val="18"/>
            <w:szCs w:val="22"/>
          </w:rPr>
          <w:t>&lt;head&gt;</w:t>
        </w:r>
      </w:ins>
    </w:p>
    <w:p w:rsidR="00B06EF9" w:rsidRPr="00B06EF9" w:rsidRDefault="00B06EF9" w:rsidP="00B06EF9">
      <w:pPr>
        <w:autoSpaceDE w:val="0"/>
        <w:autoSpaceDN w:val="0"/>
        <w:adjustRightInd w:val="0"/>
        <w:rPr>
          <w:ins w:id="340" w:author="Wolff, Michael" w:date="2016-02-24T15:46:00Z"/>
          <w:rFonts w:ascii="Courier New" w:hAnsi="Courier New" w:cs="Courier New"/>
          <w:sz w:val="18"/>
          <w:szCs w:val="22"/>
        </w:rPr>
      </w:pPr>
      <w:ins w:id="341" w:author="Wolff, Michael" w:date="2016-02-24T15:46:00Z">
        <w:r w:rsidRPr="00B06EF9">
          <w:rPr>
            <w:rFonts w:ascii="Courier New" w:hAnsi="Courier New" w:cs="Courier New"/>
            <w:sz w:val="18"/>
            <w:szCs w:val="22"/>
          </w:rPr>
          <w:t>&lt;title&gt;Home-AL Test Automation&lt;/title&gt;</w:t>
        </w:r>
      </w:ins>
    </w:p>
    <w:p w:rsidR="00B06EF9" w:rsidRPr="00B06EF9" w:rsidRDefault="00B06EF9" w:rsidP="00B06EF9">
      <w:pPr>
        <w:autoSpaceDE w:val="0"/>
        <w:autoSpaceDN w:val="0"/>
        <w:adjustRightInd w:val="0"/>
        <w:rPr>
          <w:ins w:id="342" w:author="Wolff, Michael" w:date="2016-02-24T15:46:00Z"/>
          <w:rFonts w:ascii="Courier New" w:hAnsi="Courier New" w:cs="Courier New"/>
          <w:sz w:val="18"/>
          <w:szCs w:val="22"/>
        </w:rPr>
      </w:pPr>
      <w:ins w:id="343" w:author="Wolff, Michael" w:date="2016-02-24T15:46:00Z">
        <w:r w:rsidRPr="00B06EF9">
          <w:rPr>
            <w:rFonts w:ascii="Courier New" w:hAnsi="Courier New" w:cs="Courier New"/>
            <w:sz w:val="18"/>
            <w:szCs w:val="22"/>
          </w:rPr>
          <w:t>&lt;/head&gt;</w:t>
        </w:r>
      </w:ins>
    </w:p>
    <w:p w:rsidR="00B06EF9" w:rsidRPr="00B06EF9" w:rsidRDefault="00B06EF9" w:rsidP="00B06EF9">
      <w:pPr>
        <w:autoSpaceDE w:val="0"/>
        <w:autoSpaceDN w:val="0"/>
        <w:adjustRightInd w:val="0"/>
        <w:rPr>
          <w:ins w:id="344" w:author="Wolff, Michael" w:date="2016-02-24T15:46:00Z"/>
          <w:rFonts w:ascii="Courier New" w:hAnsi="Courier New" w:cs="Courier New"/>
          <w:sz w:val="18"/>
          <w:szCs w:val="22"/>
        </w:rPr>
      </w:pPr>
      <w:ins w:id="345" w:author="Wolff, Michael" w:date="2016-02-24T15:46:00Z">
        <w:r w:rsidRPr="00B06EF9">
          <w:rPr>
            <w:rFonts w:ascii="Courier New" w:hAnsi="Courier New" w:cs="Courier New"/>
            <w:sz w:val="18"/>
            <w:szCs w:val="22"/>
          </w:rPr>
          <w:t>&lt;body&gt;</w:t>
        </w:r>
      </w:ins>
    </w:p>
    <w:p w:rsidR="00B06EF9" w:rsidRPr="00B06EF9" w:rsidRDefault="00B06EF9" w:rsidP="00B06EF9">
      <w:pPr>
        <w:autoSpaceDE w:val="0"/>
        <w:autoSpaceDN w:val="0"/>
        <w:adjustRightInd w:val="0"/>
        <w:rPr>
          <w:ins w:id="346" w:author="Wolff, Michael" w:date="2016-02-24T15:46:00Z"/>
          <w:rFonts w:ascii="Courier New" w:hAnsi="Courier New" w:cs="Courier New"/>
          <w:sz w:val="18"/>
          <w:szCs w:val="22"/>
        </w:rPr>
      </w:pPr>
    </w:p>
    <w:p w:rsidR="00B06EF9" w:rsidRPr="00B06EF9" w:rsidRDefault="00B06EF9" w:rsidP="00B06EF9">
      <w:pPr>
        <w:autoSpaceDE w:val="0"/>
        <w:autoSpaceDN w:val="0"/>
        <w:adjustRightInd w:val="0"/>
        <w:rPr>
          <w:ins w:id="347" w:author="Wolff, Michael" w:date="2016-02-24T15:46:00Z"/>
          <w:rFonts w:ascii="Courier New" w:hAnsi="Courier New" w:cs="Courier New"/>
          <w:sz w:val="18"/>
          <w:szCs w:val="22"/>
        </w:rPr>
      </w:pPr>
      <w:ins w:id="348" w:author="Wolff, Michael" w:date="2016-02-24T15:46:00Z">
        <w:r w:rsidRPr="00B06EF9">
          <w:rPr>
            <w:rFonts w:ascii="Courier New" w:hAnsi="Courier New" w:cs="Courier New"/>
            <w:sz w:val="18"/>
            <w:szCs w:val="22"/>
          </w:rPr>
          <w:t>&lt;font size="6"&gt; ArcLight Test Automation Homepage &lt;/font&gt;</w:t>
        </w:r>
      </w:ins>
    </w:p>
    <w:p w:rsidR="00B06EF9" w:rsidRPr="00B06EF9" w:rsidRDefault="00B06EF9" w:rsidP="00B06EF9">
      <w:pPr>
        <w:autoSpaceDE w:val="0"/>
        <w:autoSpaceDN w:val="0"/>
        <w:adjustRightInd w:val="0"/>
        <w:rPr>
          <w:ins w:id="349" w:author="Wolff, Michael" w:date="2016-02-24T15:46:00Z"/>
          <w:rFonts w:ascii="Courier New" w:hAnsi="Courier New" w:cs="Courier New"/>
          <w:sz w:val="18"/>
          <w:szCs w:val="22"/>
        </w:rPr>
      </w:pPr>
    </w:p>
    <w:p w:rsidR="00B06EF9" w:rsidRPr="00B06EF9" w:rsidRDefault="00B06EF9" w:rsidP="00B06EF9">
      <w:pPr>
        <w:autoSpaceDE w:val="0"/>
        <w:autoSpaceDN w:val="0"/>
        <w:adjustRightInd w:val="0"/>
        <w:rPr>
          <w:ins w:id="350" w:author="Wolff, Michael" w:date="2016-02-24T15:46:00Z"/>
          <w:rFonts w:ascii="Courier New" w:hAnsi="Courier New" w:cs="Courier New"/>
          <w:sz w:val="18"/>
          <w:szCs w:val="22"/>
        </w:rPr>
      </w:pPr>
      <w:ins w:id="351" w:author="Wolff, Michael" w:date="2016-02-24T15:46:00Z">
        <w:r w:rsidRPr="00B06EF9">
          <w:rPr>
            <w:rFonts w:ascii="Courier New" w:hAnsi="Courier New" w:cs="Courier New"/>
            <w:sz w:val="18"/>
            <w:szCs w:val="22"/>
          </w:rPr>
          <w:t>&lt;font size="4"&gt;</w:t>
        </w:r>
      </w:ins>
    </w:p>
    <w:p w:rsidR="00B06EF9" w:rsidRPr="00B06EF9" w:rsidRDefault="00B06EF9" w:rsidP="00B06EF9">
      <w:pPr>
        <w:autoSpaceDE w:val="0"/>
        <w:autoSpaceDN w:val="0"/>
        <w:adjustRightInd w:val="0"/>
        <w:rPr>
          <w:ins w:id="352" w:author="Wolff, Michael" w:date="2016-02-24T15:46:00Z"/>
          <w:rFonts w:ascii="Courier New" w:hAnsi="Courier New" w:cs="Courier New"/>
          <w:sz w:val="18"/>
          <w:szCs w:val="22"/>
        </w:rPr>
      </w:pPr>
      <w:ins w:id="353" w:author="Wolff, Michael" w:date="2016-02-24T15:46:00Z">
        <w:r w:rsidRPr="00B06EF9">
          <w:rPr>
            <w:rFonts w:ascii="Courier New" w:hAnsi="Courier New" w:cs="Courier New"/>
            <w:sz w:val="18"/>
            <w:szCs w:val="22"/>
          </w:rPr>
          <w:t>&lt;br&gt;&lt;br&gt;</w:t>
        </w:r>
      </w:ins>
    </w:p>
    <w:p w:rsidR="00B06EF9" w:rsidRPr="00B06EF9" w:rsidRDefault="00B06EF9" w:rsidP="00B06EF9">
      <w:pPr>
        <w:autoSpaceDE w:val="0"/>
        <w:autoSpaceDN w:val="0"/>
        <w:adjustRightInd w:val="0"/>
        <w:rPr>
          <w:ins w:id="354" w:author="Wolff, Michael" w:date="2016-02-24T15:46:00Z"/>
          <w:rFonts w:ascii="Courier New" w:hAnsi="Courier New" w:cs="Courier New"/>
          <w:sz w:val="18"/>
          <w:szCs w:val="22"/>
        </w:rPr>
      </w:pPr>
      <w:ins w:id="355" w:author="Wolff, Michael" w:date="2016-02-24T15:46:00Z">
        <w:r w:rsidRPr="00B06EF9">
          <w:rPr>
            <w:rFonts w:ascii="Courier New" w:hAnsi="Courier New" w:cs="Courier New"/>
            <w:sz w:val="18"/>
            <w:szCs w:val="22"/>
          </w:rPr>
          <w:t>&lt;a href="/cgi-bin/altgTestLauncher.py"&gt; Test Procedures Launch Menu &lt;/a&gt;</w:t>
        </w:r>
      </w:ins>
    </w:p>
    <w:p w:rsidR="00B06EF9" w:rsidRPr="00B06EF9" w:rsidRDefault="00B06EF9" w:rsidP="00B06EF9">
      <w:pPr>
        <w:autoSpaceDE w:val="0"/>
        <w:autoSpaceDN w:val="0"/>
        <w:adjustRightInd w:val="0"/>
        <w:rPr>
          <w:ins w:id="356" w:author="Wolff, Michael" w:date="2016-02-24T15:46:00Z"/>
          <w:rFonts w:ascii="Courier New" w:hAnsi="Courier New" w:cs="Courier New"/>
          <w:sz w:val="18"/>
          <w:szCs w:val="22"/>
        </w:rPr>
      </w:pPr>
      <w:ins w:id="357" w:author="Wolff, Michael" w:date="2016-02-24T15:46:00Z">
        <w:r w:rsidRPr="00B06EF9">
          <w:rPr>
            <w:rFonts w:ascii="Courier New" w:hAnsi="Courier New" w:cs="Courier New"/>
            <w:sz w:val="18"/>
            <w:szCs w:val="22"/>
          </w:rPr>
          <w:t>&lt;br&gt;&lt;br&gt;</w:t>
        </w:r>
      </w:ins>
    </w:p>
    <w:p w:rsidR="00B06EF9" w:rsidRPr="00B06EF9" w:rsidRDefault="00B06EF9" w:rsidP="00B06EF9">
      <w:pPr>
        <w:autoSpaceDE w:val="0"/>
        <w:autoSpaceDN w:val="0"/>
        <w:adjustRightInd w:val="0"/>
        <w:rPr>
          <w:ins w:id="358" w:author="Wolff, Michael" w:date="2016-02-24T15:46:00Z"/>
          <w:rFonts w:ascii="Courier New" w:hAnsi="Courier New" w:cs="Courier New"/>
          <w:sz w:val="18"/>
          <w:szCs w:val="22"/>
        </w:rPr>
      </w:pPr>
      <w:ins w:id="359" w:author="Wolff, Michael" w:date="2016-02-24T15:46:00Z">
        <w:r w:rsidRPr="00B06EF9">
          <w:rPr>
            <w:rFonts w:ascii="Courier New" w:hAnsi="Courier New" w:cs="Courier New"/>
            <w:sz w:val="18"/>
            <w:szCs w:val="22"/>
          </w:rPr>
          <w:t>&lt;a href="/cgi-bin/altgTestResultsMain.py"&gt; Test Results Menu &lt;/a&gt;</w:t>
        </w:r>
      </w:ins>
    </w:p>
    <w:p w:rsidR="00B06EF9" w:rsidRPr="00B06EF9" w:rsidRDefault="00B06EF9" w:rsidP="00B06EF9">
      <w:pPr>
        <w:autoSpaceDE w:val="0"/>
        <w:autoSpaceDN w:val="0"/>
        <w:adjustRightInd w:val="0"/>
        <w:rPr>
          <w:ins w:id="360" w:author="Wolff, Michael" w:date="2016-02-24T15:46:00Z"/>
          <w:rFonts w:ascii="Courier New" w:hAnsi="Courier New" w:cs="Courier New"/>
          <w:sz w:val="18"/>
          <w:szCs w:val="22"/>
        </w:rPr>
      </w:pPr>
      <w:ins w:id="361" w:author="Wolff, Michael" w:date="2016-02-24T15:46:00Z">
        <w:r w:rsidRPr="00B06EF9">
          <w:rPr>
            <w:rFonts w:ascii="Courier New" w:hAnsi="Courier New" w:cs="Courier New"/>
            <w:sz w:val="18"/>
            <w:szCs w:val="22"/>
          </w:rPr>
          <w:t>&lt;br&gt;&lt;br&gt;</w:t>
        </w:r>
      </w:ins>
    </w:p>
    <w:p w:rsidR="00B06EF9" w:rsidRPr="00B06EF9" w:rsidRDefault="00B06EF9" w:rsidP="00B06EF9">
      <w:pPr>
        <w:autoSpaceDE w:val="0"/>
        <w:autoSpaceDN w:val="0"/>
        <w:adjustRightInd w:val="0"/>
        <w:rPr>
          <w:ins w:id="362" w:author="Wolff, Michael" w:date="2016-02-24T15:46:00Z"/>
          <w:rFonts w:ascii="Courier New" w:hAnsi="Courier New" w:cs="Courier New"/>
          <w:sz w:val="18"/>
          <w:szCs w:val="22"/>
        </w:rPr>
      </w:pPr>
      <w:ins w:id="363" w:author="Wolff, Michael" w:date="2016-02-24T15:46:00Z">
        <w:r w:rsidRPr="00B06EF9">
          <w:rPr>
            <w:rFonts w:ascii="Courier New" w:hAnsi="Courier New" w:cs="Courier New"/>
            <w:sz w:val="18"/>
            <w:szCs w:val="22"/>
          </w:rPr>
          <w:t>&lt;a href="/cgi-bin/altgConfScreen.py"&gt; Test Configuration Menu &lt;/a&gt;</w:t>
        </w:r>
      </w:ins>
    </w:p>
    <w:p w:rsidR="00B06EF9" w:rsidRPr="00B06EF9" w:rsidRDefault="00B06EF9" w:rsidP="00B06EF9">
      <w:pPr>
        <w:autoSpaceDE w:val="0"/>
        <w:autoSpaceDN w:val="0"/>
        <w:adjustRightInd w:val="0"/>
        <w:rPr>
          <w:ins w:id="364" w:author="Wolff, Michael" w:date="2016-02-24T15:46:00Z"/>
          <w:rFonts w:ascii="Courier New" w:hAnsi="Courier New" w:cs="Courier New"/>
          <w:sz w:val="18"/>
          <w:szCs w:val="22"/>
        </w:rPr>
      </w:pPr>
      <w:ins w:id="365" w:author="Wolff, Michael" w:date="2016-02-24T15:46:00Z">
        <w:r w:rsidRPr="00B06EF9">
          <w:rPr>
            <w:rFonts w:ascii="Courier New" w:hAnsi="Courier New" w:cs="Courier New"/>
            <w:sz w:val="18"/>
            <w:szCs w:val="22"/>
          </w:rPr>
          <w:t>&lt;br&gt;&lt;br&gt;</w:t>
        </w:r>
      </w:ins>
    </w:p>
    <w:p w:rsidR="00B06EF9" w:rsidRPr="00B06EF9" w:rsidRDefault="00B06EF9" w:rsidP="00B06EF9">
      <w:pPr>
        <w:autoSpaceDE w:val="0"/>
        <w:autoSpaceDN w:val="0"/>
        <w:adjustRightInd w:val="0"/>
        <w:rPr>
          <w:ins w:id="366" w:author="Wolff, Michael" w:date="2016-02-24T15:46:00Z"/>
          <w:rFonts w:ascii="Courier New" w:hAnsi="Courier New" w:cs="Courier New"/>
          <w:sz w:val="18"/>
          <w:szCs w:val="22"/>
        </w:rPr>
      </w:pPr>
      <w:ins w:id="367" w:author="Wolff, Michael" w:date="2016-02-24T15:46:00Z">
        <w:r w:rsidRPr="00B06EF9">
          <w:rPr>
            <w:rFonts w:ascii="Courier New" w:hAnsi="Courier New" w:cs="Courier New"/>
            <w:sz w:val="18"/>
            <w:szCs w:val="22"/>
          </w:rPr>
          <w:t>&lt;a href="/cgi-bin/altgUtilScreen.py"&gt; Test Utilities Menu &lt;/a&gt;</w:t>
        </w:r>
      </w:ins>
    </w:p>
    <w:p w:rsidR="00B06EF9" w:rsidRPr="00B06EF9" w:rsidRDefault="00B06EF9" w:rsidP="00B06EF9">
      <w:pPr>
        <w:autoSpaceDE w:val="0"/>
        <w:autoSpaceDN w:val="0"/>
        <w:adjustRightInd w:val="0"/>
        <w:rPr>
          <w:ins w:id="368" w:author="Wolff, Michael" w:date="2016-02-24T15:46:00Z"/>
          <w:rFonts w:ascii="Courier New" w:hAnsi="Courier New" w:cs="Courier New"/>
          <w:sz w:val="18"/>
          <w:szCs w:val="22"/>
        </w:rPr>
      </w:pPr>
      <w:ins w:id="369" w:author="Wolff, Michael" w:date="2016-02-24T15:46:00Z">
        <w:r w:rsidRPr="00B06EF9">
          <w:rPr>
            <w:rFonts w:ascii="Courier New" w:hAnsi="Courier New" w:cs="Courier New"/>
            <w:sz w:val="18"/>
            <w:szCs w:val="22"/>
          </w:rPr>
          <w:t>&lt;br&gt;&lt;br&gt;</w:t>
        </w:r>
      </w:ins>
    </w:p>
    <w:p w:rsidR="00B06EF9" w:rsidRPr="00B06EF9" w:rsidRDefault="00B06EF9" w:rsidP="00B06EF9">
      <w:pPr>
        <w:autoSpaceDE w:val="0"/>
        <w:autoSpaceDN w:val="0"/>
        <w:adjustRightInd w:val="0"/>
        <w:rPr>
          <w:ins w:id="370" w:author="Wolff, Michael" w:date="2016-02-24T15:46:00Z"/>
          <w:rFonts w:ascii="Courier New" w:hAnsi="Courier New" w:cs="Courier New"/>
          <w:sz w:val="18"/>
          <w:szCs w:val="22"/>
        </w:rPr>
      </w:pPr>
      <w:ins w:id="371" w:author="Wolff, Michael" w:date="2016-02-24T15:46:00Z">
        <w:r w:rsidRPr="00B06EF9">
          <w:rPr>
            <w:rFonts w:ascii="Courier New" w:hAnsi="Courier New" w:cs="Courier New"/>
            <w:sz w:val="18"/>
            <w:szCs w:val="22"/>
          </w:rPr>
          <w:t>&lt;a href="/cgi-bin/reda/index.php"&gt; ReDa Menu &lt;/a&gt;</w:t>
        </w:r>
      </w:ins>
    </w:p>
    <w:p w:rsidR="00B06EF9" w:rsidRPr="00B06EF9" w:rsidRDefault="00B06EF9" w:rsidP="00B06EF9">
      <w:pPr>
        <w:autoSpaceDE w:val="0"/>
        <w:autoSpaceDN w:val="0"/>
        <w:adjustRightInd w:val="0"/>
        <w:rPr>
          <w:ins w:id="372" w:author="Wolff, Michael" w:date="2016-02-24T15:46:00Z"/>
          <w:rFonts w:ascii="Courier New" w:hAnsi="Courier New" w:cs="Courier New"/>
          <w:sz w:val="18"/>
          <w:szCs w:val="22"/>
        </w:rPr>
      </w:pPr>
      <w:ins w:id="373" w:author="Wolff, Michael" w:date="2016-02-24T15:46:00Z">
        <w:r w:rsidRPr="00B06EF9">
          <w:rPr>
            <w:rFonts w:ascii="Courier New" w:hAnsi="Courier New" w:cs="Courier New"/>
            <w:sz w:val="18"/>
            <w:szCs w:val="22"/>
          </w:rPr>
          <w:t>&lt;/font&gt;</w:t>
        </w:r>
      </w:ins>
    </w:p>
    <w:p w:rsidR="00B06EF9" w:rsidRPr="00B06EF9" w:rsidRDefault="00B06EF9" w:rsidP="00B06EF9">
      <w:pPr>
        <w:autoSpaceDE w:val="0"/>
        <w:autoSpaceDN w:val="0"/>
        <w:adjustRightInd w:val="0"/>
        <w:rPr>
          <w:ins w:id="374" w:author="Wolff, Michael" w:date="2016-02-24T15:46:00Z"/>
          <w:rFonts w:ascii="Courier New" w:hAnsi="Courier New" w:cs="Courier New"/>
          <w:sz w:val="18"/>
          <w:szCs w:val="22"/>
        </w:rPr>
      </w:pPr>
    </w:p>
    <w:p w:rsidR="00B06EF9" w:rsidRPr="00B06EF9" w:rsidRDefault="00B06EF9" w:rsidP="00B06EF9">
      <w:pPr>
        <w:autoSpaceDE w:val="0"/>
        <w:autoSpaceDN w:val="0"/>
        <w:adjustRightInd w:val="0"/>
        <w:rPr>
          <w:ins w:id="375" w:author="Wolff, Michael" w:date="2016-02-24T15:46:00Z"/>
          <w:rFonts w:ascii="Courier New" w:hAnsi="Courier New" w:cs="Courier New"/>
          <w:sz w:val="18"/>
          <w:szCs w:val="22"/>
        </w:rPr>
      </w:pPr>
      <w:ins w:id="376" w:author="Wolff, Michael" w:date="2016-02-24T15:46:00Z">
        <w:r w:rsidRPr="00B06EF9">
          <w:rPr>
            <w:rFonts w:ascii="Courier New" w:hAnsi="Courier New" w:cs="Courier New"/>
            <w:sz w:val="18"/>
            <w:szCs w:val="22"/>
          </w:rPr>
          <w:t>&lt;/body&gt;</w:t>
        </w:r>
      </w:ins>
    </w:p>
    <w:p w:rsidR="00B06EF9" w:rsidRDefault="00B06EF9" w:rsidP="00B06EF9">
      <w:pPr>
        <w:autoSpaceDE w:val="0"/>
        <w:autoSpaceDN w:val="0"/>
        <w:adjustRightInd w:val="0"/>
        <w:rPr>
          <w:ins w:id="377" w:author="Wolff, Michael" w:date="2016-02-24T15:46:00Z"/>
          <w:rFonts w:ascii="Courier New" w:hAnsi="Courier New" w:cs="Courier New"/>
          <w:sz w:val="18"/>
          <w:szCs w:val="22"/>
        </w:rPr>
      </w:pPr>
      <w:ins w:id="378" w:author="Wolff, Michael" w:date="2016-02-24T15:46:00Z">
        <w:r w:rsidRPr="00B06EF9">
          <w:rPr>
            <w:rFonts w:ascii="Courier New" w:hAnsi="Courier New" w:cs="Courier New"/>
            <w:sz w:val="18"/>
            <w:szCs w:val="22"/>
          </w:rPr>
          <w:t xml:space="preserve">&lt;/html&gt; </w:t>
        </w:r>
      </w:ins>
    </w:p>
    <w:p w:rsidR="000603B8" w:rsidRPr="00F85A2B" w:rsidDel="00B06EF9" w:rsidRDefault="000603B8" w:rsidP="00B06EF9">
      <w:pPr>
        <w:autoSpaceDE w:val="0"/>
        <w:autoSpaceDN w:val="0"/>
        <w:adjustRightInd w:val="0"/>
        <w:rPr>
          <w:del w:id="379" w:author="Wolff, Michael" w:date="2016-02-24T15:46:00Z"/>
          <w:rFonts w:ascii="Courier New" w:hAnsi="Courier New" w:cs="Courier New"/>
          <w:sz w:val="18"/>
          <w:szCs w:val="22"/>
        </w:rPr>
      </w:pPr>
      <w:del w:id="380" w:author="Wolff, Michael" w:date="2016-02-24T15:46:00Z">
        <w:r w:rsidRPr="00F85A2B" w:rsidDel="00B06EF9">
          <w:rPr>
            <w:rFonts w:ascii="Courier New" w:hAnsi="Courier New" w:cs="Courier New"/>
            <w:sz w:val="18"/>
            <w:szCs w:val="22"/>
          </w:rPr>
          <w:delText>&lt;!DOCTYPE html&gt;</w:delText>
        </w:r>
      </w:del>
    </w:p>
    <w:p w:rsidR="000603B8" w:rsidRPr="00F85A2B" w:rsidDel="00B06EF9" w:rsidRDefault="000603B8" w:rsidP="000603B8">
      <w:pPr>
        <w:autoSpaceDE w:val="0"/>
        <w:autoSpaceDN w:val="0"/>
        <w:adjustRightInd w:val="0"/>
        <w:rPr>
          <w:del w:id="381" w:author="Wolff, Michael" w:date="2016-02-24T15:46:00Z"/>
          <w:rFonts w:ascii="Courier New" w:hAnsi="Courier New" w:cs="Courier New"/>
          <w:sz w:val="18"/>
          <w:szCs w:val="22"/>
        </w:rPr>
      </w:pPr>
      <w:del w:id="382" w:author="Wolff, Michael" w:date="2016-02-24T15:46:00Z">
        <w:r w:rsidRPr="00F85A2B" w:rsidDel="00B06EF9">
          <w:rPr>
            <w:rFonts w:ascii="Courier New" w:hAnsi="Courier New" w:cs="Courier New"/>
            <w:sz w:val="18"/>
            <w:szCs w:val="22"/>
          </w:rPr>
          <w:delText>&lt;html&gt;</w:delText>
        </w:r>
      </w:del>
    </w:p>
    <w:p w:rsidR="000603B8" w:rsidRPr="00F85A2B" w:rsidDel="00B06EF9" w:rsidRDefault="000603B8" w:rsidP="000603B8">
      <w:pPr>
        <w:autoSpaceDE w:val="0"/>
        <w:autoSpaceDN w:val="0"/>
        <w:adjustRightInd w:val="0"/>
        <w:rPr>
          <w:del w:id="383" w:author="Wolff, Michael" w:date="2016-02-24T15:46:00Z"/>
          <w:rFonts w:ascii="Courier New" w:hAnsi="Courier New" w:cs="Courier New"/>
          <w:sz w:val="18"/>
          <w:szCs w:val="22"/>
        </w:rPr>
      </w:pPr>
      <w:del w:id="384" w:author="Wolff, Michael" w:date="2016-02-24T15:46:00Z">
        <w:r w:rsidRPr="00F85A2B" w:rsidDel="00B06EF9">
          <w:rPr>
            <w:rFonts w:ascii="Courier New" w:hAnsi="Courier New" w:cs="Courier New"/>
            <w:sz w:val="18"/>
            <w:szCs w:val="22"/>
          </w:rPr>
          <w:delText>&lt;head&gt;</w:delText>
        </w:r>
      </w:del>
    </w:p>
    <w:p w:rsidR="000603B8" w:rsidRPr="00F85A2B" w:rsidDel="00B06EF9" w:rsidRDefault="000603B8" w:rsidP="000603B8">
      <w:pPr>
        <w:autoSpaceDE w:val="0"/>
        <w:autoSpaceDN w:val="0"/>
        <w:adjustRightInd w:val="0"/>
        <w:rPr>
          <w:del w:id="385" w:author="Wolff, Michael" w:date="2016-02-24T15:46:00Z"/>
          <w:rFonts w:ascii="Courier New" w:hAnsi="Courier New" w:cs="Courier New"/>
          <w:sz w:val="18"/>
          <w:szCs w:val="22"/>
        </w:rPr>
      </w:pPr>
      <w:del w:id="386" w:author="Wolff, Michael" w:date="2016-02-24T15:46:00Z">
        <w:r w:rsidRPr="00F85A2B" w:rsidDel="00B06EF9">
          <w:rPr>
            <w:rFonts w:ascii="Courier New" w:hAnsi="Courier New" w:cs="Courier New"/>
            <w:sz w:val="18"/>
            <w:szCs w:val="22"/>
          </w:rPr>
          <w:delText>&lt;title&gt;Home-AL Test Automation&lt;/title&gt;</w:delText>
        </w:r>
      </w:del>
    </w:p>
    <w:p w:rsidR="000603B8" w:rsidRPr="00F85A2B" w:rsidDel="00B06EF9" w:rsidRDefault="000603B8" w:rsidP="000603B8">
      <w:pPr>
        <w:autoSpaceDE w:val="0"/>
        <w:autoSpaceDN w:val="0"/>
        <w:adjustRightInd w:val="0"/>
        <w:rPr>
          <w:del w:id="387" w:author="Wolff, Michael" w:date="2016-02-24T15:46:00Z"/>
          <w:rFonts w:ascii="Courier New" w:hAnsi="Courier New" w:cs="Courier New"/>
          <w:sz w:val="18"/>
          <w:szCs w:val="22"/>
        </w:rPr>
      </w:pPr>
      <w:del w:id="388" w:author="Wolff, Michael" w:date="2016-02-24T15:46:00Z">
        <w:r w:rsidRPr="00F85A2B" w:rsidDel="00B06EF9">
          <w:rPr>
            <w:rFonts w:ascii="Courier New" w:hAnsi="Courier New" w:cs="Courier New"/>
            <w:sz w:val="18"/>
            <w:szCs w:val="22"/>
          </w:rPr>
          <w:delText>&lt;/head&gt;</w:delText>
        </w:r>
      </w:del>
    </w:p>
    <w:p w:rsidR="000603B8" w:rsidRPr="00F85A2B" w:rsidDel="00B06EF9" w:rsidRDefault="000603B8" w:rsidP="000603B8">
      <w:pPr>
        <w:autoSpaceDE w:val="0"/>
        <w:autoSpaceDN w:val="0"/>
        <w:adjustRightInd w:val="0"/>
        <w:rPr>
          <w:del w:id="389" w:author="Wolff, Michael" w:date="2016-02-24T15:46:00Z"/>
          <w:rFonts w:ascii="Courier New" w:hAnsi="Courier New" w:cs="Courier New"/>
          <w:sz w:val="18"/>
          <w:szCs w:val="22"/>
        </w:rPr>
      </w:pPr>
      <w:del w:id="390" w:author="Wolff, Michael" w:date="2016-02-24T15:46:00Z">
        <w:r w:rsidRPr="00F85A2B" w:rsidDel="00B06EF9">
          <w:rPr>
            <w:rFonts w:ascii="Courier New" w:hAnsi="Courier New" w:cs="Courier New"/>
            <w:sz w:val="18"/>
            <w:szCs w:val="22"/>
          </w:rPr>
          <w:delText>&lt;body&gt;</w:delText>
        </w:r>
      </w:del>
    </w:p>
    <w:p w:rsidR="000603B8" w:rsidRPr="00F85A2B" w:rsidDel="00B06EF9" w:rsidRDefault="000603B8" w:rsidP="000603B8">
      <w:pPr>
        <w:autoSpaceDE w:val="0"/>
        <w:autoSpaceDN w:val="0"/>
        <w:adjustRightInd w:val="0"/>
        <w:rPr>
          <w:del w:id="391" w:author="Wolff, Michael" w:date="2016-02-24T15:46:00Z"/>
          <w:rFonts w:ascii="Courier New" w:hAnsi="Courier New" w:cs="Courier New"/>
          <w:sz w:val="18"/>
          <w:szCs w:val="22"/>
        </w:rPr>
      </w:pPr>
    </w:p>
    <w:p w:rsidR="000603B8" w:rsidRPr="00F85A2B" w:rsidDel="00B06EF9" w:rsidRDefault="000603B8" w:rsidP="000603B8">
      <w:pPr>
        <w:autoSpaceDE w:val="0"/>
        <w:autoSpaceDN w:val="0"/>
        <w:adjustRightInd w:val="0"/>
        <w:rPr>
          <w:del w:id="392" w:author="Wolff, Michael" w:date="2016-02-24T15:46:00Z"/>
          <w:rFonts w:ascii="Courier New" w:hAnsi="Courier New" w:cs="Courier New"/>
          <w:sz w:val="18"/>
          <w:szCs w:val="22"/>
        </w:rPr>
      </w:pPr>
      <w:del w:id="393" w:author="Wolff, Michael" w:date="2016-02-24T15:46:00Z">
        <w:r w:rsidRPr="00F85A2B" w:rsidDel="00B06EF9">
          <w:rPr>
            <w:rFonts w:ascii="Courier New" w:hAnsi="Courier New" w:cs="Courier New"/>
            <w:sz w:val="18"/>
            <w:szCs w:val="22"/>
          </w:rPr>
          <w:delText>ArcLight Test Automation Homepage</w:delText>
        </w:r>
      </w:del>
    </w:p>
    <w:p w:rsidR="000603B8" w:rsidRPr="00F85A2B" w:rsidDel="00B06EF9" w:rsidRDefault="000603B8" w:rsidP="000603B8">
      <w:pPr>
        <w:autoSpaceDE w:val="0"/>
        <w:autoSpaceDN w:val="0"/>
        <w:adjustRightInd w:val="0"/>
        <w:rPr>
          <w:del w:id="394" w:author="Wolff, Michael" w:date="2016-02-24T15:46:00Z"/>
          <w:rFonts w:ascii="Courier New" w:hAnsi="Courier New" w:cs="Courier New"/>
          <w:sz w:val="18"/>
          <w:szCs w:val="22"/>
        </w:rPr>
      </w:pPr>
    </w:p>
    <w:p w:rsidR="000603B8" w:rsidRPr="00F85A2B" w:rsidDel="00B06EF9" w:rsidRDefault="000603B8" w:rsidP="000603B8">
      <w:pPr>
        <w:autoSpaceDE w:val="0"/>
        <w:autoSpaceDN w:val="0"/>
        <w:adjustRightInd w:val="0"/>
        <w:rPr>
          <w:del w:id="395" w:author="Wolff, Michael" w:date="2016-02-24T15:46:00Z"/>
          <w:rFonts w:ascii="Courier New" w:hAnsi="Courier New" w:cs="Courier New"/>
          <w:sz w:val="18"/>
          <w:szCs w:val="22"/>
        </w:rPr>
      </w:pPr>
      <w:del w:id="396" w:author="Wolff, Michael" w:date="2016-02-24T15:46:00Z">
        <w:r w:rsidRPr="00F85A2B" w:rsidDel="00B06EF9">
          <w:rPr>
            <w:rFonts w:ascii="Courier New" w:hAnsi="Courier New" w:cs="Courier New"/>
            <w:sz w:val="18"/>
            <w:szCs w:val="22"/>
          </w:rPr>
          <w:delText>&lt;form action="</w:delText>
        </w:r>
        <w:r w:rsidR="0090575C" w:rsidDel="00B06EF9">
          <w:rPr>
            <w:rFonts w:ascii="Courier New" w:hAnsi="Courier New" w:cs="Courier New"/>
            <w:sz w:val="18"/>
            <w:szCs w:val="22"/>
          </w:rPr>
          <w:delText>altgTest.p</w:delText>
        </w:r>
        <w:r w:rsidR="00A208CF" w:rsidDel="00B06EF9">
          <w:rPr>
            <w:rFonts w:ascii="Courier New" w:hAnsi="Courier New" w:cs="Courier New"/>
            <w:sz w:val="18"/>
            <w:szCs w:val="22"/>
          </w:rPr>
          <w:delText>y</w:delText>
        </w:r>
        <w:r w:rsidRPr="00F85A2B" w:rsidDel="00B06EF9">
          <w:rPr>
            <w:rFonts w:ascii="Courier New" w:hAnsi="Courier New" w:cs="Courier New"/>
            <w:sz w:val="18"/>
            <w:szCs w:val="22"/>
          </w:rPr>
          <w:delText>"&gt;</w:delText>
        </w:r>
      </w:del>
    </w:p>
    <w:p w:rsidR="000603B8" w:rsidRPr="00F85A2B" w:rsidDel="00B06EF9" w:rsidRDefault="000603B8" w:rsidP="000603B8">
      <w:pPr>
        <w:autoSpaceDE w:val="0"/>
        <w:autoSpaceDN w:val="0"/>
        <w:adjustRightInd w:val="0"/>
        <w:rPr>
          <w:del w:id="397" w:author="Wolff, Michael" w:date="2016-02-24T15:46:00Z"/>
          <w:rFonts w:ascii="Courier New" w:hAnsi="Courier New" w:cs="Courier New"/>
          <w:sz w:val="18"/>
          <w:szCs w:val="22"/>
        </w:rPr>
      </w:pPr>
      <w:del w:id="398" w:author="Wolff, Michael" w:date="2016-02-24T15:46:00Z">
        <w:r w:rsidRPr="00F85A2B" w:rsidDel="00B06EF9">
          <w:rPr>
            <w:rFonts w:ascii="Courier New" w:hAnsi="Courier New" w:cs="Courier New"/>
            <w:sz w:val="18"/>
            <w:szCs w:val="22"/>
          </w:rPr>
          <w:delText>&lt;br&gt;</w:delText>
        </w:r>
      </w:del>
    </w:p>
    <w:p w:rsidR="000603B8" w:rsidRPr="00F85A2B" w:rsidDel="00B06EF9" w:rsidRDefault="000603B8" w:rsidP="000603B8">
      <w:pPr>
        <w:autoSpaceDE w:val="0"/>
        <w:autoSpaceDN w:val="0"/>
        <w:adjustRightInd w:val="0"/>
        <w:rPr>
          <w:del w:id="399" w:author="Wolff, Michael" w:date="2016-02-24T15:46:00Z"/>
          <w:rFonts w:ascii="Courier New" w:hAnsi="Courier New" w:cs="Courier New"/>
          <w:sz w:val="18"/>
          <w:szCs w:val="22"/>
        </w:rPr>
      </w:pPr>
      <w:del w:id="400" w:author="Wolff, Michael" w:date="2016-02-24T15:46:00Z">
        <w:r w:rsidRPr="00F85A2B" w:rsidDel="00B06EF9">
          <w:rPr>
            <w:rFonts w:ascii="Courier New" w:hAnsi="Courier New" w:cs="Courier New"/>
            <w:sz w:val="18"/>
            <w:szCs w:val="22"/>
          </w:rPr>
          <w:delText>&lt;input type="submit" value="Launch"&gt;</w:delText>
        </w:r>
      </w:del>
    </w:p>
    <w:p w:rsidR="000603B8" w:rsidRPr="00F85A2B" w:rsidDel="00B06EF9" w:rsidRDefault="000603B8" w:rsidP="000603B8">
      <w:pPr>
        <w:autoSpaceDE w:val="0"/>
        <w:autoSpaceDN w:val="0"/>
        <w:adjustRightInd w:val="0"/>
        <w:rPr>
          <w:del w:id="401" w:author="Wolff, Michael" w:date="2016-02-24T15:46:00Z"/>
          <w:rFonts w:ascii="Courier New" w:hAnsi="Courier New" w:cs="Courier New"/>
          <w:sz w:val="18"/>
          <w:szCs w:val="22"/>
        </w:rPr>
      </w:pPr>
      <w:del w:id="402" w:author="Wolff, Michael" w:date="2016-02-24T15:46:00Z">
        <w:r w:rsidRPr="00F85A2B" w:rsidDel="00B06EF9">
          <w:rPr>
            <w:rFonts w:ascii="Courier New" w:hAnsi="Courier New" w:cs="Courier New"/>
            <w:sz w:val="18"/>
            <w:szCs w:val="22"/>
          </w:rPr>
          <w:delText>&lt;/form&gt;</w:delText>
        </w:r>
      </w:del>
    </w:p>
    <w:p w:rsidR="000603B8" w:rsidRPr="00F85A2B" w:rsidDel="00B06EF9" w:rsidRDefault="000603B8" w:rsidP="000603B8">
      <w:pPr>
        <w:autoSpaceDE w:val="0"/>
        <w:autoSpaceDN w:val="0"/>
        <w:adjustRightInd w:val="0"/>
        <w:rPr>
          <w:del w:id="403" w:author="Wolff, Michael" w:date="2016-02-24T15:46:00Z"/>
          <w:rFonts w:ascii="Courier New" w:hAnsi="Courier New" w:cs="Courier New"/>
          <w:sz w:val="18"/>
          <w:szCs w:val="22"/>
        </w:rPr>
      </w:pPr>
      <w:del w:id="404" w:author="Wolff, Michael" w:date="2016-02-24T15:46:00Z">
        <w:r w:rsidRPr="00F85A2B" w:rsidDel="00B06EF9">
          <w:rPr>
            <w:rFonts w:ascii="Courier New" w:hAnsi="Courier New" w:cs="Courier New"/>
            <w:sz w:val="18"/>
            <w:szCs w:val="22"/>
          </w:rPr>
          <w:delText>&lt;form action="</w:delText>
        </w:r>
        <w:r w:rsidR="0090575C" w:rsidDel="00B06EF9">
          <w:rPr>
            <w:rFonts w:ascii="Courier New" w:hAnsi="Courier New" w:cs="Courier New"/>
            <w:sz w:val="18"/>
            <w:szCs w:val="22"/>
          </w:rPr>
          <w:delText>altgStatus.p</w:delText>
        </w:r>
        <w:r w:rsidR="00A208CF" w:rsidDel="00B06EF9">
          <w:rPr>
            <w:rFonts w:ascii="Courier New" w:hAnsi="Courier New" w:cs="Courier New"/>
            <w:sz w:val="18"/>
            <w:szCs w:val="22"/>
          </w:rPr>
          <w:delText>y</w:delText>
        </w:r>
        <w:r w:rsidRPr="00F85A2B" w:rsidDel="00B06EF9">
          <w:rPr>
            <w:rFonts w:ascii="Courier New" w:hAnsi="Courier New" w:cs="Courier New"/>
            <w:sz w:val="18"/>
            <w:szCs w:val="22"/>
          </w:rPr>
          <w:delText>"&gt;</w:delText>
        </w:r>
      </w:del>
    </w:p>
    <w:p w:rsidR="000603B8" w:rsidRPr="00F85A2B" w:rsidDel="00B06EF9" w:rsidRDefault="000603B8" w:rsidP="000603B8">
      <w:pPr>
        <w:autoSpaceDE w:val="0"/>
        <w:autoSpaceDN w:val="0"/>
        <w:adjustRightInd w:val="0"/>
        <w:rPr>
          <w:del w:id="405" w:author="Wolff, Michael" w:date="2016-02-24T15:46:00Z"/>
          <w:rFonts w:ascii="Courier New" w:hAnsi="Courier New" w:cs="Courier New"/>
          <w:sz w:val="18"/>
          <w:szCs w:val="22"/>
        </w:rPr>
      </w:pPr>
      <w:del w:id="406" w:author="Wolff, Michael" w:date="2016-02-24T15:46:00Z">
        <w:r w:rsidRPr="00F85A2B" w:rsidDel="00B06EF9">
          <w:rPr>
            <w:rFonts w:ascii="Courier New" w:hAnsi="Courier New" w:cs="Courier New"/>
            <w:sz w:val="18"/>
            <w:szCs w:val="22"/>
          </w:rPr>
          <w:delText>&lt;br&gt;</w:delText>
        </w:r>
      </w:del>
    </w:p>
    <w:p w:rsidR="000603B8" w:rsidRPr="00F85A2B" w:rsidDel="00B06EF9" w:rsidRDefault="000603B8" w:rsidP="000603B8">
      <w:pPr>
        <w:autoSpaceDE w:val="0"/>
        <w:autoSpaceDN w:val="0"/>
        <w:adjustRightInd w:val="0"/>
        <w:rPr>
          <w:del w:id="407" w:author="Wolff, Michael" w:date="2016-02-24T15:46:00Z"/>
          <w:rFonts w:ascii="Courier New" w:hAnsi="Courier New" w:cs="Courier New"/>
          <w:sz w:val="18"/>
          <w:szCs w:val="22"/>
        </w:rPr>
      </w:pPr>
      <w:del w:id="408" w:author="Wolff, Michael" w:date="2016-02-24T15:46:00Z">
        <w:r w:rsidRPr="00F85A2B" w:rsidDel="00B06EF9">
          <w:rPr>
            <w:rFonts w:ascii="Courier New" w:hAnsi="Courier New" w:cs="Courier New"/>
            <w:sz w:val="18"/>
            <w:szCs w:val="22"/>
          </w:rPr>
          <w:delText>&lt;input type="submit" value="Results"&gt;</w:delText>
        </w:r>
      </w:del>
    </w:p>
    <w:p w:rsidR="000603B8" w:rsidRPr="00F85A2B" w:rsidDel="00B06EF9" w:rsidRDefault="000603B8" w:rsidP="000603B8">
      <w:pPr>
        <w:autoSpaceDE w:val="0"/>
        <w:autoSpaceDN w:val="0"/>
        <w:adjustRightInd w:val="0"/>
        <w:rPr>
          <w:del w:id="409" w:author="Wolff, Michael" w:date="2016-02-24T15:46:00Z"/>
          <w:rFonts w:ascii="Courier New" w:hAnsi="Courier New" w:cs="Courier New"/>
          <w:sz w:val="18"/>
          <w:szCs w:val="22"/>
        </w:rPr>
      </w:pPr>
      <w:del w:id="410" w:author="Wolff, Michael" w:date="2016-02-24T15:46:00Z">
        <w:r w:rsidRPr="00F85A2B" w:rsidDel="00B06EF9">
          <w:rPr>
            <w:rFonts w:ascii="Courier New" w:hAnsi="Courier New" w:cs="Courier New"/>
            <w:sz w:val="18"/>
            <w:szCs w:val="22"/>
          </w:rPr>
          <w:delText>&lt;/form&gt;</w:delText>
        </w:r>
      </w:del>
    </w:p>
    <w:p w:rsidR="000603B8" w:rsidRPr="00F85A2B" w:rsidDel="00B06EF9" w:rsidRDefault="000603B8" w:rsidP="000603B8">
      <w:pPr>
        <w:autoSpaceDE w:val="0"/>
        <w:autoSpaceDN w:val="0"/>
        <w:adjustRightInd w:val="0"/>
        <w:rPr>
          <w:del w:id="411" w:author="Wolff, Michael" w:date="2016-02-24T15:46:00Z"/>
          <w:rFonts w:ascii="Courier New" w:hAnsi="Courier New" w:cs="Courier New"/>
          <w:sz w:val="18"/>
          <w:szCs w:val="22"/>
        </w:rPr>
      </w:pPr>
      <w:del w:id="412" w:author="Wolff, Michael" w:date="2016-02-24T15:46:00Z">
        <w:r w:rsidRPr="00F85A2B" w:rsidDel="00B06EF9">
          <w:rPr>
            <w:rFonts w:ascii="Courier New" w:hAnsi="Courier New" w:cs="Courier New"/>
            <w:sz w:val="18"/>
            <w:szCs w:val="22"/>
          </w:rPr>
          <w:delText>&lt;form action="</w:delText>
        </w:r>
        <w:r w:rsidR="0090575C" w:rsidDel="00B06EF9">
          <w:rPr>
            <w:rFonts w:ascii="Courier New" w:hAnsi="Courier New" w:cs="Courier New"/>
            <w:sz w:val="18"/>
            <w:szCs w:val="22"/>
          </w:rPr>
          <w:delText>altgConfig.p</w:delText>
        </w:r>
        <w:r w:rsidR="00A208CF" w:rsidDel="00B06EF9">
          <w:rPr>
            <w:rFonts w:ascii="Courier New" w:hAnsi="Courier New" w:cs="Courier New"/>
            <w:sz w:val="18"/>
            <w:szCs w:val="22"/>
          </w:rPr>
          <w:delText>y</w:delText>
        </w:r>
        <w:r w:rsidRPr="00F85A2B" w:rsidDel="00B06EF9">
          <w:rPr>
            <w:rFonts w:ascii="Courier New" w:hAnsi="Courier New" w:cs="Courier New"/>
            <w:sz w:val="18"/>
            <w:szCs w:val="22"/>
          </w:rPr>
          <w:delText>"&gt;</w:delText>
        </w:r>
      </w:del>
    </w:p>
    <w:p w:rsidR="000603B8" w:rsidRPr="00F85A2B" w:rsidDel="00B06EF9" w:rsidRDefault="000603B8" w:rsidP="000603B8">
      <w:pPr>
        <w:autoSpaceDE w:val="0"/>
        <w:autoSpaceDN w:val="0"/>
        <w:adjustRightInd w:val="0"/>
        <w:rPr>
          <w:del w:id="413" w:author="Wolff, Michael" w:date="2016-02-24T15:46:00Z"/>
          <w:rFonts w:ascii="Courier New" w:hAnsi="Courier New" w:cs="Courier New"/>
          <w:sz w:val="18"/>
          <w:szCs w:val="22"/>
        </w:rPr>
      </w:pPr>
      <w:del w:id="414" w:author="Wolff, Michael" w:date="2016-02-24T15:46:00Z">
        <w:r w:rsidRPr="00F85A2B" w:rsidDel="00B06EF9">
          <w:rPr>
            <w:rFonts w:ascii="Courier New" w:hAnsi="Courier New" w:cs="Courier New"/>
            <w:sz w:val="18"/>
            <w:szCs w:val="22"/>
          </w:rPr>
          <w:delText>&lt;br&gt;</w:delText>
        </w:r>
      </w:del>
    </w:p>
    <w:p w:rsidR="000603B8" w:rsidRPr="00F85A2B" w:rsidDel="00B06EF9" w:rsidRDefault="000603B8" w:rsidP="000603B8">
      <w:pPr>
        <w:autoSpaceDE w:val="0"/>
        <w:autoSpaceDN w:val="0"/>
        <w:adjustRightInd w:val="0"/>
        <w:rPr>
          <w:del w:id="415" w:author="Wolff, Michael" w:date="2016-02-24T15:46:00Z"/>
          <w:rFonts w:ascii="Courier New" w:hAnsi="Courier New" w:cs="Courier New"/>
          <w:sz w:val="18"/>
          <w:szCs w:val="22"/>
        </w:rPr>
      </w:pPr>
      <w:del w:id="416" w:author="Wolff, Michael" w:date="2016-02-24T15:46:00Z">
        <w:r w:rsidRPr="00F85A2B" w:rsidDel="00B06EF9">
          <w:rPr>
            <w:rFonts w:ascii="Courier New" w:hAnsi="Courier New" w:cs="Courier New"/>
            <w:sz w:val="18"/>
            <w:szCs w:val="22"/>
          </w:rPr>
          <w:delText>&lt;input type="submit" value="Config"&gt;</w:delText>
        </w:r>
      </w:del>
    </w:p>
    <w:p w:rsidR="000603B8" w:rsidRPr="00F85A2B" w:rsidDel="00B06EF9" w:rsidRDefault="000603B8" w:rsidP="000603B8">
      <w:pPr>
        <w:autoSpaceDE w:val="0"/>
        <w:autoSpaceDN w:val="0"/>
        <w:adjustRightInd w:val="0"/>
        <w:rPr>
          <w:del w:id="417" w:author="Wolff, Michael" w:date="2016-02-24T15:46:00Z"/>
          <w:rFonts w:ascii="Courier New" w:hAnsi="Courier New" w:cs="Courier New"/>
          <w:sz w:val="18"/>
          <w:szCs w:val="22"/>
        </w:rPr>
      </w:pPr>
      <w:del w:id="418" w:author="Wolff, Michael" w:date="2016-02-24T15:46:00Z">
        <w:r w:rsidRPr="00F85A2B" w:rsidDel="00B06EF9">
          <w:rPr>
            <w:rFonts w:ascii="Courier New" w:hAnsi="Courier New" w:cs="Courier New"/>
            <w:sz w:val="18"/>
            <w:szCs w:val="22"/>
          </w:rPr>
          <w:delText>&lt;/form&gt;</w:delText>
        </w:r>
      </w:del>
    </w:p>
    <w:p w:rsidR="000603B8" w:rsidRPr="00F85A2B" w:rsidDel="00B06EF9" w:rsidRDefault="000603B8" w:rsidP="000603B8">
      <w:pPr>
        <w:autoSpaceDE w:val="0"/>
        <w:autoSpaceDN w:val="0"/>
        <w:adjustRightInd w:val="0"/>
        <w:rPr>
          <w:del w:id="419" w:author="Wolff, Michael" w:date="2016-02-24T15:46:00Z"/>
          <w:rFonts w:ascii="Courier New" w:hAnsi="Courier New" w:cs="Courier New"/>
          <w:sz w:val="18"/>
          <w:szCs w:val="22"/>
        </w:rPr>
      </w:pPr>
    </w:p>
    <w:p w:rsidR="000603B8" w:rsidRPr="00F85A2B" w:rsidDel="00B06EF9" w:rsidRDefault="000603B8" w:rsidP="000603B8">
      <w:pPr>
        <w:autoSpaceDE w:val="0"/>
        <w:autoSpaceDN w:val="0"/>
        <w:adjustRightInd w:val="0"/>
        <w:rPr>
          <w:del w:id="420" w:author="Wolff, Michael" w:date="2016-02-24T15:46:00Z"/>
          <w:rFonts w:ascii="Courier New" w:hAnsi="Courier New" w:cs="Courier New"/>
          <w:sz w:val="18"/>
          <w:szCs w:val="22"/>
        </w:rPr>
      </w:pPr>
      <w:del w:id="421" w:author="Wolff, Michael" w:date="2016-02-24T15:46:00Z">
        <w:r w:rsidRPr="00F85A2B" w:rsidDel="00B06EF9">
          <w:rPr>
            <w:rFonts w:ascii="Courier New" w:hAnsi="Courier New" w:cs="Courier New"/>
            <w:sz w:val="18"/>
            <w:szCs w:val="22"/>
          </w:rPr>
          <w:delText>&lt;/body&gt;</w:delText>
        </w:r>
      </w:del>
    </w:p>
    <w:p w:rsidR="000603B8" w:rsidRPr="00F85A2B" w:rsidDel="00B06EF9" w:rsidRDefault="000603B8" w:rsidP="000603B8">
      <w:pPr>
        <w:autoSpaceDE w:val="0"/>
        <w:autoSpaceDN w:val="0"/>
        <w:adjustRightInd w:val="0"/>
        <w:rPr>
          <w:del w:id="422" w:author="Wolff, Michael" w:date="2016-02-24T15:46:00Z"/>
          <w:rFonts w:ascii="Courier New" w:hAnsi="Courier New" w:cs="Courier New"/>
          <w:sz w:val="18"/>
          <w:szCs w:val="22"/>
        </w:rPr>
      </w:pPr>
      <w:del w:id="423" w:author="Wolff, Michael" w:date="2016-02-24T15:46:00Z">
        <w:r w:rsidRPr="00F85A2B" w:rsidDel="00B06EF9">
          <w:rPr>
            <w:rFonts w:ascii="Courier New" w:hAnsi="Courier New" w:cs="Courier New"/>
            <w:sz w:val="18"/>
            <w:szCs w:val="22"/>
          </w:rPr>
          <w:delText>&lt;/html&gt;</w:delText>
        </w:r>
      </w:del>
    </w:p>
    <w:p w:rsidR="000603B8" w:rsidRDefault="000603B8" w:rsidP="000603B8"/>
    <w:p w:rsidR="006509D3" w:rsidRDefault="006509D3" w:rsidP="006509D3">
      <w:pPr>
        <w:pStyle w:val="Heading3"/>
      </w:pPr>
      <w:bookmarkStart w:id="424" w:name="_Toc444246725"/>
      <w:r>
        <w:lastRenderedPageBreak/>
        <w:t>Test Case Launch</w:t>
      </w:r>
      <w:bookmarkEnd w:id="424"/>
    </w:p>
    <w:p w:rsidR="00A41530" w:rsidRPr="00A41530" w:rsidRDefault="00A41530" w:rsidP="00A41530">
      <w:pPr>
        <w:pStyle w:val="BodyText"/>
      </w:pPr>
      <w:r>
        <w:t>This section contains the Test GUI script detailed designs for launching tests.</w:t>
      </w:r>
    </w:p>
    <w:p w:rsidR="00CF31DA" w:rsidRDefault="002C553C" w:rsidP="00CF31DA">
      <w:pPr>
        <w:pStyle w:val="Heading4"/>
      </w:pPr>
      <w:r>
        <w:t>altgTest</w:t>
      </w:r>
      <w:r w:rsidR="00A41530">
        <w:t>.p</w:t>
      </w:r>
      <w:r w:rsidR="00A208CF">
        <w:t>y</w:t>
      </w:r>
      <w:r>
        <w:t xml:space="preserve"> </w:t>
      </w:r>
      <w:r w:rsidR="00CF31DA">
        <w:t>Pseudo-Code</w:t>
      </w:r>
    </w:p>
    <w:p w:rsidR="00CF31DA" w:rsidRPr="000603B8" w:rsidRDefault="0090575C" w:rsidP="00CF31DA">
      <w:pPr>
        <w:pStyle w:val="BodyText"/>
      </w:pPr>
      <w:r>
        <w:t>This</w:t>
      </w:r>
      <w:r w:rsidR="00CF31DA">
        <w:t xml:space="preserve"> is the pseudo code for the ArcLight Test GUI </w:t>
      </w:r>
      <w:r w:rsidR="00501E82">
        <w:t>Launch</w:t>
      </w:r>
      <w:r w:rsidR="00CF31DA">
        <w:t xml:space="preserve"> t</w:t>
      </w:r>
      <w:r>
        <w:t>hat renders an html page shown</w:t>
      </w:r>
      <w:r w:rsidR="00CF31DA">
        <w:t xml:space="preserve"> in </w:t>
      </w:r>
      <w:r w:rsidR="00CF31DA">
        <w:fldChar w:fldCharType="begin"/>
      </w:r>
      <w:r w:rsidR="00CF31DA">
        <w:instrText xml:space="preserve"> REF _Ref416427157 \h </w:instrText>
      </w:r>
      <w:r w:rsidR="00CF31DA">
        <w:fldChar w:fldCharType="separate"/>
      </w:r>
      <w:ins w:id="425" w:author="Wolff, Michael" w:date="2016-02-26T16:43:00Z">
        <w:r w:rsidR="003363C0">
          <w:t xml:space="preserve">Figure </w:t>
        </w:r>
        <w:r w:rsidR="003363C0">
          <w:rPr>
            <w:noProof/>
          </w:rPr>
          <w:t>10</w:t>
        </w:r>
        <w:r w:rsidR="003363C0">
          <w:t xml:space="preserve"> - Test Launch Screen</w:t>
        </w:r>
      </w:ins>
      <w:r w:rsidR="00CF31DA">
        <w:fldChar w:fldCharType="end"/>
      </w:r>
      <w:r w:rsidR="00CF31DA">
        <w:t>.</w:t>
      </w:r>
    </w:p>
    <w:p w:rsidR="0027278A" w:rsidRDefault="0027278A" w:rsidP="0027278A">
      <w:pPr>
        <w:pStyle w:val="BodyText"/>
      </w:pP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&lt;!DOCTYPE html&gt;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&lt;html&gt;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&lt;head&gt;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&lt;title&gt;Home-AL Test Automation&lt;/title&gt;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&lt;/head&gt;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&lt;body&gt;</w:t>
      </w:r>
    </w:p>
    <w:p w:rsidR="003639E7" w:rsidRPr="003639E7" w:rsidRDefault="003639E7" w:rsidP="003639E7">
      <w:pPr>
        <w:autoSpaceDE w:val="0"/>
        <w:autoSpaceDN w:val="0"/>
        <w:adjustRightInd w:val="0"/>
        <w:rPr>
          <w:rFonts w:ascii="Courier New" w:hAnsi="Courier New" w:cs="Courier New"/>
          <w:sz w:val="18"/>
          <w:szCs w:val="22"/>
        </w:rPr>
      </w:pP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&lt;font size="6"&gt; ArcLight Test Automation Homepage &lt;/font&gt;</w:t>
      </w:r>
    </w:p>
    <w:p w:rsidR="003639E7" w:rsidRPr="003639E7" w:rsidRDefault="003639E7" w:rsidP="003639E7">
      <w:pPr>
        <w:autoSpaceDE w:val="0"/>
        <w:autoSpaceDN w:val="0"/>
        <w:adjustRightInd w:val="0"/>
        <w:rPr>
          <w:rFonts w:ascii="Courier New" w:hAnsi="Courier New" w:cs="Courier New"/>
          <w:sz w:val="18"/>
          <w:szCs w:val="22"/>
        </w:rPr>
      </w:pP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 xml:space="preserve">&lt;font size="4"&gt; </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&lt;br&gt;&lt;br&gt;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&lt;a href="screen_test.html"&gt; Test Procedures Launch Menu &lt;/a&gt;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&lt;br&gt;&lt;br&gt;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&lt;a href="screen_status.html"&gt; Test Results Menu &lt;/a&gt;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&lt;br&gt;&lt;br&gt;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&lt;a href="screen_config.html"&gt; Test Configuration Menu &lt;/a&gt;</w:t>
      </w: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&lt;/font&gt;</w:t>
      </w:r>
    </w:p>
    <w:p w:rsidR="003639E7" w:rsidRPr="003639E7" w:rsidRDefault="003639E7" w:rsidP="003639E7">
      <w:pPr>
        <w:autoSpaceDE w:val="0"/>
        <w:autoSpaceDN w:val="0"/>
        <w:adjustRightInd w:val="0"/>
        <w:rPr>
          <w:rFonts w:ascii="Courier New" w:hAnsi="Courier New" w:cs="Courier New"/>
          <w:sz w:val="18"/>
          <w:szCs w:val="22"/>
        </w:rPr>
      </w:pPr>
    </w:p>
    <w:p w:rsidR="003639E7" w:rsidRPr="003639E7" w:rsidRDefault="003639E7" w:rsidP="003639E7">
      <w:pPr>
        <w:autoSpaceDE w:val="0"/>
        <w:autoSpaceDN w:val="0"/>
        <w:adjustRightInd w:val="0"/>
        <w:rPr>
          <w:rFonts w:ascii="Courier New" w:hAnsi="Courier New" w:cs="Courier New"/>
          <w:sz w:val="18"/>
          <w:szCs w:val="22"/>
        </w:rPr>
      </w:pPr>
    </w:p>
    <w:p w:rsidR="003639E7" w:rsidRPr="003639E7"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&lt;/body&gt;</w:t>
      </w:r>
    </w:p>
    <w:p w:rsidR="00CF31DA" w:rsidRPr="00F85A2B" w:rsidRDefault="003639E7" w:rsidP="003639E7">
      <w:pPr>
        <w:autoSpaceDE w:val="0"/>
        <w:autoSpaceDN w:val="0"/>
        <w:adjustRightInd w:val="0"/>
        <w:rPr>
          <w:rFonts w:ascii="Courier New" w:hAnsi="Courier New" w:cs="Courier New"/>
          <w:sz w:val="18"/>
          <w:szCs w:val="22"/>
        </w:rPr>
      </w:pPr>
      <w:r w:rsidRPr="003639E7">
        <w:rPr>
          <w:rFonts w:ascii="Courier New" w:hAnsi="Courier New" w:cs="Courier New"/>
          <w:sz w:val="18"/>
          <w:szCs w:val="22"/>
        </w:rPr>
        <w:t>&lt;/html&gt;</w:t>
      </w:r>
    </w:p>
    <w:p w:rsidR="00CF31DA" w:rsidRDefault="00CF31DA" w:rsidP="0027278A">
      <w:pPr>
        <w:pStyle w:val="BodyText"/>
      </w:pPr>
    </w:p>
    <w:p w:rsidR="002C553C" w:rsidRDefault="002C553C" w:rsidP="002C553C">
      <w:pPr>
        <w:pStyle w:val="Heading4"/>
      </w:pPr>
      <w:r>
        <w:t>altgTestStart</w:t>
      </w:r>
      <w:r w:rsidR="00A41530">
        <w:t>.p</w:t>
      </w:r>
      <w:r w:rsidR="00A208CF">
        <w:t>y</w:t>
      </w:r>
      <w:r>
        <w:t xml:space="preserve"> Pseudo-Code</w:t>
      </w:r>
    </w:p>
    <w:p w:rsidR="002C553C" w:rsidRPr="0027278A" w:rsidRDefault="00A41530" w:rsidP="0027278A">
      <w:pPr>
        <w:pStyle w:val="BodyText"/>
      </w:pPr>
      <w:r>
        <w:t>The altgTestStart.php script accepts the test indicator and invokes the altcAutoMgr script providing the selected parameters.</w:t>
      </w:r>
    </w:p>
    <w:p w:rsidR="006509D3" w:rsidRDefault="006509D3" w:rsidP="006509D3">
      <w:pPr>
        <w:pStyle w:val="Heading3"/>
      </w:pPr>
      <w:bookmarkStart w:id="426" w:name="_Toc444246726"/>
      <w:r>
        <w:t>Results</w:t>
      </w:r>
      <w:bookmarkEnd w:id="426"/>
    </w:p>
    <w:p w:rsidR="00A41530" w:rsidRDefault="00A41530" w:rsidP="00A41530">
      <w:pPr>
        <w:pStyle w:val="BodyText"/>
      </w:pPr>
      <w:r>
        <w:t xml:space="preserve">This section contains the Test GUI script detailed designs for </w:t>
      </w:r>
      <w:r w:rsidR="006E7D8D">
        <w:t>reviewing results</w:t>
      </w:r>
      <w:r>
        <w:t>.</w:t>
      </w:r>
    </w:p>
    <w:p w:rsidR="00BF588B" w:rsidRDefault="00BF588B" w:rsidP="00A41530">
      <w:pPr>
        <w:pStyle w:val="BodyText"/>
      </w:pPr>
    </w:p>
    <w:p w:rsidR="00BF588B" w:rsidRPr="00A41530" w:rsidRDefault="00BF588B" w:rsidP="00A41530">
      <w:pPr>
        <w:pStyle w:val="BodyText"/>
      </w:pPr>
      <w:r w:rsidRPr="00BF588B">
        <w:rPr>
          <w:highlight w:val="yellow"/>
        </w:rPr>
        <w:t>The results should provide the info found in: //Arclight/ArcLight/SystemTest/TestReport/SED_SSCF/Bundles_v102.42_v106.46_v107.52_v108.9/Datasheet_v102.42_v106.46_v107.52_v108.9.xlsx</w:t>
      </w:r>
    </w:p>
    <w:p w:rsidR="00501E82" w:rsidRDefault="00E90628" w:rsidP="00501E82">
      <w:pPr>
        <w:pStyle w:val="Heading4"/>
      </w:pPr>
      <w:r>
        <w:t>altg</w:t>
      </w:r>
      <w:r w:rsidR="00A41530">
        <w:t>Status.p</w:t>
      </w:r>
      <w:r w:rsidR="00A208CF">
        <w:t>y</w:t>
      </w:r>
      <w:r w:rsidR="00A41530">
        <w:t xml:space="preserve"> </w:t>
      </w:r>
      <w:r w:rsidR="00501E82">
        <w:t>Pseudo-Code</w:t>
      </w:r>
    </w:p>
    <w:p w:rsidR="00501E82" w:rsidRDefault="0090575C" w:rsidP="00501E82">
      <w:pPr>
        <w:pStyle w:val="BodyText"/>
      </w:pPr>
      <w:r>
        <w:t>This</w:t>
      </w:r>
      <w:r w:rsidR="00501E82">
        <w:t xml:space="preserve"> is the pseudo code for the ArcLight Test GUI Results that renders an html page show</w:t>
      </w:r>
      <w:r>
        <w:t>n</w:t>
      </w:r>
      <w:r w:rsidR="00501E82">
        <w:t xml:space="preserve"> in </w:t>
      </w:r>
      <w:r w:rsidR="00501E82">
        <w:fldChar w:fldCharType="begin"/>
      </w:r>
      <w:r w:rsidR="00501E82">
        <w:instrText xml:space="preserve"> REF _Ref416435378 \h </w:instrText>
      </w:r>
      <w:r w:rsidR="00501E82">
        <w:fldChar w:fldCharType="separate"/>
      </w:r>
      <w:ins w:id="427" w:author="Wolff, Michael" w:date="2016-02-26T16:43:00Z">
        <w:r w:rsidR="003363C0">
          <w:t xml:space="preserve">Figure </w:t>
        </w:r>
        <w:r w:rsidR="003363C0">
          <w:rPr>
            <w:noProof/>
          </w:rPr>
          <w:t>11</w:t>
        </w:r>
        <w:r w:rsidR="003363C0">
          <w:t xml:space="preserve"> - Test Results Screen</w:t>
        </w:r>
      </w:ins>
      <w:r w:rsidR="00501E82">
        <w:fldChar w:fldCharType="end"/>
      </w:r>
      <w:r w:rsidR="00501E82">
        <w:t>.</w:t>
      </w:r>
    </w:p>
    <w:p w:rsidR="00830896" w:rsidRDefault="00830896" w:rsidP="00501E82">
      <w:pPr>
        <w:pStyle w:val="BodyText"/>
      </w:pPr>
    </w:p>
    <w:p w:rsidR="00830896" w:rsidRDefault="00AF5C7D" w:rsidP="00501E82">
      <w:pPr>
        <w:pStyle w:val="BodyText"/>
      </w:pPr>
      <w:r>
        <w:rPr>
          <w:highlight w:val="yellow"/>
        </w:rPr>
        <w:t>[TBR -</w:t>
      </w:r>
      <w:r w:rsidR="00830896" w:rsidRPr="00AF5C7D">
        <w:rPr>
          <w:highlight w:val="yellow"/>
        </w:rPr>
        <w:t xml:space="preserve"> This is the entry-point where the </w:t>
      </w:r>
      <w:r w:rsidR="006E3F68" w:rsidRPr="00AF5C7D">
        <w:rPr>
          <w:highlight w:val="yellow"/>
        </w:rPr>
        <w:t>ReDa</w:t>
      </w:r>
      <w:r w:rsidR="00830896" w:rsidRPr="00AF5C7D">
        <w:rPr>
          <w:highlight w:val="yellow"/>
        </w:rPr>
        <w:t xml:space="preserve"> web interface can be activated.</w:t>
      </w:r>
      <w:r>
        <w:t>]</w:t>
      </w:r>
    </w:p>
    <w:p w:rsidR="00501E82" w:rsidRPr="000603B8" w:rsidRDefault="00501E82" w:rsidP="00501E82">
      <w:pPr>
        <w:pStyle w:val="BodyText"/>
      </w:pP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&lt;!DOCTYPE html&gt;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&lt;html&gt;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&lt;head&gt;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&lt;title&gt;Results-AL Test Automation&lt;/title&gt;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lastRenderedPageBreak/>
        <w:t>&lt;/head&gt;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&lt;body&gt;</w:t>
      </w:r>
    </w:p>
    <w:p w:rsidR="001047CC" w:rsidRPr="001047CC" w:rsidRDefault="001047CC" w:rsidP="001047CC">
      <w:pPr>
        <w:autoSpaceDE w:val="0"/>
        <w:autoSpaceDN w:val="0"/>
        <w:adjustRightInd w:val="0"/>
        <w:rPr>
          <w:rFonts w:ascii="Courier New" w:hAnsi="Courier New" w:cs="Courier New"/>
          <w:sz w:val="18"/>
          <w:szCs w:val="18"/>
        </w:rPr>
      </w:pP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&lt;br&gt;&lt;br&gt;</w:t>
      </w:r>
    </w:p>
    <w:p w:rsidR="001047CC" w:rsidRPr="001047CC" w:rsidRDefault="001047CC" w:rsidP="001047CC">
      <w:pPr>
        <w:autoSpaceDE w:val="0"/>
        <w:autoSpaceDN w:val="0"/>
        <w:adjustRightInd w:val="0"/>
        <w:rPr>
          <w:rFonts w:ascii="Courier New" w:hAnsi="Courier New" w:cs="Courier New"/>
          <w:sz w:val="18"/>
          <w:szCs w:val="18"/>
        </w:rPr>
      </w:pP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&lt;form action="</w:t>
      </w:r>
      <w:r w:rsidR="00E90628">
        <w:rPr>
          <w:rFonts w:ascii="Courier New" w:hAnsi="Courier New" w:cs="Courier New"/>
          <w:sz w:val="18"/>
          <w:szCs w:val="18"/>
        </w:rPr>
        <w:t>altgStatusDetail.php</w:t>
      </w:r>
      <w:r w:rsidRPr="001047CC">
        <w:rPr>
          <w:rFonts w:ascii="Courier New" w:hAnsi="Courier New" w:cs="Courier New"/>
          <w:sz w:val="18"/>
          <w:szCs w:val="18"/>
        </w:rPr>
        <w:t>"&gt;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&lt;fieldset&gt;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&lt;legend&gt;ArcLight Test Automation Results&lt;/legend&gt;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&lt;br&gt;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&lt;table&gt;</w:t>
      </w:r>
    </w:p>
    <w:p w:rsidR="001047CC" w:rsidRPr="001047CC" w:rsidRDefault="001047CC" w:rsidP="001047CC">
      <w:pPr>
        <w:autoSpaceDE w:val="0"/>
        <w:autoSpaceDN w:val="0"/>
        <w:adjustRightInd w:val="0"/>
        <w:rPr>
          <w:rFonts w:ascii="Courier New" w:hAnsi="Courier New" w:cs="Courier New"/>
          <w:sz w:val="18"/>
          <w:szCs w:val="18"/>
        </w:rPr>
      </w:pP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&lt;head&gt;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&lt;style&gt;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table, th, td {</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 xml:space="preserve">    border: 1px solid black;</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 xml:space="preserve">    border-collapse: collapse;</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&lt;/style&gt;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&lt;/head&gt;</w:t>
      </w:r>
    </w:p>
    <w:p w:rsidR="001047CC" w:rsidRPr="001047CC" w:rsidRDefault="001047CC" w:rsidP="001047CC">
      <w:pPr>
        <w:autoSpaceDE w:val="0"/>
        <w:autoSpaceDN w:val="0"/>
        <w:adjustRightInd w:val="0"/>
        <w:rPr>
          <w:rFonts w:ascii="Courier New" w:hAnsi="Courier New" w:cs="Courier New"/>
          <w:sz w:val="18"/>
          <w:szCs w:val="18"/>
        </w:rPr>
      </w:pP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&lt;table style="width:100%"&gt;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&lt;tr&gt;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&lt;th&gt;Id&lt;/th&gt;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&lt;th&gt;Group Id&lt;/th&gt;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&lt;th&gt;Timestamp&lt;/th&gt;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&lt;th&gt;Status&lt;/th&gt;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&lt;th&gt;Description&lt;/th&gt;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&lt;th&gt;Details&lt;/th&gt;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&lt;/tr&gt;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&lt;tr&gt;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align="right"&gt;133&lt;/td&gt;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align="right"&gt;200&lt;/td&gt;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align="center"&gt;2015-04-06 13:10:15&lt;/td&gt;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align="center"&gt;Passed&lt;/td&gt;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align="center"&gt;Map Trickle&lt;/td&gt;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align="center"&gt;&lt;input type="button" onclick="alert('Loading details page for this iteration')" value="Details"&gt;&lt;/td&gt;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&lt;/tr&gt;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&lt;tr&gt;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align="right"&gt;134&lt;/td&gt;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align="right"&gt;200&lt;/td&gt;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align="center"&gt;2015-04-06 15:55:15&lt;/td&gt;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align="center"&gt;In-Progress&lt;/td&gt;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align="center"&gt;Map Term Download&lt;/td&gt;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&lt;td align="center"&gt;&lt;input type="button" onclick="alert('Loading details page for this iteration')" value="Details"&gt;&lt;/td&gt;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&lt;/tr&gt;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&lt;/table&gt;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&lt;/fieldset&gt;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&lt;/form&gt;</w:t>
      </w:r>
    </w:p>
    <w:p w:rsidR="001047CC" w:rsidRPr="001047CC" w:rsidRDefault="001047CC" w:rsidP="001047CC">
      <w:pPr>
        <w:autoSpaceDE w:val="0"/>
        <w:autoSpaceDN w:val="0"/>
        <w:adjustRightInd w:val="0"/>
        <w:rPr>
          <w:rFonts w:ascii="Courier New" w:hAnsi="Courier New" w:cs="Courier New"/>
          <w:sz w:val="18"/>
          <w:szCs w:val="18"/>
        </w:rPr>
      </w:pP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&lt;br&gt;&lt;br&gt;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&lt;form action="screen_status.html"&gt;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&lt;input type="submit" value="Refresh"&gt;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&lt;/fieldset&gt;</w:t>
      </w: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&lt;/form&gt;</w:t>
      </w:r>
    </w:p>
    <w:p w:rsidR="001047CC" w:rsidRPr="001047CC" w:rsidRDefault="001047CC" w:rsidP="001047CC">
      <w:pPr>
        <w:autoSpaceDE w:val="0"/>
        <w:autoSpaceDN w:val="0"/>
        <w:adjustRightInd w:val="0"/>
        <w:rPr>
          <w:rFonts w:ascii="Courier New" w:hAnsi="Courier New" w:cs="Courier New"/>
          <w:sz w:val="18"/>
          <w:szCs w:val="18"/>
        </w:rPr>
      </w:pP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&lt;/body&gt;</w:t>
      </w:r>
    </w:p>
    <w:p w:rsidR="001047CC" w:rsidRPr="001047CC" w:rsidRDefault="001047CC" w:rsidP="001047CC">
      <w:pPr>
        <w:autoSpaceDE w:val="0"/>
        <w:autoSpaceDN w:val="0"/>
        <w:adjustRightInd w:val="0"/>
        <w:rPr>
          <w:rFonts w:ascii="Courier New" w:hAnsi="Courier New" w:cs="Courier New"/>
          <w:sz w:val="18"/>
          <w:szCs w:val="18"/>
        </w:rPr>
      </w:pPr>
    </w:p>
    <w:p w:rsidR="001047CC" w:rsidRPr="001047CC" w:rsidRDefault="001047CC" w:rsidP="001047CC">
      <w:pPr>
        <w:autoSpaceDE w:val="0"/>
        <w:autoSpaceDN w:val="0"/>
        <w:adjustRightInd w:val="0"/>
        <w:rPr>
          <w:rFonts w:ascii="Courier New" w:hAnsi="Courier New" w:cs="Courier New"/>
          <w:sz w:val="18"/>
          <w:szCs w:val="18"/>
        </w:rPr>
      </w:pPr>
      <w:r w:rsidRPr="001047CC">
        <w:rPr>
          <w:rFonts w:ascii="Courier New" w:hAnsi="Courier New" w:cs="Courier New"/>
          <w:sz w:val="18"/>
          <w:szCs w:val="18"/>
        </w:rPr>
        <w:t>&lt;/html&gt;</w:t>
      </w:r>
    </w:p>
    <w:p w:rsidR="00501E82" w:rsidRPr="00501E82" w:rsidRDefault="00501E82" w:rsidP="00501E82">
      <w:pPr>
        <w:autoSpaceDE w:val="0"/>
        <w:autoSpaceDN w:val="0"/>
        <w:adjustRightInd w:val="0"/>
        <w:rPr>
          <w:rFonts w:ascii="Courier New" w:hAnsi="Courier New" w:cs="Courier New"/>
          <w:sz w:val="18"/>
          <w:szCs w:val="18"/>
        </w:rPr>
      </w:pPr>
    </w:p>
    <w:p w:rsidR="00E90628" w:rsidRDefault="00E90628" w:rsidP="00E90628">
      <w:pPr>
        <w:pStyle w:val="Heading4"/>
      </w:pPr>
      <w:r>
        <w:lastRenderedPageBreak/>
        <w:t>altgStatusDetail.p</w:t>
      </w:r>
      <w:r w:rsidR="00A208CF">
        <w:t>y</w:t>
      </w:r>
      <w:r>
        <w:t xml:space="preserve"> Pseudo-Code</w:t>
      </w:r>
    </w:p>
    <w:p w:rsidR="00275E7E" w:rsidRPr="0027278A" w:rsidRDefault="00275E7E" w:rsidP="00275E7E">
      <w:pPr>
        <w:pStyle w:val="BodyText"/>
      </w:pPr>
      <w:r>
        <w:t>The altgStatusDetail.php script accepts the test indicator and invokes the altcAutoMgr script providing the selected parameters.</w:t>
      </w:r>
    </w:p>
    <w:p w:rsidR="0027278A" w:rsidRPr="0027278A" w:rsidRDefault="0027278A" w:rsidP="0027278A">
      <w:pPr>
        <w:pStyle w:val="BodyText"/>
      </w:pPr>
    </w:p>
    <w:p w:rsidR="006509D3" w:rsidRDefault="006509D3" w:rsidP="006509D3">
      <w:pPr>
        <w:pStyle w:val="Heading3"/>
      </w:pPr>
      <w:bookmarkStart w:id="428" w:name="_Toc444246727"/>
      <w:r>
        <w:t>Configuration</w:t>
      </w:r>
      <w:bookmarkEnd w:id="428"/>
    </w:p>
    <w:p w:rsidR="00E90628" w:rsidRPr="00A41530" w:rsidRDefault="00E90628" w:rsidP="00E90628">
      <w:pPr>
        <w:pStyle w:val="BodyText"/>
      </w:pPr>
      <w:r>
        <w:t>This section contains the Test GUI script detailed designs for test configuration.</w:t>
      </w:r>
    </w:p>
    <w:p w:rsidR="00E90628" w:rsidRDefault="00E90628" w:rsidP="00E90628">
      <w:pPr>
        <w:pStyle w:val="BodyText"/>
      </w:pPr>
    </w:p>
    <w:p w:rsidR="00D3484F" w:rsidRDefault="00D3484F" w:rsidP="00E90628">
      <w:pPr>
        <w:pStyle w:val="BodyText"/>
      </w:pPr>
      <w:r>
        <w:t>The config page reads the database (or default items) based on Group Id and populates a config screen. Once the config screen is opened, the save/submit buttons for each section, e.g. Bundle config, NMS/EMS config, and Term config,  should not “disturb” the other sections.  This is most easily done by having a print routine that has a parameter list containing all the fields and then the procedure can be invoked from database get calls or by using the GET/POST parameters.</w:t>
      </w:r>
    </w:p>
    <w:p w:rsidR="00A208CF" w:rsidRDefault="00A208CF" w:rsidP="00E90628">
      <w:pPr>
        <w:pStyle w:val="BodyText"/>
      </w:pPr>
    </w:p>
    <w:p w:rsidR="00A208CF" w:rsidRPr="00E90628" w:rsidRDefault="00A208CF" w:rsidP="00E90628">
      <w:pPr>
        <w:pStyle w:val="BodyText"/>
      </w:pPr>
      <w:r>
        <w:t xml:space="preserve">The configuration tuning parameters are used to tune software algorithms that are “hardcoded” or “formulamatic” to these parameters, i.e. a runtime include file. The goal is that the developer uses these parameters in the code, and modifies these parameters infrequently. </w:t>
      </w:r>
    </w:p>
    <w:p w:rsidR="00CF31DA" w:rsidRDefault="002C553C" w:rsidP="00CF31DA">
      <w:pPr>
        <w:pStyle w:val="Heading4"/>
      </w:pPr>
      <w:r>
        <w:t>altgConfig</w:t>
      </w:r>
      <w:r w:rsidR="00A41530">
        <w:t>.p</w:t>
      </w:r>
      <w:r w:rsidR="00A208CF">
        <w:t>y</w:t>
      </w:r>
      <w:r>
        <w:t xml:space="preserve"> </w:t>
      </w:r>
      <w:r w:rsidR="00CF31DA">
        <w:t>Pseudo-Code</w:t>
      </w:r>
    </w:p>
    <w:p w:rsidR="00CF31DA" w:rsidRDefault="0090575C" w:rsidP="00CF31DA">
      <w:pPr>
        <w:pStyle w:val="BodyText"/>
      </w:pPr>
      <w:r>
        <w:t>This</w:t>
      </w:r>
      <w:r w:rsidR="00CF31DA">
        <w:t xml:space="preserve"> is the pseudo code for the ArcLight Test GUI </w:t>
      </w:r>
      <w:r w:rsidR="00501E82">
        <w:t>Configuration</w:t>
      </w:r>
      <w:r w:rsidR="00CF31DA">
        <w:t xml:space="preserve"> that renders an html page show</w:t>
      </w:r>
      <w:r>
        <w:t>n</w:t>
      </w:r>
      <w:r w:rsidR="00CF31DA">
        <w:t xml:space="preserve"> in </w:t>
      </w:r>
      <w:r w:rsidR="00CF31DA">
        <w:fldChar w:fldCharType="begin"/>
      </w:r>
      <w:r w:rsidR="00CF31DA">
        <w:instrText xml:space="preserve"> REF _Ref416427316 \h </w:instrText>
      </w:r>
      <w:r w:rsidR="00CF31DA">
        <w:fldChar w:fldCharType="separate"/>
      </w:r>
      <w:ins w:id="429" w:author="Wolff, Michael" w:date="2016-02-26T16:43:00Z">
        <w:r w:rsidR="003363C0">
          <w:t xml:space="preserve">Figure </w:t>
        </w:r>
        <w:r w:rsidR="003363C0">
          <w:rPr>
            <w:noProof/>
          </w:rPr>
          <w:t>14</w:t>
        </w:r>
        <w:r w:rsidR="003363C0">
          <w:t xml:space="preserve"> - Configuration Screen</w:t>
        </w:r>
      </w:ins>
      <w:r w:rsidR="00CF31DA">
        <w:fldChar w:fldCharType="end"/>
      </w:r>
    </w:p>
    <w:p w:rsidR="00CF31DA" w:rsidRDefault="00CF31DA" w:rsidP="00CF31DA">
      <w:pPr>
        <w:pStyle w:val="BodyText"/>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&lt;!DOCTYPE html&gt;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&lt;html&gt;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&lt;head&gt;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&lt;title&gt;Config-AL Test Automation&lt;/title&gt;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&lt;/head&gt;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&lt;body&gt;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&lt;br&gt;&lt;br&gt;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&lt;form action="screen_config_mapbundle.html"</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enctype="multipart/form-data" method="post"&gt;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&lt;fieldset&gt;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&lt;legend&gt;ArcLight Test Automation Map Bundles Configuration&lt;/legend&gt;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&lt;p&gt;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 xml:space="preserve">Map Bundle File: </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&lt;input type="file" name="datafile" size="400"&gt;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&lt;/p&gt;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&lt;table&gt;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align="right"&gt;FL Profile:&lt;/td&gt;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name="mapbprofile" value="SL-ACSM"&gt;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align="right"&gt;Install Script:&lt;/td&gt;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name="mapbscript" value="scriptReboot-1.0.0.3.sh"&gt;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align="right"&gt;Satellite Id(new):&lt;/td&gt;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lastRenderedPageBreak/>
        <w:t>&lt;td align="left"&gt;&lt;input type="text" name="mapbsatnew" value="21"&gt;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&lt;/table&gt;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&lt;div&gt;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&lt;input type="submit" value="Save"&gt;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&lt;/div&gt;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&lt;/fieldset&gt;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&lt;/form&gt;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&lt;br&gt;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&lt;form action="screen_config_nmsaccess.html"&gt;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&lt;fieldset&gt;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&lt;legend&gt;ArcLight Test Automation NMS/EMS GUI Access Configuration&lt;/legend&gt;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&lt;table&gt;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align="right"&gt;IP:&lt;/td&gt;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name="nmsip" value="192.168.111.254"&gt;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align="right"&gt;Port:&lt;/td&gt;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name="nmsport" value="9090"&gt;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align="right"&gt;Username:&lt;/td&gt;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name="nmsuname" value="altest"&gt;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align="right"&gt;Password:&lt;/td&gt;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type="password" name="nmspw" value="viasat123"&gt;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&lt;/table&gt;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&lt;br&gt;&lt;br&gt;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&lt;input type="submit" value="Save"&gt;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&lt;/fieldset&gt;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&lt;/form&gt;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&lt;br&gt;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&lt;form action="screen_config_termaccess.html"&gt;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&lt;fieldset&gt;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&lt;legend&gt;ArcLight Test Automation Terminal Access Configuration&lt;/legend&gt;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&lt;table&gt;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align="right"&gt;IP:&lt;/td&gt;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name="termip" value="192.168.111.254"&gt;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align="right"&gt;Port:&lt;/td&gt;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name="termport" value="9090"&gt;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align="right"&gt;Username:&lt;/td&gt;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name="termuname" value="altest"&gt;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lastRenderedPageBreak/>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align="right"&gt;Password:&lt;/td&gt;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type="password" name="termpw" value="viasat123"&gt;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align="right"&gt;Terminal Name:&lt;/td&gt;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name="termname" value="Terminal 04 - 82.1"&gt;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align="right"&gt;Terminal CLI:&lt;/td&gt;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type="radio" name="termcmd" value="serial" checked&gt;Console&lt;/td&gt;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type="radio" name="termcmd" value="ssh" checked&gt;SSH&lt;/td&gt;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align="right"&gt;Console Port:&lt;/td&gt;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 align="left"&gt;&lt;input type="text" name="serial" value="terminal_4"&gt;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&lt;/td&gt;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&lt;/table&gt;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&lt;br&gt;&lt;br&gt;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&lt;input type="submit" value="Save"&gt;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&lt;/fieldset&gt;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&lt;/form&gt;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&lt;br&gt;&lt;br&gt;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 xml:space="preserve">&lt;a href="screen_config_tuning.html"&gt; </w:t>
      </w:r>
      <w:r>
        <w:rPr>
          <w:rFonts w:ascii="Courier New" w:hAnsi="Courier New" w:cs="Courier New"/>
          <w:bCs w:val="0"/>
          <w:sz w:val="18"/>
          <w:szCs w:val="18"/>
        </w:rPr>
        <w:t xml:space="preserve">Test </w:t>
      </w:r>
      <w:r w:rsidRPr="003639E7">
        <w:rPr>
          <w:rFonts w:ascii="Courier New" w:hAnsi="Courier New" w:cs="Courier New"/>
          <w:bCs w:val="0"/>
          <w:sz w:val="18"/>
          <w:szCs w:val="18"/>
        </w:rPr>
        <w:t>Automation Tuning Parameters &lt;/a&gt;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&lt;br&gt;&lt;br&gt;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&lt;form action="screen_config_clear.html"&gt;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&lt;input type="submit" value="Reset"&gt;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&lt;/fieldset&gt;</w:t>
      </w: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&lt;/form&gt;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&lt;/body&gt;</w:t>
      </w:r>
    </w:p>
    <w:p w:rsidR="003639E7" w:rsidRPr="003639E7" w:rsidRDefault="003639E7" w:rsidP="003639E7">
      <w:pPr>
        <w:pStyle w:val="BodyText"/>
        <w:rPr>
          <w:rFonts w:ascii="Courier New" w:hAnsi="Courier New" w:cs="Courier New"/>
          <w:bCs w:val="0"/>
          <w:sz w:val="18"/>
          <w:szCs w:val="18"/>
        </w:rPr>
      </w:pPr>
    </w:p>
    <w:p w:rsidR="003639E7" w:rsidRPr="003639E7" w:rsidRDefault="003639E7" w:rsidP="003639E7">
      <w:pPr>
        <w:pStyle w:val="BodyText"/>
        <w:rPr>
          <w:rFonts w:ascii="Courier New" w:hAnsi="Courier New" w:cs="Courier New"/>
          <w:bCs w:val="0"/>
          <w:sz w:val="18"/>
          <w:szCs w:val="18"/>
        </w:rPr>
      </w:pPr>
      <w:r w:rsidRPr="003639E7">
        <w:rPr>
          <w:rFonts w:ascii="Courier New" w:hAnsi="Courier New" w:cs="Courier New"/>
          <w:bCs w:val="0"/>
          <w:sz w:val="18"/>
          <w:szCs w:val="18"/>
        </w:rPr>
        <w:t>&lt;/html&gt;</w:t>
      </w:r>
    </w:p>
    <w:p w:rsidR="002C553C" w:rsidRDefault="002C553C" w:rsidP="00A1703B">
      <w:pPr>
        <w:pStyle w:val="BodyText"/>
        <w:rPr>
          <w:rFonts w:ascii="Courier New" w:hAnsi="Courier New" w:cs="Courier New"/>
          <w:bCs w:val="0"/>
          <w:sz w:val="18"/>
          <w:szCs w:val="18"/>
        </w:rPr>
      </w:pPr>
    </w:p>
    <w:p w:rsidR="006A41DA" w:rsidRDefault="006A41DA" w:rsidP="002C553C">
      <w:pPr>
        <w:pStyle w:val="Heading4"/>
      </w:pPr>
      <w:r>
        <w:t>altgConfigMap.p</w:t>
      </w:r>
      <w:r w:rsidR="00A208CF">
        <w:t>y</w:t>
      </w:r>
    </w:p>
    <w:p w:rsidR="006A41DA" w:rsidRDefault="006A41DA" w:rsidP="006A41DA">
      <w:pPr>
        <w:pStyle w:val="BodyText"/>
      </w:pPr>
      <w:r>
        <w:t>Save the GUI Map Configuration parameters in the ALDB Configuration Package using the API’s provided</w:t>
      </w:r>
    </w:p>
    <w:p w:rsidR="00D3484F" w:rsidRDefault="00D3484F" w:rsidP="006A41DA">
      <w:pPr>
        <w:pStyle w:val="BodyText"/>
      </w:pPr>
    </w:p>
    <w:p w:rsidR="00D3484F" w:rsidRPr="006A41DA" w:rsidRDefault="00D3484F" w:rsidP="006A41DA">
      <w:pPr>
        <w:pStyle w:val="BodyText"/>
      </w:pPr>
      <w:r>
        <w:t>Print out all the GET/POST input parameters from the config page.</w:t>
      </w:r>
    </w:p>
    <w:p w:rsidR="006A41DA" w:rsidRPr="006A41DA" w:rsidRDefault="006A41DA" w:rsidP="006A41DA">
      <w:pPr>
        <w:pStyle w:val="BodyText"/>
      </w:pPr>
    </w:p>
    <w:p w:rsidR="006A41DA" w:rsidRDefault="006A41DA" w:rsidP="006A41DA">
      <w:pPr>
        <w:pStyle w:val="Heading4"/>
      </w:pPr>
      <w:r>
        <w:t>altgConfigNms.p</w:t>
      </w:r>
      <w:r w:rsidR="00A208CF">
        <w:t>y</w:t>
      </w:r>
    </w:p>
    <w:p w:rsidR="006A41DA" w:rsidRPr="006A41DA" w:rsidRDefault="006A41DA" w:rsidP="006A41DA">
      <w:pPr>
        <w:pStyle w:val="BodyText"/>
      </w:pPr>
      <w:r>
        <w:t>Save the GUI NMS/EMS Configuration parameters in the ALDB Configuration Package using the API’s provided</w:t>
      </w:r>
    </w:p>
    <w:p w:rsidR="006A41DA" w:rsidRDefault="006A41DA" w:rsidP="006A41DA">
      <w:pPr>
        <w:pStyle w:val="BodyText"/>
      </w:pPr>
    </w:p>
    <w:p w:rsidR="00D3484F" w:rsidRPr="006A41DA" w:rsidRDefault="00D3484F" w:rsidP="00D3484F">
      <w:pPr>
        <w:pStyle w:val="BodyText"/>
      </w:pPr>
      <w:r>
        <w:t>Print out all the GET/POST input parameters from the config page.</w:t>
      </w:r>
    </w:p>
    <w:p w:rsidR="00D3484F" w:rsidRPr="006A41DA" w:rsidRDefault="00D3484F" w:rsidP="006A41DA">
      <w:pPr>
        <w:pStyle w:val="BodyText"/>
      </w:pPr>
    </w:p>
    <w:p w:rsidR="006A41DA" w:rsidRDefault="006A41DA" w:rsidP="006A41DA">
      <w:pPr>
        <w:pStyle w:val="Heading4"/>
      </w:pPr>
      <w:r>
        <w:lastRenderedPageBreak/>
        <w:t>altgConfigTerm.p</w:t>
      </w:r>
      <w:r w:rsidR="00A208CF">
        <w:t>y</w:t>
      </w:r>
    </w:p>
    <w:p w:rsidR="006A41DA" w:rsidRPr="006A41DA" w:rsidRDefault="006A41DA" w:rsidP="006A41DA">
      <w:pPr>
        <w:pStyle w:val="BodyText"/>
      </w:pPr>
      <w:r>
        <w:t>Save the GUI Terminal Configuration parameters in the ALDB Configuration Package using the API’s provided</w:t>
      </w:r>
    </w:p>
    <w:p w:rsidR="006A41DA" w:rsidRDefault="006A41DA" w:rsidP="006A41DA">
      <w:pPr>
        <w:pStyle w:val="BodyText"/>
      </w:pPr>
    </w:p>
    <w:p w:rsidR="00D3484F" w:rsidRPr="006A41DA" w:rsidRDefault="00D3484F" w:rsidP="00D3484F">
      <w:pPr>
        <w:pStyle w:val="BodyText"/>
      </w:pPr>
      <w:r>
        <w:t>Print out all the GET/POST input parameters from the config page.</w:t>
      </w:r>
    </w:p>
    <w:p w:rsidR="00D3484F" w:rsidRPr="006A41DA" w:rsidRDefault="00D3484F" w:rsidP="006A41DA">
      <w:pPr>
        <w:pStyle w:val="BodyText"/>
      </w:pPr>
    </w:p>
    <w:p w:rsidR="002C553C" w:rsidRDefault="002C553C" w:rsidP="002C553C">
      <w:pPr>
        <w:pStyle w:val="Heading4"/>
      </w:pPr>
      <w:r>
        <w:t>altgConfig</w:t>
      </w:r>
      <w:r w:rsidR="006A41DA">
        <w:t>Tuning</w:t>
      </w:r>
      <w:r w:rsidR="00A41530">
        <w:t>.p</w:t>
      </w:r>
      <w:r w:rsidR="00A208CF">
        <w:t>y</w:t>
      </w:r>
      <w:r>
        <w:t xml:space="preserve"> Pseudo-Code</w:t>
      </w:r>
    </w:p>
    <w:p w:rsidR="006A41DA" w:rsidRDefault="00E07A08" w:rsidP="006A41DA">
      <w:pPr>
        <w:pStyle w:val="BodyText"/>
      </w:pPr>
      <w:r>
        <w:t>HMTL code is below.  Use the individual tuning parameters as follows:</w:t>
      </w:r>
    </w:p>
    <w:p w:rsidR="00E07A08" w:rsidRDefault="00E07A08" w:rsidP="00115F4D">
      <w:pPr>
        <w:numPr>
          <w:ilvl w:val="0"/>
          <w:numId w:val="18"/>
        </w:numPr>
        <w:rPr>
          <w:bCs/>
        </w:rPr>
      </w:pPr>
      <w:r w:rsidRPr="00E07A08">
        <w:rPr>
          <w:bCs/>
        </w:rPr>
        <w:t>GroupID</w:t>
      </w:r>
    </w:p>
    <w:p w:rsidR="00E07A08" w:rsidRPr="00E07A08" w:rsidRDefault="00E07A08" w:rsidP="00115F4D">
      <w:pPr>
        <w:numPr>
          <w:ilvl w:val="1"/>
          <w:numId w:val="18"/>
        </w:numPr>
        <w:rPr>
          <w:bCs/>
        </w:rPr>
      </w:pPr>
      <w:r w:rsidRPr="00E07A08">
        <w:rPr>
          <w:bCs/>
        </w:rPr>
        <w:t xml:space="preserve"> (READ-ONLY)</w:t>
      </w:r>
      <w:r w:rsidRPr="00E07A08">
        <w:rPr>
          <w:bCs/>
        </w:rPr>
        <w:tab/>
      </w:r>
    </w:p>
    <w:p w:rsidR="00E07A08" w:rsidRDefault="00E07A08" w:rsidP="00115F4D">
      <w:pPr>
        <w:numPr>
          <w:ilvl w:val="0"/>
          <w:numId w:val="18"/>
        </w:numPr>
        <w:rPr>
          <w:bCs/>
        </w:rPr>
      </w:pPr>
      <w:r w:rsidRPr="00E07A08">
        <w:rPr>
          <w:bCs/>
        </w:rPr>
        <w:t>precedenceDuration and precedenceDwell</w:t>
      </w:r>
    </w:p>
    <w:p w:rsidR="00E07A08" w:rsidRPr="00E07A08" w:rsidRDefault="00E07A08" w:rsidP="00115F4D">
      <w:pPr>
        <w:numPr>
          <w:ilvl w:val="1"/>
          <w:numId w:val="18"/>
        </w:numPr>
        <w:rPr>
          <w:bCs/>
        </w:rPr>
      </w:pPr>
      <w:r>
        <w:rPr>
          <w:bCs/>
        </w:rPr>
        <w:t xml:space="preserve">Modify the </w:t>
      </w:r>
      <w:r w:rsidRPr="00E07A08">
        <w:rPr>
          <w:bCs/>
        </w:rPr>
        <w:tab/>
      </w:r>
    </w:p>
    <w:p w:rsidR="00E07A08" w:rsidRPr="00E07A08" w:rsidRDefault="00E07A08" w:rsidP="00115F4D">
      <w:pPr>
        <w:numPr>
          <w:ilvl w:val="0"/>
          <w:numId w:val="18"/>
        </w:numPr>
        <w:rPr>
          <w:bCs/>
        </w:rPr>
      </w:pPr>
      <w:r w:rsidRPr="00E07A08">
        <w:rPr>
          <w:bCs/>
        </w:rPr>
        <w:t>profileEnabled</w:t>
      </w:r>
      <w:r w:rsidRPr="00E07A08">
        <w:rPr>
          <w:bCs/>
        </w:rPr>
        <w:tab/>
        <w:t>=</w:t>
      </w:r>
    </w:p>
    <w:p w:rsidR="00E07A08" w:rsidRPr="00E07A08" w:rsidRDefault="00E07A08" w:rsidP="00115F4D">
      <w:pPr>
        <w:numPr>
          <w:ilvl w:val="0"/>
          <w:numId w:val="18"/>
        </w:numPr>
        <w:rPr>
          <w:bCs/>
        </w:rPr>
      </w:pPr>
      <w:r w:rsidRPr="00E07A08">
        <w:rPr>
          <w:bCs/>
        </w:rPr>
        <w:t>forwardLinkName= (&lt;base&gt;_&lt;groupId&gt;_&lt;mapVersion&gt;)</w:t>
      </w:r>
    </w:p>
    <w:p w:rsidR="00E07A08" w:rsidRPr="00E07A08" w:rsidRDefault="00E07A08" w:rsidP="00115F4D">
      <w:pPr>
        <w:numPr>
          <w:ilvl w:val="0"/>
          <w:numId w:val="18"/>
        </w:numPr>
        <w:rPr>
          <w:bCs/>
        </w:rPr>
      </w:pPr>
      <w:r w:rsidRPr="00E07A08">
        <w:rPr>
          <w:bCs/>
        </w:rPr>
        <w:t>defaultBitrate=  (kbps)</w:t>
      </w:r>
      <w:r w:rsidRPr="00E07A08">
        <w:rPr>
          <w:bCs/>
        </w:rPr>
        <w:tab/>
      </w:r>
    </w:p>
    <w:p w:rsidR="00E07A08" w:rsidRPr="00E07A08" w:rsidRDefault="00E07A08" w:rsidP="00115F4D">
      <w:pPr>
        <w:numPr>
          <w:ilvl w:val="0"/>
          <w:numId w:val="18"/>
        </w:numPr>
        <w:rPr>
          <w:bCs/>
        </w:rPr>
      </w:pPr>
      <w:r w:rsidRPr="00E07A08">
        <w:rPr>
          <w:bCs/>
        </w:rPr>
        <w:t>downloadBitratePercentage=</w:t>
      </w:r>
    </w:p>
    <w:p w:rsidR="00E07A08" w:rsidRPr="00E07A08" w:rsidRDefault="00E07A08" w:rsidP="00115F4D">
      <w:pPr>
        <w:numPr>
          <w:ilvl w:val="0"/>
          <w:numId w:val="18"/>
        </w:numPr>
        <w:rPr>
          <w:bCs/>
        </w:rPr>
      </w:pPr>
      <w:r w:rsidRPr="00E07A08">
        <w:rPr>
          <w:bCs/>
        </w:rPr>
        <w:t>hubName=</w:t>
      </w:r>
    </w:p>
    <w:p w:rsidR="00E07A08" w:rsidRDefault="00E07A08" w:rsidP="006A41DA">
      <w:pPr>
        <w:pStyle w:val="BodyText"/>
      </w:pPr>
    </w:p>
    <w:p w:rsidR="00E07A08" w:rsidRPr="006A41DA" w:rsidRDefault="00E07A08" w:rsidP="006A41DA">
      <w:pPr>
        <w:pStyle w:val="BodyText"/>
      </w:pP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&lt;!DOCTYPE html&gt;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&lt;html&gt;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&lt;head&gt;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&lt;title&gt;Tuning-AL Test Automation&lt;/title&gt;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&lt;/head&gt;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&lt;body&gt;</w:t>
      </w:r>
    </w:p>
    <w:p w:rsidR="006A41DA" w:rsidRPr="006A41DA" w:rsidRDefault="006A41DA" w:rsidP="006A41DA">
      <w:pPr>
        <w:pStyle w:val="BodyText"/>
        <w:rPr>
          <w:rFonts w:ascii="Courier New" w:hAnsi="Courier New" w:cs="Courier New"/>
          <w:sz w:val="18"/>
          <w:szCs w:val="18"/>
        </w:rPr>
      </w:pP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&lt;br&gt;&lt;br&gt;</w:t>
      </w:r>
    </w:p>
    <w:p w:rsidR="006A41DA" w:rsidRPr="006A41DA" w:rsidRDefault="006A41DA" w:rsidP="006A41DA">
      <w:pPr>
        <w:pStyle w:val="BodyText"/>
        <w:rPr>
          <w:rFonts w:ascii="Courier New" w:hAnsi="Courier New" w:cs="Courier New"/>
          <w:sz w:val="18"/>
          <w:szCs w:val="18"/>
        </w:rPr>
      </w:pP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&lt;form action="screen_config_mapbundle.html"</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enctype="multipart/form-data" method="post"&gt;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&lt;fieldset&gt;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&lt;legend&gt;ArcLight Test Automation Tuning Parameters&lt;/legend&gt;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&lt;table&gt;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&lt;tr&gt;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&lt;td align="right"&gt;Precedence Duration (sec):&lt;/td&gt;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&lt;td align="left"&gt;&lt;input type="text" name="tunepresdur" value="900"&gt;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&lt;/td&gt;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&lt;/tr&gt;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&lt;tr&gt;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&lt;td align="right"&gt;Precedence Dwell (sec):&lt;/td&gt;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&lt;td align="left"&gt;&lt;input type="text" name="tunepresdwell" value="60"&gt;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&lt;/td&gt;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&lt;/tr&gt;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&lt;/table&gt;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&lt;br&gt;&lt;br&gt;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&lt;div&gt;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&lt;input type="submit" value="Save"&gt;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&lt;/div&gt;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&lt;/fieldset&gt;</w:t>
      </w: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&lt;/form&gt;</w:t>
      </w:r>
    </w:p>
    <w:p w:rsidR="006A41DA" w:rsidRPr="006A41DA" w:rsidRDefault="006A41DA" w:rsidP="006A41DA">
      <w:pPr>
        <w:pStyle w:val="BodyText"/>
        <w:rPr>
          <w:rFonts w:ascii="Courier New" w:hAnsi="Courier New" w:cs="Courier New"/>
          <w:sz w:val="18"/>
          <w:szCs w:val="18"/>
        </w:rPr>
      </w:pPr>
    </w:p>
    <w:p w:rsidR="006A41DA" w:rsidRPr="006A41DA" w:rsidRDefault="006A41DA" w:rsidP="006A41DA">
      <w:pPr>
        <w:pStyle w:val="BodyText"/>
        <w:rPr>
          <w:rFonts w:ascii="Courier New" w:hAnsi="Courier New" w:cs="Courier New"/>
          <w:sz w:val="18"/>
          <w:szCs w:val="18"/>
        </w:rPr>
      </w:pP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&lt;/body&gt;</w:t>
      </w:r>
    </w:p>
    <w:p w:rsidR="006A41DA" w:rsidRPr="006A41DA" w:rsidRDefault="006A41DA" w:rsidP="006A41DA">
      <w:pPr>
        <w:pStyle w:val="BodyText"/>
        <w:rPr>
          <w:rFonts w:ascii="Courier New" w:hAnsi="Courier New" w:cs="Courier New"/>
          <w:sz w:val="18"/>
          <w:szCs w:val="18"/>
        </w:rPr>
      </w:pPr>
    </w:p>
    <w:p w:rsidR="006A41DA" w:rsidRPr="006A41DA" w:rsidRDefault="006A41DA" w:rsidP="006A41DA">
      <w:pPr>
        <w:pStyle w:val="BodyText"/>
        <w:rPr>
          <w:rFonts w:ascii="Courier New" w:hAnsi="Courier New" w:cs="Courier New"/>
          <w:sz w:val="18"/>
          <w:szCs w:val="18"/>
        </w:rPr>
      </w:pPr>
      <w:r w:rsidRPr="006A41DA">
        <w:rPr>
          <w:rFonts w:ascii="Courier New" w:hAnsi="Courier New" w:cs="Courier New"/>
          <w:sz w:val="18"/>
          <w:szCs w:val="18"/>
        </w:rPr>
        <w:t>&lt;/html&gt;</w:t>
      </w:r>
    </w:p>
    <w:p w:rsidR="006A41DA" w:rsidRPr="006A41DA" w:rsidRDefault="006A41DA" w:rsidP="006A41DA">
      <w:pPr>
        <w:pStyle w:val="BodyText"/>
        <w:rPr>
          <w:rFonts w:ascii="Courier New" w:hAnsi="Courier New" w:cs="Courier New"/>
          <w:sz w:val="18"/>
          <w:szCs w:val="18"/>
        </w:rPr>
      </w:pPr>
    </w:p>
    <w:p w:rsidR="00B06EF9" w:rsidRDefault="00B06EF9" w:rsidP="00B06EF9">
      <w:pPr>
        <w:pStyle w:val="Heading3"/>
        <w:rPr>
          <w:ins w:id="430" w:author="Wolff, Michael" w:date="2016-02-24T15:48:00Z"/>
        </w:rPr>
      </w:pPr>
      <w:bookmarkStart w:id="431" w:name="_Toc444246728"/>
      <w:ins w:id="432" w:author="Wolff, Michael" w:date="2016-02-24T15:48:00Z">
        <w:r>
          <w:t>Utilities</w:t>
        </w:r>
        <w:bookmarkEnd w:id="431"/>
      </w:ins>
    </w:p>
    <w:p w:rsidR="00776748" w:rsidRDefault="00B06EF9" w:rsidP="00B06EF9">
      <w:pPr>
        <w:pStyle w:val="BodyText"/>
        <w:rPr>
          <w:ins w:id="433" w:author="Wolff, Michael" w:date="2016-02-24T16:25:00Z"/>
        </w:rPr>
      </w:pPr>
      <w:ins w:id="434" w:author="Wolff, Michael" w:date="2016-02-24T15:48:00Z">
        <w:r>
          <w:t>This section contains the Test GUI script detailed designs for utilities.</w:t>
        </w:r>
      </w:ins>
      <w:ins w:id="435" w:author="Wolff, Michael" w:date="2016-02-24T16:25:00Z">
        <w:r w:rsidR="00776748">
          <w:t xml:space="preserve"> </w:t>
        </w:r>
      </w:ins>
    </w:p>
    <w:p w:rsidR="00776748" w:rsidRDefault="00776748" w:rsidP="00B06EF9">
      <w:pPr>
        <w:pStyle w:val="BodyText"/>
        <w:rPr>
          <w:ins w:id="436" w:author="Wolff, Michael" w:date="2016-02-24T16:25:00Z"/>
        </w:rPr>
      </w:pPr>
    </w:p>
    <w:p w:rsidR="00776748" w:rsidRDefault="00776748" w:rsidP="00B06EF9">
      <w:pPr>
        <w:pStyle w:val="BodyText"/>
        <w:rPr>
          <w:ins w:id="437" w:author="Wolff, Michael" w:date="2016-02-24T16:25:00Z"/>
        </w:rPr>
      </w:pPr>
      <w:ins w:id="438" w:author="Wolff, Michael" w:date="2016-02-24T16:17:00Z">
        <w:r w:rsidRPr="00776748">
          <w:t xml:space="preserve">The </w:t>
        </w:r>
        <w:r>
          <w:t>utilities</w:t>
        </w:r>
        <w:r w:rsidRPr="00776748">
          <w:t xml:space="preserve"> page </w:t>
        </w:r>
        <w:r>
          <w:t xml:space="preserve">provides sections for configuring and executing utilities. </w:t>
        </w:r>
      </w:ins>
    </w:p>
    <w:p w:rsidR="00776748" w:rsidRDefault="00776748" w:rsidP="00B06EF9">
      <w:pPr>
        <w:pStyle w:val="BodyText"/>
        <w:rPr>
          <w:ins w:id="439" w:author="Wolff, Michael" w:date="2016-02-24T16:25:00Z"/>
        </w:rPr>
      </w:pPr>
    </w:p>
    <w:p w:rsidR="002B4661" w:rsidRDefault="00776748" w:rsidP="00B06EF9">
      <w:pPr>
        <w:pStyle w:val="BodyText"/>
        <w:rPr>
          <w:ins w:id="440" w:author="Wolff, Michael" w:date="2016-02-24T16:27:00Z"/>
        </w:rPr>
      </w:pPr>
      <w:ins w:id="441" w:author="Wolff, Michael" w:date="2016-02-24T16:17:00Z">
        <w:r>
          <w:t>Currently only the map test report utility is defined</w:t>
        </w:r>
      </w:ins>
      <w:ins w:id="442" w:author="Wolff, Michael" w:date="2016-02-24T16:19:00Z">
        <w:r>
          <w:t>, and is used to glean results from test cases for the map bundle QA test report.</w:t>
        </w:r>
      </w:ins>
      <w:ins w:id="443" w:author="Wolff, Michael" w:date="2016-02-24T16:25:00Z">
        <w:r>
          <w:t xml:space="preserve"> </w:t>
        </w:r>
      </w:ins>
    </w:p>
    <w:p w:rsidR="002B4661" w:rsidRDefault="002B4661" w:rsidP="007B2102">
      <w:pPr>
        <w:pStyle w:val="BodyText"/>
        <w:numPr>
          <w:ilvl w:val="0"/>
          <w:numId w:val="49"/>
        </w:numPr>
        <w:rPr>
          <w:ins w:id="444" w:author="Wolff, Michael" w:date="2016-02-24T16:28:00Z"/>
        </w:rPr>
      </w:pPr>
      <w:ins w:id="445" w:author="Wolff, Michael" w:date="2016-02-24T16:28:00Z">
        <w:r>
          <w:t>The combined upload/trickle/flock/precedence report is used to create inputs for the Excel Test Report for QA</w:t>
        </w:r>
      </w:ins>
    </w:p>
    <w:p w:rsidR="002B4661" w:rsidRDefault="00776748" w:rsidP="007B2102">
      <w:pPr>
        <w:pStyle w:val="BodyText"/>
        <w:numPr>
          <w:ilvl w:val="0"/>
          <w:numId w:val="49"/>
        </w:numPr>
        <w:rPr>
          <w:ins w:id="446" w:author="Wolff, Michael" w:date="2016-02-24T16:27:00Z"/>
        </w:rPr>
      </w:pPr>
      <w:ins w:id="447" w:author="Wolff, Michael" w:date="2016-02-24T16:25:00Z">
        <w:r>
          <w:t xml:space="preserve">The compare report is used to </w:t>
        </w:r>
        <w:r w:rsidR="002B4661">
          <w:t xml:space="preserve">report differences in old and new versions of a map/variant. </w:t>
        </w:r>
      </w:ins>
    </w:p>
    <w:p w:rsidR="00776748" w:rsidRDefault="002B4661" w:rsidP="007B2102">
      <w:pPr>
        <w:pStyle w:val="BodyText"/>
        <w:numPr>
          <w:ilvl w:val="0"/>
          <w:numId w:val="49"/>
        </w:numPr>
        <w:rPr>
          <w:ins w:id="448" w:author="Wolff, Michael" w:date="2016-02-24T16:27:00Z"/>
        </w:rPr>
      </w:pPr>
      <w:ins w:id="449" w:author="Wolff, Michael" w:date="2016-02-24T16:25:00Z">
        <w:r>
          <w:t xml:space="preserve">The </w:t>
        </w:r>
      </w:ins>
      <w:ins w:id="450" w:author="Wolff, Michael" w:date="2016-02-24T16:26:00Z">
        <w:r>
          <w:t>signed report is used to verify signed maps against unsigned maps by verifying MD5 checksums are the same between bundles for Upload and Trickle</w:t>
        </w:r>
      </w:ins>
      <w:ins w:id="451" w:author="Wolff, Michael" w:date="2016-02-24T16:27:00Z">
        <w:r>
          <w:t>.</w:t>
        </w:r>
      </w:ins>
    </w:p>
    <w:p w:rsidR="00CF31DA" w:rsidRDefault="00CF31DA" w:rsidP="00CF31DA">
      <w:pPr>
        <w:pStyle w:val="BodyText"/>
        <w:rPr>
          <w:ins w:id="452" w:author="Wolff, Michael" w:date="2016-02-24T16:20:00Z"/>
        </w:rPr>
      </w:pPr>
    </w:p>
    <w:p w:rsidR="00776748" w:rsidRDefault="00776748" w:rsidP="00776748">
      <w:pPr>
        <w:pStyle w:val="Heading4"/>
        <w:rPr>
          <w:ins w:id="453" w:author="Wolff, Michael" w:date="2016-02-24T16:25:00Z"/>
        </w:rPr>
      </w:pPr>
      <w:ins w:id="454" w:author="Wolff, Michael" w:date="2016-02-24T16:21:00Z">
        <w:r>
          <w:t>Pseudo-Code</w:t>
        </w:r>
      </w:ins>
    </w:p>
    <w:p w:rsidR="00776748" w:rsidRPr="00776748" w:rsidRDefault="00776748" w:rsidP="007B2102">
      <w:pPr>
        <w:pStyle w:val="BodyText"/>
        <w:rPr>
          <w:ins w:id="455" w:author="Wolff, Michael" w:date="2016-02-24T16:21:00Z"/>
        </w:rPr>
      </w:pPr>
    </w:p>
    <w:p w:rsidR="00776748" w:rsidRPr="00776748" w:rsidRDefault="00776748" w:rsidP="00776748">
      <w:pPr>
        <w:pStyle w:val="BodyText"/>
        <w:ind w:left="720"/>
        <w:rPr>
          <w:ins w:id="456" w:author="Wolff, Michael" w:date="2016-02-24T16:23:00Z"/>
          <w:rFonts w:ascii="Courier New" w:hAnsi="Courier New" w:cs="Courier New"/>
          <w:sz w:val="16"/>
          <w:szCs w:val="16"/>
        </w:rPr>
      </w:pPr>
      <w:ins w:id="457" w:author="Wolff, Michael" w:date="2016-02-24T16:23:00Z">
        <w:r w:rsidRPr="00776748">
          <w:rPr>
            <w:rFonts w:ascii="Courier New" w:hAnsi="Courier New" w:cs="Courier New"/>
            <w:sz w:val="16"/>
            <w:szCs w:val="16"/>
          </w:rPr>
          <w:t>#!/bin/bash</w:t>
        </w:r>
      </w:ins>
    </w:p>
    <w:p w:rsidR="00776748" w:rsidRPr="00776748" w:rsidRDefault="00776748" w:rsidP="00776748">
      <w:pPr>
        <w:pStyle w:val="BodyText"/>
        <w:ind w:left="720"/>
        <w:rPr>
          <w:ins w:id="458" w:author="Wolff, Michael" w:date="2016-02-24T16:23:00Z"/>
          <w:rFonts w:ascii="Courier New" w:hAnsi="Courier New" w:cs="Courier New"/>
          <w:sz w:val="16"/>
          <w:szCs w:val="16"/>
        </w:rPr>
      </w:pPr>
    </w:p>
    <w:p w:rsidR="00776748" w:rsidRPr="00776748" w:rsidRDefault="00776748" w:rsidP="00776748">
      <w:pPr>
        <w:pStyle w:val="BodyText"/>
        <w:ind w:left="720"/>
        <w:rPr>
          <w:ins w:id="459" w:author="Wolff, Michael" w:date="2016-02-24T16:23:00Z"/>
          <w:rFonts w:ascii="Courier New" w:hAnsi="Courier New" w:cs="Courier New"/>
          <w:sz w:val="16"/>
          <w:szCs w:val="16"/>
        </w:rPr>
      </w:pPr>
      <w:ins w:id="460" w:author="Wolff, Michael" w:date="2016-02-24T16:23:00Z">
        <w:r w:rsidRPr="00776748">
          <w:rPr>
            <w:rFonts w:ascii="Courier New" w:hAnsi="Courier New" w:cs="Courier New"/>
            <w:sz w:val="16"/>
            <w:szCs w:val="16"/>
          </w:rPr>
          <w:t>###############################################</w:t>
        </w:r>
      </w:ins>
    </w:p>
    <w:p w:rsidR="00776748" w:rsidRPr="00776748" w:rsidRDefault="00776748" w:rsidP="00776748">
      <w:pPr>
        <w:pStyle w:val="BodyText"/>
        <w:ind w:left="720"/>
        <w:rPr>
          <w:ins w:id="461" w:author="Wolff, Michael" w:date="2016-02-24T16:23:00Z"/>
          <w:rFonts w:ascii="Courier New" w:hAnsi="Courier New" w:cs="Courier New"/>
          <w:sz w:val="16"/>
          <w:szCs w:val="16"/>
        </w:rPr>
      </w:pPr>
      <w:ins w:id="462" w:author="Wolff, Michael" w:date="2016-02-24T16:23:00Z">
        <w:r w:rsidRPr="00776748">
          <w:rPr>
            <w:rFonts w:ascii="Courier New" w:hAnsi="Courier New" w:cs="Courier New"/>
            <w:sz w:val="16"/>
            <w:szCs w:val="16"/>
          </w:rPr>
          <w:t>### utilsMapResults.sh</w:t>
        </w:r>
      </w:ins>
    </w:p>
    <w:p w:rsidR="00776748" w:rsidRPr="00776748" w:rsidRDefault="00776748" w:rsidP="00776748">
      <w:pPr>
        <w:pStyle w:val="BodyText"/>
        <w:ind w:left="720"/>
        <w:rPr>
          <w:ins w:id="463" w:author="Wolff, Michael" w:date="2016-02-24T16:23:00Z"/>
          <w:rFonts w:ascii="Courier New" w:hAnsi="Courier New" w:cs="Courier New"/>
          <w:sz w:val="16"/>
          <w:szCs w:val="16"/>
        </w:rPr>
      </w:pPr>
      <w:ins w:id="464" w:author="Wolff, Michael" w:date="2016-02-24T16:23:00Z">
        <w:r w:rsidRPr="00776748">
          <w:rPr>
            <w:rFonts w:ascii="Courier New" w:hAnsi="Courier New" w:cs="Courier New"/>
            <w:sz w:val="16"/>
            <w:szCs w:val="16"/>
          </w:rPr>
          <w:t>### This script generates a report of map test results</w:t>
        </w:r>
      </w:ins>
    </w:p>
    <w:p w:rsidR="00776748" w:rsidRPr="00776748" w:rsidRDefault="00776748" w:rsidP="00776748">
      <w:pPr>
        <w:pStyle w:val="BodyText"/>
        <w:ind w:left="720"/>
        <w:rPr>
          <w:ins w:id="465" w:author="Wolff, Michael" w:date="2016-02-24T16:23:00Z"/>
          <w:rFonts w:ascii="Courier New" w:hAnsi="Courier New" w:cs="Courier New"/>
          <w:sz w:val="16"/>
          <w:szCs w:val="16"/>
        </w:rPr>
      </w:pPr>
      <w:ins w:id="466" w:author="Wolff, Michael" w:date="2016-02-24T16:23:00Z">
        <w:r w:rsidRPr="00776748">
          <w:rPr>
            <w:rFonts w:ascii="Courier New" w:hAnsi="Courier New" w:cs="Courier New"/>
            <w:sz w:val="16"/>
            <w:szCs w:val="16"/>
          </w:rPr>
          <w:t>###   for specified groups</w:t>
        </w:r>
      </w:ins>
    </w:p>
    <w:p w:rsidR="00776748" w:rsidRPr="00776748" w:rsidRDefault="00776748" w:rsidP="00776748">
      <w:pPr>
        <w:pStyle w:val="BodyText"/>
        <w:ind w:left="720"/>
        <w:rPr>
          <w:ins w:id="467" w:author="Wolff, Michael" w:date="2016-02-24T16:23:00Z"/>
          <w:rFonts w:ascii="Courier New" w:hAnsi="Courier New" w:cs="Courier New"/>
          <w:sz w:val="16"/>
          <w:szCs w:val="16"/>
        </w:rPr>
      </w:pPr>
      <w:ins w:id="468" w:author="Wolff, Michael" w:date="2016-02-24T16:23:00Z">
        <w:r w:rsidRPr="00776748">
          <w:rPr>
            <w:rFonts w:ascii="Courier New" w:hAnsi="Courier New" w:cs="Courier New"/>
            <w:sz w:val="16"/>
            <w:szCs w:val="16"/>
          </w:rPr>
          <w:t>###</w:t>
        </w:r>
      </w:ins>
    </w:p>
    <w:p w:rsidR="00776748" w:rsidRPr="00776748" w:rsidRDefault="00776748" w:rsidP="00776748">
      <w:pPr>
        <w:pStyle w:val="BodyText"/>
        <w:ind w:left="720"/>
        <w:rPr>
          <w:ins w:id="469" w:author="Wolff, Michael" w:date="2016-02-24T16:23:00Z"/>
          <w:rFonts w:ascii="Courier New" w:hAnsi="Courier New" w:cs="Courier New"/>
          <w:sz w:val="16"/>
          <w:szCs w:val="16"/>
        </w:rPr>
      </w:pPr>
      <w:ins w:id="470" w:author="Wolff, Michael" w:date="2016-02-24T16:23:00Z">
        <w:r w:rsidRPr="00776748">
          <w:rPr>
            <w:rFonts w:ascii="Courier New" w:hAnsi="Courier New" w:cs="Courier New"/>
            <w:sz w:val="16"/>
            <w:szCs w:val="16"/>
          </w:rPr>
          <w:t>### Input parameters:</w:t>
        </w:r>
      </w:ins>
    </w:p>
    <w:p w:rsidR="00776748" w:rsidRPr="00776748" w:rsidRDefault="00776748" w:rsidP="00776748">
      <w:pPr>
        <w:pStyle w:val="BodyText"/>
        <w:ind w:left="720"/>
        <w:rPr>
          <w:ins w:id="471" w:author="Wolff, Michael" w:date="2016-02-24T16:23:00Z"/>
          <w:rFonts w:ascii="Courier New" w:hAnsi="Courier New" w:cs="Courier New"/>
          <w:sz w:val="16"/>
          <w:szCs w:val="16"/>
        </w:rPr>
      </w:pPr>
      <w:ins w:id="472" w:author="Wolff, Michael" w:date="2016-02-24T16:23:00Z">
        <w:r w:rsidRPr="00776748">
          <w:rPr>
            <w:rFonts w:ascii="Courier New" w:hAnsi="Courier New" w:cs="Courier New"/>
            <w:sz w:val="16"/>
            <w:szCs w:val="16"/>
          </w:rPr>
          <w:t>###    -o old (unsigned) group list</w:t>
        </w:r>
      </w:ins>
    </w:p>
    <w:p w:rsidR="00776748" w:rsidRPr="00776748" w:rsidRDefault="00776748" w:rsidP="00776748">
      <w:pPr>
        <w:pStyle w:val="BodyText"/>
        <w:ind w:left="720"/>
        <w:rPr>
          <w:ins w:id="473" w:author="Wolff, Michael" w:date="2016-02-24T16:23:00Z"/>
          <w:rFonts w:ascii="Courier New" w:hAnsi="Courier New" w:cs="Courier New"/>
          <w:sz w:val="16"/>
          <w:szCs w:val="16"/>
        </w:rPr>
      </w:pPr>
      <w:ins w:id="474" w:author="Wolff, Michael" w:date="2016-02-24T16:23:00Z">
        <w:r w:rsidRPr="00776748">
          <w:rPr>
            <w:rFonts w:ascii="Courier New" w:hAnsi="Courier New" w:cs="Courier New"/>
            <w:sz w:val="16"/>
            <w:szCs w:val="16"/>
          </w:rPr>
          <w:t>###    -n new (signed) group list</w:t>
        </w:r>
      </w:ins>
    </w:p>
    <w:p w:rsidR="00776748" w:rsidRPr="00776748" w:rsidRDefault="00776748" w:rsidP="00776748">
      <w:pPr>
        <w:pStyle w:val="BodyText"/>
        <w:ind w:left="720"/>
        <w:rPr>
          <w:ins w:id="475" w:author="Wolff, Michael" w:date="2016-02-24T16:23:00Z"/>
          <w:rFonts w:ascii="Courier New" w:hAnsi="Courier New" w:cs="Courier New"/>
          <w:sz w:val="16"/>
          <w:szCs w:val="16"/>
        </w:rPr>
      </w:pPr>
      <w:ins w:id="476" w:author="Wolff, Michael" w:date="2016-02-24T16:23:00Z">
        <w:r w:rsidRPr="00776748">
          <w:rPr>
            <w:rFonts w:ascii="Courier New" w:hAnsi="Courier New" w:cs="Courier New"/>
            <w:sz w:val="16"/>
            <w:szCs w:val="16"/>
          </w:rPr>
          <w:t>###    -c (| --compare) compare sed/sscf differences</w:t>
        </w:r>
      </w:ins>
    </w:p>
    <w:p w:rsidR="00776748" w:rsidRPr="00776748" w:rsidRDefault="00776748" w:rsidP="00776748">
      <w:pPr>
        <w:pStyle w:val="BodyText"/>
        <w:ind w:left="720"/>
        <w:rPr>
          <w:ins w:id="477" w:author="Wolff, Michael" w:date="2016-02-24T16:23:00Z"/>
          <w:rFonts w:ascii="Courier New" w:hAnsi="Courier New" w:cs="Courier New"/>
          <w:sz w:val="16"/>
          <w:szCs w:val="16"/>
        </w:rPr>
      </w:pPr>
      <w:ins w:id="478" w:author="Wolff, Michael" w:date="2016-02-24T16:23:00Z">
        <w:r w:rsidRPr="00776748">
          <w:rPr>
            <w:rFonts w:ascii="Courier New" w:hAnsi="Courier New" w:cs="Courier New"/>
            <w:sz w:val="16"/>
            <w:szCs w:val="16"/>
          </w:rPr>
          <w:t>###    -f (| --fllock) report fllock</w:t>
        </w:r>
      </w:ins>
    </w:p>
    <w:p w:rsidR="00776748" w:rsidRPr="00776748" w:rsidRDefault="00776748" w:rsidP="00776748">
      <w:pPr>
        <w:pStyle w:val="BodyText"/>
        <w:ind w:left="720"/>
        <w:rPr>
          <w:ins w:id="479" w:author="Wolff, Michael" w:date="2016-02-24T16:23:00Z"/>
          <w:rFonts w:ascii="Courier New" w:hAnsi="Courier New" w:cs="Courier New"/>
          <w:sz w:val="16"/>
          <w:szCs w:val="16"/>
        </w:rPr>
      </w:pPr>
      <w:ins w:id="480" w:author="Wolff, Michael" w:date="2016-02-24T16:23:00Z">
        <w:r w:rsidRPr="00776748">
          <w:rPr>
            <w:rFonts w:ascii="Courier New" w:hAnsi="Courier New" w:cs="Courier New"/>
            <w:sz w:val="16"/>
            <w:szCs w:val="16"/>
          </w:rPr>
          <w:t>###    -p (| --precedence) report precedence</w:t>
        </w:r>
      </w:ins>
    </w:p>
    <w:p w:rsidR="00776748" w:rsidRPr="00776748" w:rsidRDefault="00776748" w:rsidP="00776748">
      <w:pPr>
        <w:pStyle w:val="BodyText"/>
        <w:ind w:left="720"/>
        <w:rPr>
          <w:ins w:id="481" w:author="Wolff, Michael" w:date="2016-02-24T16:23:00Z"/>
          <w:rFonts w:ascii="Courier New" w:hAnsi="Courier New" w:cs="Courier New"/>
          <w:sz w:val="16"/>
          <w:szCs w:val="16"/>
        </w:rPr>
      </w:pPr>
      <w:ins w:id="482" w:author="Wolff, Michael" w:date="2016-02-24T16:23:00Z">
        <w:r w:rsidRPr="00776748">
          <w:rPr>
            <w:rFonts w:ascii="Courier New" w:hAnsi="Courier New" w:cs="Courier New"/>
            <w:sz w:val="16"/>
            <w:szCs w:val="16"/>
          </w:rPr>
          <w:t>###    -s (| --signed) compare unsigned/signed checksum differences</w:t>
        </w:r>
      </w:ins>
    </w:p>
    <w:p w:rsidR="00776748" w:rsidRPr="00776748" w:rsidRDefault="00776748" w:rsidP="00776748">
      <w:pPr>
        <w:pStyle w:val="BodyText"/>
        <w:ind w:left="720"/>
        <w:rPr>
          <w:ins w:id="483" w:author="Wolff, Michael" w:date="2016-02-24T16:23:00Z"/>
          <w:rFonts w:ascii="Courier New" w:hAnsi="Courier New" w:cs="Courier New"/>
          <w:sz w:val="16"/>
          <w:szCs w:val="16"/>
        </w:rPr>
      </w:pPr>
      <w:ins w:id="484" w:author="Wolff, Michael" w:date="2016-02-24T16:23:00Z">
        <w:r w:rsidRPr="00776748">
          <w:rPr>
            <w:rFonts w:ascii="Courier New" w:hAnsi="Courier New" w:cs="Courier New"/>
            <w:sz w:val="16"/>
            <w:szCs w:val="16"/>
          </w:rPr>
          <w:t>###    -t (| --trickle) report trickle</w:t>
        </w:r>
      </w:ins>
    </w:p>
    <w:p w:rsidR="00776748" w:rsidRPr="00776748" w:rsidRDefault="00776748" w:rsidP="00776748">
      <w:pPr>
        <w:pStyle w:val="BodyText"/>
        <w:ind w:left="720"/>
        <w:rPr>
          <w:ins w:id="485" w:author="Wolff, Michael" w:date="2016-02-24T16:23:00Z"/>
          <w:rFonts w:ascii="Courier New" w:hAnsi="Courier New" w:cs="Courier New"/>
          <w:sz w:val="16"/>
          <w:szCs w:val="16"/>
        </w:rPr>
      </w:pPr>
      <w:ins w:id="486" w:author="Wolff, Michael" w:date="2016-02-24T16:23:00Z">
        <w:r w:rsidRPr="00776748">
          <w:rPr>
            <w:rFonts w:ascii="Courier New" w:hAnsi="Courier New" w:cs="Courier New"/>
            <w:sz w:val="16"/>
            <w:szCs w:val="16"/>
          </w:rPr>
          <w:t>###    -u (| --upload) report upload</w:t>
        </w:r>
      </w:ins>
    </w:p>
    <w:p w:rsidR="00776748" w:rsidRPr="00776748" w:rsidRDefault="00776748" w:rsidP="00776748">
      <w:pPr>
        <w:pStyle w:val="BodyText"/>
        <w:ind w:left="720"/>
        <w:rPr>
          <w:ins w:id="487" w:author="Wolff, Michael" w:date="2016-02-24T16:23:00Z"/>
          <w:rFonts w:ascii="Courier New" w:hAnsi="Courier New" w:cs="Courier New"/>
          <w:sz w:val="16"/>
          <w:szCs w:val="16"/>
        </w:rPr>
      </w:pPr>
      <w:ins w:id="488" w:author="Wolff, Michael" w:date="2016-02-24T16:23:00Z">
        <w:r w:rsidRPr="00776748">
          <w:rPr>
            <w:rFonts w:ascii="Courier New" w:hAnsi="Courier New" w:cs="Courier New"/>
            <w:sz w:val="16"/>
            <w:szCs w:val="16"/>
          </w:rPr>
          <w:t>###</w:t>
        </w:r>
      </w:ins>
    </w:p>
    <w:p w:rsidR="00776748" w:rsidRPr="00776748" w:rsidRDefault="00776748" w:rsidP="00776748">
      <w:pPr>
        <w:pStyle w:val="BodyText"/>
        <w:ind w:left="720"/>
        <w:rPr>
          <w:ins w:id="489" w:author="Wolff, Michael" w:date="2016-02-24T16:23:00Z"/>
          <w:rFonts w:ascii="Courier New" w:hAnsi="Courier New" w:cs="Courier New"/>
          <w:sz w:val="16"/>
          <w:szCs w:val="16"/>
        </w:rPr>
      </w:pPr>
      <w:ins w:id="490" w:author="Wolff, Michael" w:date="2016-02-24T16:23:00Z">
        <w:r w:rsidRPr="00776748">
          <w:rPr>
            <w:rFonts w:ascii="Courier New" w:hAnsi="Courier New" w:cs="Courier New"/>
            <w:sz w:val="16"/>
            <w:szCs w:val="16"/>
          </w:rPr>
          <w:t>###############################################</w:t>
        </w:r>
      </w:ins>
    </w:p>
    <w:p w:rsidR="00776748" w:rsidRPr="00776748" w:rsidRDefault="00776748" w:rsidP="00776748">
      <w:pPr>
        <w:pStyle w:val="BodyText"/>
        <w:ind w:left="720"/>
        <w:rPr>
          <w:ins w:id="491" w:author="Wolff, Michael" w:date="2016-02-24T16:23:00Z"/>
          <w:rFonts w:ascii="Courier New" w:hAnsi="Courier New" w:cs="Courier New"/>
          <w:sz w:val="16"/>
          <w:szCs w:val="16"/>
        </w:rPr>
      </w:pPr>
    </w:p>
    <w:p w:rsidR="00776748" w:rsidRPr="00776748" w:rsidRDefault="00776748" w:rsidP="00776748">
      <w:pPr>
        <w:pStyle w:val="BodyText"/>
        <w:ind w:left="720"/>
        <w:rPr>
          <w:ins w:id="492" w:author="Wolff, Michael" w:date="2016-02-24T16:23:00Z"/>
          <w:rFonts w:ascii="Courier New" w:hAnsi="Courier New" w:cs="Courier New"/>
          <w:sz w:val="16"/>
          <w:szCs w:val="16"/>
        </w:rPr>
      </w:pPr>
    </w:p>
    <w:p w:rsidR="00776748" w:rsidRPr="00776748" w:rsidRDefault="00776748" w:rsidP="00776748">
      <w:pPr>
        <w:pStyle w:val="BodyText"/>
        <w:ind w:left="720"/>
        <w:rPr>
          <w:ins w:id="493" w:author="Wolff, Michael" w:date="2016-02-24T16:23:00Z"/>
          <w:rFonts w:ascii="Courier New" w:hAnsi="Courier New" w:cs="Courier New"/>
          <w:sz w:val="16"/>
          <w:szCs w:val="16"/>
        </w:rPr>
      </w:pPr>
      <w:ins w:id="494" w:author="Wolff, Michael" w:date="2016-02-24T16:23:00Z">
        <w:r w:rsidRPr="00776748">
          <w:rPr>
            <w:rFonts w:ascii="Courier New" w:hAnsi="Courier New" w:cs="Courier New"/>
            <w:sz w:val="16"/>
            <w:szCs w:val="16"/>
          </w:rPr>
          <w:t>compar=0</w:t>
        </w:r>
      </w:ins>
    </w:p>
    <w:p w:rsidR="00776748" w:rsidRPr="00776748" w:rsidRDefault="00776748" w:rsidP="00776748">
      <w:pPr>
        <w:pStyle w:val="BodyText"/>
        <w:ind w:left="720"/>
        <w:rPr>
          <w:ins w:id="495" w:author="Wolff, Michael" w:date="2016-02-24T16:23:00Z"/>
          <w:rFonts w:ascii="Courier New" w:hAnsi="Courier New" w:cs="Courier New"/>
          <w:sz w:val="16"/>
          <w:szCs w:val="16"/>
        </w:rPr>
      </w:pPr>
      <w:ins w:id="496" w:author="Wolff, Michael" w:date="2016-02-24T16:23:00Z">
        <w:r w:rsidRPr="00776748">
          <w:rPr>
            <w:rFonts w:ascii="Courier New" w:hAnsi="Courier New" w:cs="Courier New"/>
            <w:sz w:val="16"/>
            <w:szCs w:val="16"/>
          </w:rPr>
          <w:t>fllock=0</w:t>
        </w:r>
      </w:ins>
    </w:p>
    <w:p w:rsidR="00776748" w:rsidRPr="00776748" w:rsidRDefault="00776748" w:rsidP="00776748">
      <w:pPr>
        <w:pStyle w:val="BodyText"/>
        <w:ind w:left="720"/>
        <w:rPr>
          <w:ins w:id="497" w:author="Wolff, Michael" w:date="2016-02-24T16:23:00Z"/>
          <w:rFonts w:ascii="Courier New" w:hAnsi="Courier New" w:cs="Courier New"/>
          <w:sz w:val="16"/>
          <w:szCs w:val="16"/>
        </w:rPr>
      </w:pPr>
      <w:ins w:id="498" w:author="Wolff, Michael" w:date="2016-02-24T16:23:00Z">
        <w:r w:rsidRPr="00776748">
          <w:rPr>
            <w:rFonts w:ascii="Courier New" w:hAnsi="Courier New" w:cs="Courier New"/>
            <w:sz w:val="16"/>
            <w:szCs w:val="16"/>
          </w:rPr>
          <w:t>prec=0</w:t>
        </w:r>
      </w:ins>
    </w:p>
    <w:p w:rsidR="00776748" w:rsidRPr="00776748" w:rsidRDefault="00776748" w:rsidP="00776748">
      <w:pPr>
        <w:pStyle w:val="BodyText"/>
        <w:ind w:left="720"/>
        <w:rPr>
          <w:ins w:id="499" w:author="Wolff, Michael" w:date="2016-02-24T16:23:00Z"/>
          <w:rFonts w:ascii="Courier New" w:hAnsi="Courier New" w:cs="Courier New"/>
          <w:sz w:val="16"/>
          <w:szCs w:val="16"/>
        </w:rPr>
      </w:pPr>
      <w:ins w:id="500" w:author="Wolff, Michael" w:date="2016-02-24T16:23:00Z">
        <w:r w:rsidRPr="00776748">
          <w:rPr>
            <w:rFonts w:ascii="Courier New" w:hAnsi="Courier New" w:cs="Courier New"/>
            <w:sz w:val="16"/>
            <w:szCs w:val="16"/>
          </w:rPr>
          <w:t>trickle=0</w:t>
        </w:r>
      </w:ins>
    </w:p>
    <w:p w:rsidR="00776748" w:rsidRPr="00776748" w:rsidRDefault="00776748" w:rsidP="00776748">
      <w:pPr>
        <w:pStyle w:val="BodyText"/>
        <w:ind w:left="720"/>
        <w:rPr>
          <w:ins w:id="501" w:author="Wolff, Michael" w:date="2016-02-24T16:23:00Z"/>
          <w:rFonts w:ascii="Courier New" w:hAnsi="Courier New" w:cs="Courier New"/>
          <w:sz w:val="16"/>
          <w:szCs w:val="16"/>
        </w:rPr>
      </w:pPr>
      <w:ins w:id="502" w:author="Wolff, Michael" w:date="2016-02-24T16:23:00Z">
        <w:r w:rsidRPr="00776748">
          <w:rPr>
            <w:rFonts w:ascii="Courier New" w:hAnsi="Courier New" w:cs="Courier New"/>
            <w:sz w:val="16"/>
            <w:szCs w:val="16"/>
          </w:rPr>
          <w:t>upload=0</w:t>
        </w:r>
      </w:ins>
    </w:p>
    <w:p w:rsidR="00776748" w:rsidRPr="00776748" w:rsidRDefault="00776748" w:rsidP="00776748">
      <w:pPr>
        <w:pStyle w:val="BodyText"/>
        <w:ind w:left="720"/>
        <w:rPr>
          <w:ins w:id="503" w:author="Wolff, Michael" w:date="2016-02-24T16:23:00Z"/>
          <w:rFonts w:ascii="Courier New" w:hAnsi="Courier New" w:cs="Courier New"/>
          <w:sz w:val="16"/>
          <w:szCs w:val="16"/>
        </w:rPr>
      </w:pPr>
    </w:p>
    <w:p w:rsidR="00776748" w:rsidRPr="00776748" w:rsidRDefault="00776748" w:rsidP="00776748">
      <w:pPr>
        <w:pStyle w:val="BodyText"/>
        <w:ind w:left="720"/>
        <w:rPr>
          <w:ins w:id="504" w:author="Wolff, Michael" w:date="2016-02-24T16:23:00Z"/>
          <w:rFonts w:ascii="Courier New" w:hAnsi="Courier New" w:cs="Courier New"/>
          <w:sz w:val="16"/>
          <w:szCs w:val="16"/>
        </w:rPr>
      </w:pPr>
      <w:ins w:id="505" w:author="Wolff, Michael" w:date="2016-02-24T16:23:00Z">
        <w:r w:rsidRPr="00776748">
          <w:rPr>
            <w:rFonts w:ascii="Courier New" w:hAnsi="Courier New" w:cs="Courier New"/>
            <w:sz w:val="16"/>
            <w:szCs w:val="16"/>
          </w:rPr>
          <w:t>while [ ! $# -eq 0 ]</w:t>
        </w:r>
      </w:ins>
    </w:p>
    <w:p w:rsidR="00776748" w:rsidRPr="00776748" w:rsidRDefault="00776748" w:rsidP="00776748">
      <w:pPr>
        <w:pStyle w:val="BodyText"/>
        <w:ind w:left="720"/>
        <w:rPr>
          <w:ins w:id="506" w:author="Wolff, Michael" w:date="2016-02-24T16:23:00Z"/>
          <w:rFonts w:ascii="Courier New" w:hAnsi="Courier New" w:cs="Courier New"/>
          <w:sz w:val="16"/>
          <w:szCs w:val="16"/>
        </w:rPr>
      </w:pPr>
      <w:ins w:id="507" w:author="Wolff, Michael" w:date="2016-02-24T16:23:00Z">
        <w:r w:rsidRPr="00776748">
          <w:rPr>
            <w:rFonts w:ascii="Courier New" w:hAnsi="Courier New" w:cs="Courier New"/>
            <w:sz w:val="16"/>
            <w:szCs w:val="16"/>
          </w:rPr>
          <w:t>do</w:t>
        </w:r>
      </w:ins>
    </w:p>
    <w:p w:rsidR="00776748" w:rsidRPr="00776748" w:rsidRDefault="00776748" w:rsidP="00776748">
      <w:pPr>
        <w:pStyle w:val="BodyText"/>
        <w:ind w:left="720"/>
        <w:rPr>
          <w:ins w:id="508" w:author="Wolff, Michael" w:date="2016-02-24T16:23:00Z"/>
          <w:rFonts w:ascii="Courier New" w:hAnsi="Courier New" w:cs="Courier New"/>
          <w:sz w:val="16"/>
          <w:szCs w:val="16"/>
        </w:rPr>
      </w:pPr>
      <w:ins w:id="509" w:author="Wolff, Michael" w:date="2016-02-24T16:23:00Z">
        <w:r w:rsidRPr="00776748">
          <w:rPr>
            <w:rFonts w:ascii="Courier New" w:hAnsi="Courier New" w:cs="Courier New"/>
            <w:sz w:val="16"/>
            <w:szCs w:val="16"/>
          </w:rPr>
          <w:t xml:space="preserve">    case "$1" in</w:t>
        </w:r>
      </w:ins>
    </w:p>
    <w:p w:rsidR="00776748" w:rsidRPr="00776748" w:rsidRDefault="00776748" w:rsidP="00776748">
      <w:pPr>
        <w:pStyle w:val="BodyText"/>
        <w:ind w:left="720"/>
        <w:rPr>
          <w:ins w:id="510" w:author="Wolff, Michael" w:date="2016-02-24T16:23:00Z"/>
          <w:rFonts w:ascii="Courier New" w:hAnsi="Courier New" w:cs="Courier New"/>
          <w:sz w:val="16"/>
          <w:szCs w:val="16"/>
        </w:rPr>
      </w:pPr>
      <w:ins w:id="511" w:author="Wolff, Michael" w:date="2016-02-24T16:23:00Z">
        <w:r w:rsidRPr="00776748">
          <w:rPr>
            <w:rFonts w:ascii="Courier New" w:hAnsi="Courier New" w:cs="Courier New"/>
            <w:sz w:val="16"/>
            <w:szCs w:val="16"/>
          </w:rPr>
          <w:t xml:space="preserve">        -c | --compare)</w:t>
        </w:r>
      </w:ins>
    </w:p>
    <w:p w:rsidR="00776748" w:rsidRPr="00776748" w:rsidRDefault="00776748" w:rsidP="00776748">
      <w:pPr>
        <w:pStyle w:val="BodyText"/>
        <w:ind w:left="720"/>
        <w:rPr>
          <w:ins w:id="512" w:author="Wolff, Michael" w:date="2016-02-24T16:23:00Z"/>
          <w:rFonts w:ascii="Courier New" w:hAnsi="Courier New" w:cs="Courier New"/>
          <w:sz w:val="16"/>
          <w:szCs w:val="16"/>
        </w:rPr>
      </w:pPr>
      <w:ins w:id="513" w:author="Wolff, Michael" w:date="2016-02-24T16:23:00Z">
        <w:r w:rsidRPr="00776748">
          <w:rPr>
            <w:rFonts w:ascii="Courier New" w:hAnsi="Courier New" w:cs="Courier New"/>
            <w:sz w:val="16"/>
            <w:szCs w:val="16"/>
          </w:rPr>
          <w:t xml:space="preserve">            compar=1</w:t>
        </w:r>
      </w:ins>
    </w:p>
    <w:p w:rsidR="00776748" w:rsidRPr="00776748" w:rsidRDefault="00776748" w:rsidP="00776748">
      <w:pPr>
        <w:pStyle w:val="BodyText"/>
        <w:ind w:left="720"/>
        <w:rPr>
          <w:ins w:id="514" w:author="Wolff, Michael" w:date="2016-02-24T16:23:00Z"/>
          <w:rFonts w:ascii="Courier New" w:hAnsi="Courier New" w:cs="Courier New"/>
          <w:sz w:val="16"/>
          <w:szCs w:val="16"/>
        </w:rPr>
      </w:pPr>
      <w:ins w:id="515" w:author="Wolff, Michael" w:date="2016-02-24T16:23:00Z">
        <w:r w:rsidRPr="00776748">
          <w:rPr>
            <w:rFonts w:ascii="Courier New" w:hAnsi="Courier New" w:cs="Courier New"/>
            <w:sz w:val="16"/>
            <w:szCs w:val="16"/>
          </w:rPr>
          <w:t xml:space="preserve">            ;;</w:t>
        </w:r>
      </w:ins>
    </w:p>
    <w:p w:rsidR="00776748" w:rsidRPr="00776748" w:rsidRDefault="00776748" w:rsidP="00776748">
      <w:pPr>
        <w:pStyle w:val="BodyText"/>
        <w:ind w:left="720"/>
        <w:rPr>
          <w:ins w:id="516" w:author="Wolff, Michael" w:date="2016-02-24T16:23:00Z"/>
          <w:rFonts w:ascii="Courier New" w:hAnsi="Courier New" w:cs="Courier New"/>
          <w:sz w:val="16"/>
          <w:szCs w:val="16"/>
        </w:rPr>
      </w:pPr>
      <w:ins w:id="517" w:author="Wolff, Michael" w:date="2016-02-24T16:23:00Z">
        <w:r w:rsidRPr="00776748">
          <w:rPr>
            <w:rFonts w:ascii="Courier New" w:hAnsi="Courier New" w:cs="Courier New"/>
            <w:sz w:val="16"/>
            <w:szCs w:val="16"/>
          </w:rPr>
          <w:t xml:space="preserve">        -f | --fllock)</w:t>
        </w:r>
      </w:ins>
    </w:p>
    <w:p w:rsidR="00776748" w:rsidRPr="00776748" w:rsidRDefault="00776748" w:rsidP="00776748">
      <w:pPr>
        <w:pStyle w:val="BodyText"/>
        <w:ind w:left="720"/>
        <w:rPr>
          <w:ins w:id="518" w:author="Wolff, Michael" w:date="2016-02-24T16:23:00Z"/>
          <w:rFonts w:ascii="Courier New" w:hAnsi="Courier New" w:cs="Courier New"/>
          <w:sz w:val="16"/>
          <w:szCs w:val="16"/>
        </w:rPr>
      </w:pPr>
      <w:ins w:id="519" w:author="Wolff, Michael" w:date="2016-02-24T16:23:00Z">
        <w:r w:rsidRPr="00776748">
          <w:rPr>
            <w:rFonts w:ascii="Courier New" w:hAnsi="Courier New" w:cs="Courier New"/>
            <w:sz w:val="16"/>
            <w:szCs w:val="16"/>
          </w:rPr>
          <w:t xml:space="preserve">            fllock=1</w:t>
        </w:r>
      </w:ins>
    </w:p>
    <w:p w:rsidR="00776748" w:rsidRPr="00776748" w:rsidRDefault="00776748" w:rsidP="00776748">
      <w:pPr>
        <w:pStyle w:val="BodyText"/>
        <w:ind w:left="720"/>
        <w:rPr>
          <w:ins w:id="520" w:author="Wolff, Michael" w:date="2016-02-24T16:23:00Z"/>
          <w:rFonts w:ascii="Courier New" w:hAnsi="Courier New" w:cs="Courier New"/>
          <w:sz w:val="16"/>
          <w:szCs w:val="16"/>
        </w:rPr>
      </w:pPr>
      <w:ins w:id="521" w:author="Wolff, Michael" w:date="2016-02-24T16:23:00Z">
        <w:r w:rsidRPr="00776748">
          <w:rPr>
            <w:rFonts w:ascii="Courier New" w:hAnsi="Courier New" w:cs="Courier New"/>
            <w:sz w:val="16"/>
            <w:szCs w:val="16"/>
          </w:rPr>
          <w:t xml:space="preserve">            ;;</w:t>
        </w:r>
      </w:ins>
    </w:p>
    <w:p w:rsidR="00776748" w:rsidRPr="00776748" w:rsidRDefault="00776748" w:rsidP="00776748">
      <w:pPr>
        <w:pStyle w:val="BodyText"/>
        <w:ind w:left="720"/>
        <w:rPr>
          <w:ins w:id="522" w:author="Wolff, Michael" w:date="2016-02-24T16:23:00Z"/>
          <w:rFonts w:ascii="Courier New" w:hAnsi="Courier New" w:cs="Courier New"/>
          <w:sz w:val="16"/>
          <w:szCs w:val="16"/>
        </w:rPr>
      </w:pPr>
      <w:ins w:id="523" w:author="Wolff, Michael" w:date="2016-02-24T16:23:00Z">
        <w:r w:rsidRPr="00776748">
          <w:rPr>
            <w:rFonts w:ascii="Courier New" w:hAnsi="Courier New" w:cs="Courier New"/>
            <w:sz w:val="16"/>
            <w:szCs w:val="16"/>
          </w:rPr>
          <w:t xml:space="preserve">        -n)</w:t>
        </w:r>
      </w:ins>
    </w:p>
    <w:p w:rsidR="00776748" w:rsidRPr="00776748" w:rsidRDefault="00776748" w:rsidP="00776748">
      <w:pPr>
        <w:pStyle w:val="BodyText"/>
        <w:ind w:left="720"/>
        <w:rPr>
          <w:ins w:id="524" w:author="Wolff, Michael" w:date="2016-02-24T16:23:00Z"/>
          <w:rFonts w:ascii="Courier New" w:hAnsi="Courier New" w:cs="Courier New"/>
          <w:sz w:val="16"/>
          <w:szCs w:val="16"/>
        </w:rPr>
      </w:pPr>
      <w:ins w:id="525" w:author="Wolff, Michael" w:date="2016-02-24T16:23:00Z">
        <w:r w:rsidRPr="00776748">
          <w:rPr>
            <w:rFonts w:ascii="Courier New" w:hAnsi="Courier New" w:cs="Courier New"/>
            <w:sz w:val="16"/>
            <w:szCs w:val="16"/>
          </w:rPr>
          <w:t xml:space="preserve">            group_new=(`echo $2 | sed '{s/,/ /g;s/\[//;s/\]//}'`)</w:t>
        </w:r>
      </w:ins>
    </w:p>
    <w:p w:rsidR="00776748" w:rsidRPr="00776748" w:rsidRDefault="00776748" w:rsidP="00776748">
      <w:pPr>
        <w:pStyle w:val="BodyText"/>
        <w:ind w:left="720"/>
        <w:rPr>
          <w:ins w:id="526" w:author="Wolff, Michael" w:date="2016-02-24T16:23:00Z"/>
          <w:rFonts w:ascii="Courier New" w:hAnsi="Courier New" w:cs="Courier New"/>
          <w:sz w:val="16"/>
          <w:szCs w:val="16"/>
        </w:rPr>
      </w:pPr>
      <w:ins w:id="527" w:author="Wolff, Michael" w:date="2016-02-24T16:23:00Z">
        <w:r w:rsidRPr="00776748">
          <w:rPr>
            <w:rFonts w:ascii="Courier New" w:hAnsi="Courier New" w:cs="Courier New"/>
            <w:sz w:val="16"/>
            <w:szCs w:val="16"/>
          </w:rPr>
          <w:t xml:space="preserve">            shift</w:t>
        </w:r>
      </w:ins>
    </w:p>
    <w:p w:rsidR="00776748" w:rsidRPr="00776748" w:rsidRDefault="00776748" w:rsidP="00776748">
      <w:pPr>
        <w:pStyle w:val="BodyText"/>
        <w:ind w:left="720"/>
        <w:rPr>
          <w:ins w:id="528" w:author="Wolff, Michael" w:date="2016-02-24T16:23:00Z"/>
          <w:rFonts w:ascii="Courier New" w:hAnsi="Courier New" w:cs="Courier New"/>
          <w:sz w:val="16"/>
          <w:szCs w:val="16"/>
        </w:rPr>
      </w:pPr>
      <w:ins w:id="529" w:author="Wolff, Michael" w:date="2016-02-24T16:23:00Z">
        <w:r w:rsidRPr="00776748">
          <w:rPr>
            <w:rFonts w:ascii="Courier New" w:hAnsi="Courier New" w:cs="Courier New"/>
            <w:sz w:val="16"/>
            <w:szCs w:val="16"/>
          </w:rPr>
          <w:t xml:space="preserve">            ;;</w:t>
        </w:r>
      </w:ins>
    </w:p>
    <w:p w:rsidR="00776748" w:rsidRPr="00776748" w:rsidRDefault="00776748" w:rsidP="00776748">
      <w:pPr>
        <w:pStyle w:val="BodyText"/>
        <w:ind w:left="720"/>
        <w:rPr>
          <w:ins w:id="530" w:author="Wolff, Michael" w:date="2016-02-24T16:23:00Z"/>
          <w:rFonts w:ascii="Courier New" w:hAnsi="Courier New" w:cs="Courier New"/>
          <w:sz w:val="16"/>
          <w:szCs w:val="16"/>
        </w:rPr>
      </w:pPr>
      <w:ins w:id="531" w:author="Wolff, Michael" w:date="2016-02-24T16:23:00Z">
        <w:r w:rsidRPr="00776748">
          <w:rPr>
            <w:rFonts w:ascii="Courier New" w:hAnsi="Courier New" w:cs="Courier New"/>
            <w:sz w:val="16"/>
            <w:szCs w:val="16"/>
          </w:rPr>
          <w:lastRenderedPageBreak/>
          <w:t xml:space="preserve">        -o)</w:t>
        </w:r>
      </w:ins>
    </w:p>
    <w:p w:rsidR="00776748" w:rsidRPr="00776748" w:rsidRDefault="00776748" w:rsidP="00776748">
      <w:pPr>
        <w:pStyle w:val="BodyText"/>
        <w:ind w:left="720"/>
        <w:rPr>
          <w:ins w:id="532" w:author="Wolff, Michael" w:date="2016-02-24T16:23:00Z"/>
          <w:rFonts w:ascii="Courier New" w:hAnsi="Courier New" w:cs="Courier New"/>
          <w:sz w:val="16"/>
          <w:szCs w:val="16"/>
        </w:rPr>
      </w:pPr>
      <w:ins w:id="533" w:author="Wolff, Michael" w:date="2016-02-24T16:23:00Z">
        <w:r w:rsidRPr="00776748">
          <w:rPr>
            <w:rFonts w:ascii="Courier New" w:hAnsi="Courier New" w:cs="Courier New"/>
            <w:sz w:val="16"/>
            <w:szCs w:val="16"/>
          </w:rPr>
          <w:t xml:space="preserve">            group_old=(`echo $2 | sed '{s/,/ /g;s/\[//;s/\]//}'`)</w:t>
        </w:r>
      </w:ins>
    </w:p>
    <w:p w:rsidR="00776748" w:rsidRPr="00776748" w:rsidRDefault="00776748" w:rsidP="00776748">
      <w:pPr>
        <w:pStyle w:val="BodyText"/>
        <w:ind w:left="720"/>
        <w:rPr>
          <w:ins w:id="534" w:author="Wolff, Michael" w:date="2016-02-24T16:23:00Z"/>
          <w:rFonts w:ascii="Courier New" w:hAnsi="Courier New" w:cs="Courier New"/>
          <w:sz w:val="16"/>
          <w:szCs w:val="16"/>
        </w:rPr>
      </w:pPr>
      <w:ins w:id="535" w:author="Wolff, Michael" w:date="2016-02-24T16:23:00Z">
        <w:r w:rsidRPr="00776748">
          <w:rPr>
            <w:rFonts w:ascii="Courier New" w:hAnsi="Courier New" w:cs="Courier New"/>
            <w:sz w:val="16"/>
            <w:szCs w:val="16"/>
          </w:rPr>
          <w:t xml:space="preserve">            shift</w:t>
        </w:r>
      </w:ins>
    </w:p>
    <w:p w:rsidR="00776748" w:rsidRPr="00776748" w:rsidRDefault="00776748" w:rsidP="00776748">
      <w:pPr>
        <w:pStyle w:val="BodyText"/>
        <w:ind w:left="720"/>
        <w:rPr>
          <w:ins w:id="536" w:author="Wolff, Michael" w:date="2016-02-24T16:23:00Z"/>
          <w:rFonts w:ascii="Courier New" w:hAnsi="Courier New" w:cs="Courier New"/>
          <w:sz w:val="16"/>
          <w:szCs w:val="16"/>
        </w:rPr>
      </w:pPr>
      <w:ins w:id="537" w:author="Wolff, Michael" w:date="2016-02-24T16:23:00Z">
        <w:r w:rsidRPr="00776748">
          <w:rPr>
            <w:rFonts w:ascii="Courier New" w:hAnsi="Courier New" w:cs="Courier New"/>
            <w:sz w:val="16"/>
            <w:szCs w:val="16"/>
          </w:rPr>
          <w:t xml:space="preserve">            ;;</w:t>
        </w:r>
      </w:ins>
    </w:p>
    <w:p w:rsidR="00776748" w:rsidRPr="00776748" w:rsidRDefault="00776748" w:rsidP="00776748">
      <w:pPr>
        <w:pStyle w:val="BodyText"/>
        <w:ind w:left="720"/>
        <w:rPr>
          <w:ins w:id="538" w:author="Wolff, Michael" w:date="2016-02-24T16:23:00Z"/>
          <w:rFonts w:ascii="Courier New" w:hAnsi="Courier New" w:cs="Courier New"/>
          <w:sz w:val="16"/>
          <w:szCs w:val="16"/>
        </w:rPr>
      </w:pPr>
      <w:ins w:id="539" w:author="Wolff, Michael" w:date="2016-02-24T16:23:00Z">
        <w:r w:rsidRPr="00776748">
          <w:rPr>
            <w:rFonts w:ascii="Courier New" w:hAnsi="Courier New" w:cs="Courier New"/>
            <w:sz w:val="16"/>
            <w:szCs w:val="16"/>
          </w:rPr>
          <w:t xml:space="preserve">        -p | --precedence)</w:t>
        </w:r>
      </w:ins>
    </w:p>
    <w:p w:rsidR="00776748" w:rsidRPr="00776748" w:rsidRDefault="00776748" w:rsidP="00776748">
      <w:pPr>
        <w:pStyle w:val="BodyText"/>
        <w:ind w:left="720"/>
        <w:rPr>
          <w:ins w:id="540" w:author="Wolff, Michael" w:date="2016-02-24T16:23:00Z"/>
          <w:rFonts w:ascii="Courier New" w:hAnsi="Courier New" w:cs="Courier New"/>
          <w:sz w:val="16"/>
          <w:szCs w:val="16"/>
        </w:rPr>
      </w:pPr>
      <w:ins w:id="541" w:author="Wolff, Michael" w:date="2016-02-24T16:23:00Z">
        <w:r w:rsidRPr="00776748">
          <w:rPr>
            <w:rFonts w:ascii="Courier New" w:hAnsi="Courier New" w:cs="Courier New"/>
            <w:sz w:val="16"/>
            <w:szCs w:val="16"/>
          </w:rPr>
          <w:t xml:space="preserve">            prec=1</w:t>
        </w:r>
      </w:ins>
    </w:p>
    <w:p w:rsidR="00776748" w:rsidRPr="00776748" w:rsidRDefault="00776748" w:rsidP="00776748">
      <w:pPr>
        <w:pStyle w:val="BodyText"/>
        <w:ind w:left="720"/>
        <w:rPr>
          <w:ins w:id="542" w:author="Wolff, Michael" w:date="2016-02-24T16:23:00Z"/>
          <w:rFonts w:ascii="Courier New" w:hAnsi="Courier New" w:cs="Courier New"/>
          <w:sz w:val="16"/>
          <w:szCs w:val="16"/>
        </w:rPr>
      </w:pPr>
      <w:ins w:id="543" w:author="Wolff, Michael" w:date="2016-02-24T16:23:00Z">
        <w:r w:rsidRPr="00776748">
          <w:rPr>
            <w:rFonts w:ascii="Courier New" w:hAnsi="Courier New" w:cs="Courier New"/>
            <w:sz w:val="16"/>
            <w:szCs w:val="16"/>
          </w:rPr>
          <w:t xml:space="preserve">            ;;</w:t>
        </w:r>
      </w:ins>
    </w:p>
    <w:p w:rsidR="00776748" w:rsidRPr="00776748" w:rsidRDefault="00776748" w:rsidP="00776748">
      <w:pPr>
        <w:pStyle w:val="BodyText"/>
        <w:ind w:left="720"/>
        <w:rPr>
          <w:ins w:id="544" w:author="Wolff, Michael" w:date="2016-02-24T16:23:00Z"/>
          <w:rFonts w:ascii="Courier New" w:hAnsi="Courier New" w:cs="Courier New"/>
          <w:sz w:val="16"/>
          <w:szCs w:val="16"/>
        </w:rPr>
      </w:pPr>
      <w:ins w:id="545" w:author="Wolff, Michael" w:date="2016-02-24T16:23:00Z">
        <w:r w:rsidRPr="00776748">
          <w:rPr>
            <w:rFonts w:ascii="Courier New" w:hAnsi="Courier New" w:cs="Courier New"/>
            <w:sz w:val="16"/>
            <w:szCs w:val="16"/>
          </w:rPr>
          <w:t xml:space="preserve">        -s | --signed)</w:t>
        </w:r>
      </w:ins>
    </w:p>
    <w:p w:rsidR="00776748" w:rsidRPr="00776748" w:rsidRDefault="00776748" w:rsidP="00776748">
      <w:pPr>
        <w:pStyle w:val="BodyText"/>
        <w:ind w:left="720"/>
        <w:rPr>
          <w:ins w:id="546" w:author="Wolff, Michael" w:date="2016-02-24T16:23:00Z"/>
          <w:rFonts w:ascii="Courier New" w:hAnsi="Courier New" w:cs="Courier New"/>
          <w:sz w:val="16"/>
          <w:szCs w:val="16"/>
        </w:rPr>
      </w:pPr>
      <w:ins w:id="547" w:author="Wolff, Michael" w:date="2016-02-24T16:23:00Z">
        <w:r w:rsidRPr="00776748">
          <w:rPr>
            <w:rFonts w:ascii="Courier New" w:hAnsi="Courier New" w:cs="Courier New"/>
            <w:sz w:val="16"/>
            <w:szCs w:val="16"/>
          </w:rPr>
          <w:t xml:space="preserve">            signver=1</w:t>
        </w:r>
      </w:ins>
    </w:p>
    <w:p w:rsidR="00776748" w:rsidRPr="00776748" w:rsidRDefault="00776748" w:rsidP="00776748">
      <w:pPr>
        <w:pStyle w:val="BodyText"/>
        <w:ind w:left="720"/>
        <w:rPr>
          <w:ins w:id="548" w:author="Wolff, Michael" w:date="2016-02-24T16:23:00Z"/>
          <w:rFonts w:ascii="Courier New" w:hAnsi="Courier New" w:cs="Courier New"/>
          <w:sz w:val="16"/>
          <w:szCs w:val="16"/>
        </w:rPr>
      </w:pPr>
      <w:ins w:id="549" w:author="Wolff, Michael" w:date="2016-02-24T16:23:00Z">
        <w:r w:rsidRPr="00776748">
          <w:rPr>
            <w:rFonts w:ascii="Courier New" w:hAnsi="Courier New" w:cs="Courier New"/>
            <w:sz w:val="16"/>
            <w:szCs w:val="16"/>
          </w:rPr>
          <w:t xml:space="preserve">            ;;</w:t>
        </w:r>
      </w:ins>
    </w:p>
    <w:p w:rsidR="00776748" w:rsidRPr="00776748" w:rsidRDefault="00776748" w:rsidP="00776748">
      <w:pPr>
        <w:pStyle w:val="BodyText"/>
        <w:ind w:left="720"/>
        <w:rPr>
          <w:ins w:id="550" w:author="Wolff, Michael" w:date="2016-02-24T16:23:00Z"/>
          <w:rFonts w:ascii="Courier New" w:hAnsi="Courier New" w:cs="Courier New"/>
          <w:sz w:val="16"/>
          <w:szCs w:val="16"/>
        </w:rPr>
      </w:pPr>
      <w:ins w:id="551" w:author="Wolff, Michael" w:date="2016-02-24T16:23:00Z">
        <w:r w:rsidRPr="00776748">
          <w:rPr>
            <w:rFonts w:ascii="Courier New" w:hAnsi="Courier New" w:cs="Courier New"/>
            <w:sz w:val="16"/>
            <w:szCs w:val="16"/>
          </w:rPr>
          <w:t xml:space="preserve">        -t | --trickle)</w:t>
        </w:r>
      </w:ins>
    </w:p>
    <w:p w:rsidR="00776748" w:rsidRPr="00776748" w:rsidRDefault="00776748" w:rsidP="00776748">
      <w:pPr>
        <w:pStyle w:val="BodyText"/>
        <w:ind w:left="720"/>
        <w:rPr>
          <w:ins w:id="552" w:author="Wolff, Michael" w:date="2016-02-24T16:23:00Z"/>
          <w:rFonts w:ascii="Courier New" w:hAnsi="Courier New" w:cs="Courier New"/>
          <w:sz w:val="16"/>
          <w:szCs w:val="16"/>
        </w:rPr>
      </w:pPr>
      <w:ins w:id="553" w:author="Wolff, Michael" w:date="2016-02-24T16:23:00Z">
        <w:r w:rsidRPr="00776748">
          <w:rPr>
            <w:rFonts w:ascii="Courier New" w:hAnsi="Courier New" w:cs="Courier New"/>
            <w:sz w:val="16"/>
            <w:szCs w:val="16"/>
          </w:rPr>
          <w:t xml:space="preserve">            trickle=1</w:t>
        </w:r>
      </w:ins>
    </w:p>
    <w:p w:rsidR="00776748" w:rsidRPr="00776748" w:rsidRDefault="00776748" w:rsidP="00776748">
      <w:pPr>
        <w:pStyle w:val="BodyText"/>
        <w:ind w:left="720"/>
        <w:rPr>
          <w:ins w:id="554" w:author="Wolff, Michael" w:date="2016-02-24T16:23:00Z"/>
          <w:rFonts w:ascii="Courier New" w:hAnsi="Courier New" w:cs="Courier New"/>
          <w:sz w:val="16"/>
          <w:szCs w:val="16"/>
        </w:rPr>
      </w:pPr>
      <w:ins w:id="555" w:author="Wolff, Michael" w:date="2016-02-24T16:23:00Z">
        <w:r w:rsidRPr="00776748">
          <w:rPr>
            <w:rFonts w:ascii="Courier New" w:hAnsi="Courier New" w:cs="Courier New"/>
            <w:sz w:val="16"/>
            <w:szCs w:val="16"/>
          </w:rPr>
          <w:t xml:space="preserve">            ;;</w:t>
        </w:r>
      </w:ins>
    </w:p>
    <w:p w:rsidR="00776748" w:rsidRPr="00776748" w:rsidRDefault="00776748" w:rsidP="00776748">
      <w:pPr>
        <w:pStyle w:val="BodyText"/>
        <w:ind w:left="720"/>
        <w:rPr>
          <w:ins w:id="556" w:author="Wolff, Michael" w:date="2016-02-24T16:23:00Z"/>
          <w:rFonts w:ascii="Courier New" w:hAnsi="Courier New" w:cs="Courier New"/>
          <w:sz w:val="16"/>
          <w:szCs w:val="16"/>
        </w:rPr>
      </w:pPr>
      <w:ins w:id="557" w:author="Wolff, Michael" w:date="2016-02-24T16:23:00Z">
        <w:r w:rsidRPr="00776748">
          <w:rPr>
            <w:rFonts w:ascii="Courier New" w:hAnsi="Courier New" w:cs="Courier New"/>
            <w:sz w:val="16"/>
            <w:szCs w:val="16"/>
          </w:rPr>
          <w:t xml:space="preserve">        -u | --upload)</w:t>
        </w:r>
      </w:ins>
    </w:p>
    <w:p w:rsidR="00776748" w:rsidRPr="00776748" w:rsidRDefault="00776748" w:rsidP="00776748">
      <w:pPr>
        <w:pStyle w:val="BodyText"/>
        <w:ind w:left="720"/>
        <w:rPr>
          <w:ins w:id="558" w:author="Wolff, Michael" w:date="2016-02-24T16:23:00Z"/>
          <w:rFonts w:ascii="Courier New" w:hAnsi="Courier New" w:cs="Courier New"/>
          <w:sz w:val="16"/>
          <w:szCs w:val="16"/>
        </w:rPr>
      </w:pPr>
      <w:ins w:id="559" w:author="Wolff, Michael" w:date="2016-02-24T16:23:00Z">
        <w:r w:rsidRPr="00776748">
          <w:rPr>
            <w:rFonts w:ascii="Courier New" w:hAnsi="Courier New" w:cs="Courier New"/>
            <w:sz w:val="16"/>
            <w:szCs w:val="16"/>
          </w:rPr>
          <w:t xml:space="preserve">            upload=1</w:t>
        </w:r>
      </w:ins>
    </w:p>
    <w:p w:rsidR="00776748" w:rsidRPr="00776748" w:rsidRDefault="00776748" w:rsidP="00776748">
      <w:pPr>
        <w:pStyle w:val="BodyText"/>
        <w:ind w:left="720"/>
        <w:rPr>
          <w:ins w:id="560" w:author="Wolff, Michael" w:date="2016-02-24T16:23:00Z"/>
          <w:rFonts w:ascii="Courier New" w:hAnsi="Courier New" w:cs="Courier New"/>
          <w:sz w:val="16"/>
          <w:szCs w:val="16"/>
        </w:rPr>
      </w:pPr>
      <w:ins w:id="561" w:author="Wolff, Michael" w:date="2016-02-24T16:23:00Z">
        <w:r w:rsidRPr="00776748">
          <w:rPr>
            <w:rFonts w:ascii="Courier New" w:hAnsi="Courier New" w:cs="Courier New"/>
            <w:sz w:val="16"/>
            <w:szCs w:val="16"/>
          </w:rPr>
          <w:t xml:space="preserve">            ;;</w:t>
        </w:r>
      </w:ins>
    </w:p>
    <w:p w:rsidR="00776748" w:rsidRPr="00776748" w:rsidRDefault="00776748" w:rsidP="00776748">
      <w:pPr>
        <w:pStyle w:val="BodyText"/>
        <w:ind w:left="720"/>
        <w:rPr>
          <w:ins w:id="562" w:author="Wolff, Michael" w:date="2016-02-24T16:23:00Z"/>
          <w:rFonts w:ascii="Courier New" w:hAnsi="Courier New" w:cs="Courier New"/>
          <w:sz w:val="16"/>
          <w:szCs w:val="16"/>
        </w:rPr>
      </w:pPr>
      <w:ins w:id="563" w:author="Wolff, Michael" w:date="2016-02-24T16:23:00Z">
        <w:r w:rsidRPr="00776748">
          <w:rPr>
            <w:rFonts w:ascii="Courier New" w:hAnsi="Courier New" w:cs="Courier New"/>
            <w:sz w:val="16"/>
            <w:szCs w:val="16"/>
          </w:rPr>
          <w:t xml:space="preserve">    esac</w:t>
        </w:r>
      </w:ins>
    </w:p>
    <w:p w:rsidR="00776748" w:rsidRPr="00776748" w:rsidRDefault="00776748" w:rsidP="00776748">
      <w:pPr>
        <w:pStyle w:val="BodyText"/>
        <w:ind w:left="720"/>
        <w:rPr>
          <w:ins w:id="564" w:author="Wolff, Michael" w:date="2016-02-24T16:23:00Z"/>
          <w:rFonts w:ascii="Courier New" w:hAnsi="Courier New" w:cs="Courier New"/>
          <w:sz w:val="16"/>
          <w:szCs w:val="16"/>
        </w:rPr>
      </w:pPr>
      <w:ins w:id="565" w:author="Wolff, Michael" w:date="2016-02-24T16:23:00Z">
        <w:r w:rsidRPr="00776748">
          <w:rPr>
            <w:rFonts w:ascii="Courier New" w:hAnsi="Courier New" w:cs="Courier New"/>
            <w:sz w:val="16"/>
            <w:szCs w:val="16"/>
          </w:rPr>
          <w:t xml:space="preserve">    shift</w:t>
        </w:r>
      </w:ins>
    </w:p>
    <w:p w:rsidR="00776748" w:rsidRPr="00776748" w:rsidRDefault="00776748" w:rsidP="00776748">
      <w:pPr>
        <w:pStyle w:val="BodyText"/>
        <w:ind w:left="720"/>
        <w:rPr>
          <w:rFonts w:ascii="Courier New" w:hAnsi="Courier New" w:cs="Courier New"/>
          <w:sz w:val="16"/>
          <w:szCs w:val="16"/>
        </w:rPr>
      </w:pPr>
      <w:ins w:id="566" w:author="Wolff, Michael" w:date="2016-02-24T16:23:00Z">
        <w:r w:rsidRPr="00776748">
          <w:rPr>
            <w:rFonts w:ascii="Courier New" w:hAnsi="Courier New" w:cs="Courier New"/>
            <w:sz w:val="16"/>
            <w:szCs w:val="16"/>
          </w:rPr>
          <w:t>done</w:t>
        </w:r>
      </w:ins>
    </w:p>
    <w:p w:rsidR="000A4C44" w:rsidRDefault="000A4C44" w:rsidP="000A4C44">
      <w:pPr>
        <w:pStyle w:val="Heading2"/>
      </w:pPr>
      <w:bookmarkStart w:id="567" w:name="_Ref416688021"/>
      <w:bookmarkStart w:id="568" w:name="_Toc444246729"/>
      <w:r>
        <w:t>AL Database</w:t>
      </w:r>
      <w:bookmarkEnd w:id="568"/>
    </w:p>
    <w:p w:rsidR="000A4C44" w:rsidRDefault="000A4C44" w:rsidP="000A4C44">
      <w:pPr>
        <w:pStyle w:val="Heading3"/>
      </w:pPr>
      <w:bookmarkStart w:id="569" w:name="_Toc444246730"/>
      <w:r>
        <w:t>ALDBCONN</w:t>
      </w:r>
      <w:bookmarkEnd w:id="569"/>
    </w:p>
    <w:p w:rsidR="000A4C44" w:rsidRDefault="000A4C44" w:rsidP="000A4C44">
      <w:pPr>
        <w:pStyle w:val="BodyText"/>
      </w:pPr>
      <w:r>
        <w:t>The database connection information is accessible through ALDBCONN and used by the ReDa and/or AL DB database management layers.  If the data is needed in multiple script languages, then a generator script can read in the single input file and generate files for multiple script languages.</w:t>
      </w:r>
    </w:p>
    <w:p w:rsidR="000A4C44" w:rsidRDefault="000A4C44" w:rsidP="000A4C44">
      <w:pPr>
        <w:pStyle w:val="BodyText"/>
      </w:pPr>
    </w:p>
    <w:p w:rsidR="000A4C44" w:rsidRDefault="000A4C44" w:rsidP="000A4C44">
      <w:pPr>
        <w:pStyle w:val="Heading4"/>
      </w:pPr>
      <w:r>
        <w:t>Pseudo-Code</w:t>
      </w:r>
    </w:p>
    <w:p w:rsidR="000A4C44" w:rsidRDefault="000A4C44" w:rsidP="000A4C44">
      <w:pPr>
        <w:pStyle w:val="BodyText"/>
      </w:pPr>
    </w:p>
    <w:p w:rsidR="000A4C44" w:rsidRDefault="000A4C44" w:rsidP="000A4C44">
      <w:pPr>
        <w:ind w:left="288"/>
        <w:rPr>
          <w:rFonts w:ascii="Courier New" w:hAnsi="Courier New" w:cs="Courier New"/>
          <w:sz w:val="18"/>
          <w:szCs w:val="18"/>
        </w:rPr>
      </w:pPr>
      <w:r>
        <w:rPr>
          <w:rFonts w:ascii="Courier New" w:hAnsi="Courier New" w:cs="Courier New"/>
          <w:sz w:val="18"/>
          <w:szCs w:val="18"/>
        </w:rPr>
        <w:t>from aldbconnConfig IMPORT *</w:t>
      </w:r>
    </w:p>
    <w:p w:rsidR="000A4C44" w:rsidRPr="003B7058" w:rsidRDefault="000A4C44" w:rsidP="000A4C44">
      <w:pPr>
        <w:ind w:left="288"/>
        <w:rPr>
          <w:rFonts w:ascii="Courier New" w:hAnsi="Courier New" w:cs="Courier New"/>
          <w:sz w:val="18"/>
          <w:szCs w:val="18"/>
        </w:rPr>
      </w:pPr>
    </w:p>
    <w:p w:rsidR="000E671B" w:rsidRDefault="000E671B" w:rsidP="000A4C44">
      <w:pPr>
        <w:ind w:left="288"/>
        <w:rPr>
          <w:rFonts w:ascii="Courier New" w:hAnsi="Courier New" w:cs="Courier New"/>
          <w:sz w:val="18"/>
          <w:szCs w:val="18"/>
        </w:rPr>
      </w:pPr>
      <w:r>
        <w:rPr>
          <w:rFonts w:ascii="Courier New" w:hAnsi="Courier New" w:cs="Courier New"/>
          <w:sz w:val="18"/>
          <w:szCs w:val="18"/>
        </w:rPr>
        <w:t>### Data dictionary optimized for MySQL with tags used by connection API</w:t>
      </w:r>
    </w:p>
    <w:p w:rsidR="000A4C44" w:rsidRDefault="000A4C44" w:rsidP="000A4C44">
      <w:pPr>
        <w:ind w:left="288"/>
        <w:rPr>
          <w:rFonts w:ascii="Courier New" w:hAnsi="Courier New" w:cs="Courier New"/>
          <w:sz w:val="18"/>
          <w:szCs w:val="18"/>
        </w:rPr>
      </w:pPr>
      <w:r w:rsidRPr="00F21617">
        <w:rPr>
          <w:rFonts w:ascii="Courier New" w:hAnsi="Courier New" w:cs="Courier New"/>
          <w:sz w:val="18"/>
          <w:szCs w:val="18"/>
        </w:rPr>
        <w:t>def</w:t>
      </w:r>
      <w:r>
        <w:rPr>
          <w:rFonts w:ascii="Courier New" w:hAnsi="Courier New" w:cs="Courier New"/>
          <w:sz w:val="18"/>
          <w:szCs w:val="18"/>
        </w:rPr>
        <w:t xml:space="preserve"> aldbConnParmsGet ():</w:t>
      </w:r>
    </w:p>
    <w:p w:rsidR="000E671B" w:rsidRDefault="000E671B" w:rsidP="000E671B">
      <w:pPr>
        <w:ind w:left="288"/>
        <w:rPr>
          <w:rFonts w:ascii="Courier New" w:hAnsi="Courier New" w:cs="Courier New"/>
          <w:sz w:val="18"/>
          <w:szCs w:val="18"/>
        </w:rPr>
      </w:pPr>
    </w:p>
    <w:p w:rsidR="000E671B" w:rsidRDefault="000E671B" w:rsidP="000E671B">
      <w:pPr>
        <w:ind w:left="288"/>
        <w:rPr>
          <w:rFonts w:ascii="Courier New" w:hAnsi="Courier New" w:cs="Courier New"/>
          <w:sz w:val="18"/>
          <w:szCs w:val="18"/>
        </w:rPr>
      </w:pPr>
      <w:r>
        <w:rPr>
          <w:rFonts w:ascii="Courier New" w:hAnsi="Courier New" w:cs="Courier New"/>
          <w:sz w:val="18"/>
          <w:szCs w:val="18"/>
        </w:rPr>
        <w:t>return { '</w:t>
      </w:r>
      <w:r w:rsidRPr="000E671B">
        <w:rPr>
          <w:rFonts w:ascii="Courier New" w:hAnsi="Courier New" w:cs="Courier New"/>
          <w:sz w:val="18"/>
          <w:szCs w:val="18"/>
        </w:rPr>
        <w:t>user':dbuser, 'password':dbpassw, 'host':hostname, 'port':portnum 'database':dbname}</w:t>
      </w:r>
    </w:p>
    <w:p w:rsidR="000E671B" w:rsidRDefault="000E671B" w:rsidP="000A4C44">
      <w:pPr>
        <w:ind w:left="288"/>
        <w:rPr>
          <w:rFonts w:ascii="Courier New" w:hAnsi="Courier New" w:cs="Courier New"/>
          <w:sz w:val="18"/>
          <w:szCs w:val="18"/>
        </w:rPr>
      </w:pPr>
    </w:p>
    <w:p w:rsidR="000A4C44" w:rsidRPr="00A168D9" w:rsidRDefault="000A4C44" w:rsidP="000A4C44">
      <w:pPr>
        <w:pStyle w:val="BodyText"/>
      </w:pPr>
    </w:p>
    <w:p w:rsidR="000A4C44" w:rsidRDefault="000A4C44" w:rsidP="000A4C44">
      <w:pPr>
        <w:pStyle w:val="Heading3"/>
      </w:pPr>
      <w:bookmarkStart w:id="570" w:name="_Toc444246731"/>
      <w:r>
        <w:t>ALDBCONF</w:t>
      </w:r>
      <w:bookmarkEnd w:id="570"/>
    </w:p>
    <w:p w:rsidR="000A4C44" w:rsidRPr="005051F8" w:rsidRDefault="000A4C44" w:rsidP="000A4C44">
      <w:pPr>
        <w:pStyle w:val="BodyText"/>
      </w:pPr>
      <w:r>
        <w:t>ALDBCONF functions shuttle data between python and MySQL. The pseudo-code below shows and example of inserting/querying a record to/from MySQL.</w:t>
      </w:r>
    </w:p>
    <w:p w:rsidR="000A4C44" w:rsidRDefault="000A4C44" w:rsidP="000A4C44">
      <w:pPr>
        <w:pStyle w:val="Heading4"/>
      </w:pPr>
      <w:r>
        <w:t>Pseudo-Code</w:t>
      </w:r>
    </w:p>
    <w:p w:rsidR="000A4C44" w:rsidRPr="00F64E1A" w:rsidRDefault="000A4C44" w:rsidP="000A4C44">
      <w:pPr>
        <w:ind w:left="288"/>
        <w:rPr>
          <w:rFonts w:ascii="Courier New" w:hAnsi="Courier New" w:cs="Courier New"/>
          <w:sz w:val="18"/>
          <w:szCs w:val="18"/>
        </w:rPr>
      </w:pPr>
      <w:r w:rsidRPr="00F64E1A">
        <w:rPr>
          <w:rFonts w:ascii="Courier New" w:hAnsi="Courier New" w:cs="Courier New"/>
          <w:sz w:val="18"/>
          <w:szCs w:val="18"/>
        </w:rPr>
        <w:t>from __future__ import print_function</w:t>
      </w:r>
    </w:p>
    <w:p w:rsidR="000A4C44" w:rsidRPr="00F64E1A" w:rsidRDefault="000A4C44" w:rsidP="000A4C44">
      <w:pPr>
        <w:ind w:left="288"/>
        <w:rPr>
          <w:rFonts w:ascii="Courier New" w:hAnsi="Courier New" w:cs="Courier New"/>
          <w:sz w:val="18"/>
          <w:szCs w:val="18"/>
        </w:rPr>
      </w:pPr>
      <w:r w:rsidRPr="00F64E1A">
        <w:rPr>
          <w:rFonts w:ascii="Courier New" w:hAnsi="Courier New" w:cs="Courier New"/>
          <w:sz w:val="18"/>
          <w:szCs w:val="18"/>
        </w:rPr>
        <w:t>from datetime import date, datetime, timedelta</w:t>
      </w:r>
    </w:p>
    <w:p w:rsidR="000A4C44" w:rsidRPr="00F64E1A" w:rsidRDefault="000A4C44" w:rsidP="000A4C44">
      <w:pPr>
        <w:ind w:left="288"/>
        <w:rPr>
          <w:rFonts w:ascii="Courier New" w:hAnsi="Courier New" w:cs="Courier New"/>
          <w:sz w:val="18"/>
          <w:szCs w:val="18"/>
        </w:rPr>
      </w:pPr>
      <w:r w:rsidRPr="00F64E1A">
        <w:rPr>
          <w:rFonts w:ascii="Courier New" w:hAnsi="Courier New" w:cs="Courier New"/>
          <w:sz w:val="18"/>
          <w:szCs w:val="18"/>
        </w:rPr>
        <w:t>import mysql.connector</w:t>
      </w:r>
    </w:p>
    <w:p w:rsidR="000A4C44" w:rsidRDefault="000A4C44" w:rsidP="000A4C44">
      <w:pPr>
        <w:ind w:left="288"/>
        <w:rPr>
          <w:rFonts w:ascii="Courier New" w:hAnsi="Courier New" w:cs="Courier New"/>
          <w:sz w:val="18"/>
          <w:szCs w:val="18"/>
        </w:rPr>
      </w:pPr>
    </w:p>
    <w:p w:rsidR="000A4C44" w:rsidRDefault="000A4C44" w:rsidP="000A4C44">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aldbConf(object)</w:t>
      </w:r>
      <w:r w:rsidRPr="008F1795">
        <w:rPr>
          <w:rFonts w:ascii="Courier New" w:hAnsi="Courier New" w:cs="Courier New"/>
          <w:sz w:val="18"/>
          <w:szCs w:val="18"/>
        </w:rPr>
        <w:t>:</w:t>
      </w:r>
    </w:p>
    <w:p w:rsidR="000A4C44" w:rsidRDefault="000A4C44" w:rsidP="000A4C44">
      <w:pPr>
        <w:ind w:left="288"/>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init()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&lt;add description here&gt;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t>
      </w:r>
    </w:p>
    <w:p w:rsidR="000A4C44" w:rsidRDefault="000A4C44" w:rsidP="000A4C44">
      <w:pPr>
        <w:ind w:left="576"/>
        <w:rPr>
          <w:rFonts w:ascii="Courier New" w:hAnsi="Courier New" w:cs="Courier New"/>
          <w:sz w:val="18"/>
          <w:szCs w:val="18"/>
        </w:rPr>
      </w:pPr>
      <w:r w:rsidRPr="008F1795">
        <w:rPr>
          <w:rFonts w:ascii="Courier New" w:hAnsi="Courier New" w:cs="Courier New"/>
          <w:sz w:val="18"/>
          <w:szCs w:val="18"/>
        </w:rPr>
        <w:lastRenderedPageBreak/>
        <w:t>def __init__(self,</w:t>
      </w:r>
      <w:r>
        <w:rPr>
          <w:rFonts w:ascii="Courier New" w:hAnsi="Courier New" w:cs="Courier New"/>
          <w:sz w:val="18"/>
          <w:szCs w:val="18"/>
        </w:rPr>
        <w:t xml:space="preserve"> groupId</w:t>
      </w:r>
      <w:r w:rsidRPr="008F1795">
        <w:rPr>
          <w:rFonts w:ascii="Courier New" w:hAnsi="Courier New" w:cs="Courier New"/>
          <w:sz w:val="18"/>
          <w:szCs w:val="18"/>
        </w:rPr>
        <w:t>):</w:t>
      </w:r>
    </w:p>
    <w:p w:rsidR="000A4C44" w:rsidRDefault="000A4C44" w:rsidP="000A4C44">
      <w:pPr>
        <w:ind w:left="864"/>
        <w:rPr>
          <w:rFonts w:ascii="Courier New" w:hAnsi="Courier New" w:cs="Courier New"/>
          <w:sz w:val="18"/>
          <w:szCs w:val="18"/>
        </w:rPr>
      </w:pPr>
      <w:r>
        <w:rPr>
          <w:rFonts w:ascii="Courier New" w:hAnsi="Courier New" w:cs="Courier New"/>
          <w:sz w:val="18"/>
          <w:szCs w:val="18"/>
        </w:rPr>
        <w:t>self.groupId=groupId</w:t>
      </w:r>
    </w:p>
    <w:p w:rsidR="000A4C44" w:rsidRDefault="000A4C44" w:rsidP="000A4C44">
      <w:pPr>
        <w:ind w:left="864"/>
        <w:rPr>
          <w:rFonts w:ascii="Courier New" w:hAnsi="Courier New" w:cs="Courier New"/>
          <w:sz w:val="18"/>
          <w:szCs w:val="18"/>
        </w:rPr>
      </w:pPr>
      <w:r>
        <w:rPr>
          <w:rFonts w:ascii="Courier New" w:hAnsi="Courier New" w:cs="Courier New"/>
          <w:sz w:val="18"/>
          <w:szCs w:val="18"/>
        </w:rPr>
        <w:t>self.connParms=aldbConnParmsGet</w:t>
      </w:r>
      <w:r w:rsidRPr="00F64E1A">
        <w:rPr>
          <w:rFonts w:ascii="Courier New" w:hAnsi="Courier New" w:cs="Courier New"/>
          <w:sz w:val="18"/>
          <w:szCs w:val="18"/>
        </w:rPr>
        <w:t>()</w:t>
      </w:r>
    </w:p>
    <w:p w:rsidR="0008703D" w:rsidRDefault="0008703D" w:rsidP="0008703D">
      <w:pPr>
        <w:ind w:left="864"/>
        <w:rPr>
          <w:rFonts w:ascii="Courier New" w:hAnsi="Courier New" w:cs="Courier New"/>
          <w:sz w:val="18"/>
          <w:szCs w:val="18"/>
        </w:rPr>
      </w:pPr>
      <w:r>
        <w:rPr>
          <w:rFonts w:ascii="Courier New" w:hAnsi="Courier New" w:cs="Courier New"/>
          <w:sz w:val="18"/>
          <w:szCs w:val="18"/>
        </w:rPr>
        <w:t>cmd = mkdir -p resultsBaseDir/groupId</w:t>
      </w:r>
    </w:p>
    <w:p w:rsidR="0008703D" w:rsidRDefault="0008703D" w:rsidP="0008703D">
      <w:pPr>
        <w:ind w:left="864"/>
        <w:rPr>
          <w:rFonts w:ascii="Courier New" w:hAnsi="Courier New" w:cs="Courier New"/>
          <w:sz w:val="18"/>
          <w:szCs w:val="18"/>
        </w:rPr>
      </w:pPr>
      <w:r>
        <w:rPr>
          <w:rFonts w:ascii="Courier New" w:hAnsi="Courier New" w:cs="Courier New"/>
          <w:sz w:val="18"/>
          <w:szCs w:val="18"/>
        </w:rPr>
        <w:t>result = os.system(cmd)</w:t>
      </w:r>
    </w:p>
    <w:p w:rsidR="000A4C44" w:rsidRDefault="000A4C44" w:rsidP="000A4C44">
      <w:pPr>
        <w:ind w:left="864"/>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aldbConfMapbunSet ()</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write MAPBUN_CONF to database</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t>
      </w:r>
    </w:p>
    <w:p w:rsidR="000A4C44" w:rsidRDefault="000A4C44" w:rsidP="000A4C44">
      <w:pPr>
        <w:ind w:left="576"/>
        <w:rPr>
          <w:rFonts w:ascii="Courier New" w:hAnsi="Courier New" w:cs="Courier New"/>
          <w:sz w:val="18"/>
          <w:szCs w:val="18"/>
        </w:rPr>
      </w:pPr>
      <w:r>
        <w:rPr>
          <w:rFonts w:ascii="Courier New" w:hAnsi="Courier New" w:cs="Courier New"/>
          <w:sz w:val="18"/>
          <w:szCs w:val="18"/>
        </w:rPr>
        <w:t>def aldbConfMapbunSet(self, filename, profile, script, satid):</w:t>
      </w:r>
    </w:p>
    <w:p w:rsidR="000A4C44" w:rsidRDefault="000A4C44" w:rsidP="000A4C44">
      <w:pPr>
        <w:ind w:left="576"/>
        <w:rPr>
          <w:rFonts w:ascii="Courier New" w:hAnsi="Courier New" w:cs="Courier New"/>
          <w:sz w:val="18"/>
          <w:szCs w:val="18"/>
        </w:rPr>
      </w:pP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 xml:space="preserve">cnx </w:t>
      </w:r>
      <w:r>
        <w:rPr>
          <w:rFonts w:ascii="Courier New" w:hAnsi="Courier New" w:cs="Courier New"/>
          <w:sz w:val="18"/>
          <w:szCs w:val="18"/>
        </w:rPr>
        <w:t>= mysql.connector.connect(host=self.connParms[‘dbhostname’], port=self.connParms[‘dbportnum’],</w:t>
      </w:r>
      <w:r w:rsidRPr="00B707E2">
        <w:rPr>
          <w:rFonts w:ascii="Courier New" w:hAnsi="Courier New" w:cs="Courier New"/>
          <w:sz w:val="18"/>
          <w:szCs w:val="18"/>
        </w:rPr>
        <w:t xml:space="preserve"> </w:t>
      </w:r>
      <w:r>
        <w:rPr>
          <w:rFonts w:ascii="Courier New" w:hAnsi="Courier New" w:cs="Courier New"/>
          <w:sz w:val="18"/>
          <w:szCs w:val="18"/>
        </w:rPr>
        <w:t>database=self.connParms[‘dbname’], user=self.connParms[‘dbusername’], password=</w:t>
      </w:r>
      <w:r w:rsidRPr="00B707E2">
        <w:rPr>
          <w:rFonts w:ascii="Courier New" w:hAnsi="Courier New" w:cs="Courier New"/>
          <w:sz w:val="18"/>
          <w:szCs w:val="18"/>
        </w:rPr>
        <w:t xml:space="preserve"> </w:t>
      </w:r>
      <w:r>
        <w:rPr>
          <w:rFonts w:ascii="Courier New" w:hAnsi="Courier New" w:cs="Courier New"/>
          <w:sz w:val="18"/>
          <w:szCs w:val="18"/>
        </w:rPr>
        <w:t>self.connParms[‘dbpassw’]</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cursor = cnx.cursor()</w:t>
      </w:r>
    </w:p>
    <w:p w:rsidR="000A4C44" w:rsidRPr="00F64E1A" w:rsidRDefault="000A4C44" w:rsidP="000A4C44">
      <w:pPr>
        <w:ind w:left="864"/>
        <w:rPr>
          <w:rFonts w:ascii="Courier New" w:hAnsi="Courier New" w:cs="Courier New"/>
          <w:sz w:val="18"/>
          <w:szCs w:val="18"/>
        </w:rPr>
      </w:pPr>
    </w:p>
    <w:p w:rsidR="000A4C44" w:rsidRPr="00F64E1A" w:rsidRDefault="000A4C44" w:rsidP="000A4C44">
      <w:pPr>
        <w:ind w:left="864"/>
        <w:rPr>
          <w:rFonts w:ascii="Courier New" w:hAnsi="Courier New" w:cs="Courier New"/>
          <w:sz w:val="18"/>
          <w:szCs w:val="18"/>
        </w:rPr>
      </w:pPr>
      <w:r>
        <w:rPr>
          <w:rFonts w:ascii="Courier New" w:hAnsi="Courier New" w:cs="Courier New"/>
          <w:sz w:val="18"/>
          <w:szCs w:val="18"/>
        </w:rPr>
        <w:t>### NOTE: Table constraint “</w:t>
      </w:r>
      <w:r w:rsidRPr="009A3B29">
        <w:rPr>
          <w:rFonts w:ascii="Courier New" w:hAnsi="Courier New" w:cs="Courier New"/>
          <w:sz w:val="18"/>
          <w:szCs w:val="18"/>
        </w:rPr>
        <w:t>ADD UNIQUE</w:t>
      </w:r>
      <w:r>
        <w:rPr>
          <w:rFonts w:ascii="Courier New" w:hAnsi="Courier New" w:cs="Courier New"/>
          <w:sz w:val="18"/>
          <w:szCs w:val="18"/>
        </w:rPr>
        <w:t xml:space="preserve"> groupId” </w:t>
      </w:r>
    </w:p>
    <w:p w:rsidR="000A4C44" w:rsidRDefault="000A4C44" w:rsidP="000A4C44">
      <w:pPr>
        <w:ind w:left="864"/>
        <w:rPr>
          <w:rFonts w:ascii="Courier New" w:hAnsi="Courier New" w:cs="Courier New"/>
          <w:sz w:val="18"/>
          <w:szCs w:val="18"/>
        </w:rPr>
      </w:pPr>
      <w:r w:rsidRPr="00F64E1A">
        <w:rPr>
          <w:rFonts w:ascii="Courier New" w:hAnsi="Courier New" w:cs="Courier New"/>
          <w:sz w:val="18"/>
          <w:szCs w:val="18"/>
        </w:rPr>
        <w:t>add_</w:t>
      </w:r>
      <w:r>
        <w:rPr>
          <w:rFonts w:ascii="Courier New" w:hAnsi="Courier New" w:cs="Courier New"/>
          <w:sz w:val="18"/>
          <w:szCs w:val="18"/>
        </w:rPr>
        <w:t>mapbun_conf</w:t>
      </w:r>
      <w:r w:rsidRPr="00F64E1A">
        <w:rPr>
          <w:rFonts w:ascii="Courier New" w:hAnsi="Courier New" w:cs="Courier New"/>
          <w:sz w:val="18"/>
          <w:szCs w:val="18"/>
        </w:rPr>
        <w:t xml:space="preserve"> = </w:t>
      </w:r>
    </w:p>
    <w:p w:rsidR="000A4C44" w:rsidRPr="00F64E1A" w:rsidRDefault="000A4C44" w:rsidP="000A4C44">
      <w:pPr>
        <w:ind w:left="864"/>
        <w:rPr>
          <w:rFonts w:ascii="Courier New" w:hAnsi="Courier New" w:cs="Courier New"/>
          <w:sz w:val="18"/>
          <w:szCs w:val="18"/>
        </w:rPr>
      </w:pPr>
      <w:r>
        <w:rPr>
          <w:rFonts w:ascii="Courier New" w:hAnsi="Courier New" w:cs="Courier New"/>
          <w:sz w:val="18"/>
          <w:szCs w:val="18"/>
        </w:rPr>
        <w:t xml:space="preserve">  </w:t>
      </w:r>
      <w:r w:rsidRPr="00F64E1A">
        <w:rPr>
          <w:rFonts w:ascii="Courier New" w:hAnsi="Courier New" w:cs="Courier New"/>
          <w:sz w:val="18"/>
          <w:szCs w:val="18"/>
        </w:rPr>
        <w:t xml:space="preserve">("INSERT INTO </w:t>
      </w:r>
      <w:r>
        <w:rPr>
          <w:rFonts w:ascii="Courier New" w:hAnsi="Courier New" w:cs="Courier New"/>
          <w:sz w:val="18"/>
          <w:szCs w:val="18"/>
        </w:rPr>
        <w:t>MAPBUN_CONF</w:t>
      </w:r>
      <w:r w:rsidRPr="00F64E1A">
        <w:rPr>
          <w:rFonts w:ascii="Courier New" w:hAnsi="Courier New" w:cs="Courier New"/>
          <w:sz w:val="18"/>
          <w:szCs w:val="18"/>
        </w:rPr>
        <w:t xml:space="preserve"> "</w:t>
      </w: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 xml:space="preserve">   "(</w:t>
      </w:r>
      <w:r>
        <w:rPr>
          <w:rFonts w:ascii="Courier New" w:hAnsi="Courier New" w:cs="Courier New"/>
          <w:sz w:val="18"/>
          <w:szCs w:val="18"/>
        </w:rPr>
        <w:t>groupId, filename</w:t>
      </w:r>
      <w:r w:rsidRPr="00F64E1A">
        <w:rPr>
          <w:rFonts w:ascii="Courier New" w:hAnsi="Courier New" w:cs="Courier New"/>
          <w:sz w:val="18"/>
          <w:szCs w:val="18"/>
        </w:rPr>
        <w:t xml:space="preserve">, </w:t>
      </w:r>
      <w:r>
        <w:rPr>
          <w:rFonts w:ascii="Courier New" w:hAnsi="Courier New" w:cs="Courier New"/>
          <w:sz w:val="18"/>
          <w:szCs w:val="18"/>
        </w:rPr>
        <w:t>profile, script</w:t>
      </w:r>
      <w:r w:rsidRPr="00F64E1A">
        <w:rPr>
          <w:rFonts w:ascii="Courier New" w:hAnsi="Courier New" w:cs="Courier New"/>
          <w:sz w:val="18"/>
          <w:szCs w:val="18"/>
        </w:rPr>
        <w:t xml:space="preserve">, </w:t>
      </w:r>
      <w:r>
        <w:rPr>
          <w:rFonts w:ascii="Courier New" w:hAnsi="Courier New" w:cs="Courier New"/>
          <w:sz w:val="18"/>
          <w:szCs w:val="18"/>
        </w:rPr>
        <w:t>satId)</w:t>
      </w:r>
      <w:r w:rsidRPr="00F64E1A">
        <w:rPr>
          <w:rFonts w:ascii="Courier New" w:hAnsi="Courier New" w:cs="Courier New"/>
          <w:sz w:val="18"/>
          <w:szCs w:val="18"/>
        </w:rPr>
        <w:t>"</w:t>
      </w:r>
    </w:p>
    <w:p w:rsidR="000A4C44" w:rsidRDefault="000A4C44" w:rsidP="000A4C44">
      <w:pPr>
        <w:ind w:left="864"/>
        <w:rPr>
          <w:rFonts w:ascii="Courier New" w:hAnsi="Courier New" w:cs="Courier New"/>
          <w:sz w:val="18"/>
          <w:szCs w:val="18"/>
        </w:rPr>
      </w:pPr>
      <w:r w:rsidRPr="00F64E1A">
        <w:rPr>
          <w:rFonts w:ascii="Courier New" w:hAnsi="Courier New" w:cs="Courier New"/>
          <w:sz w:val="18"/>
          <w:szCs w:val="18"/>
        </w:rPr>
        <w:t xml:space="preserve">   "VALUES (%(</w:t>
      </w:r>
      <w:r>
        <w:rPr>
          <w:rFonts w:ascii="Courier New" w:hAnsi="Courier New" w:cs="Courier New"/>
          <w:sz w:val="18"/>
          <w:szCs w:val="18"/>
        </w:rPr>
        <w:t xml:space="preserve">groupId)s, </w:t>
      </w:r>
      <w:r w:rsidRPr="00F64E1A">
        <w:rPr>
          <w:rFonts w:ascii="Courier New" w:hAnsi="Courier New" w:cs="Courier New"/>
          <w:sz w:val="18"/>
          <w:szCs w:val="18"/>
        </w:rPr>
        <w:t>%(</w:t>
      </w:r>
      <w:r>
        <w:rPr>
          <w:rFonts w:ascii="Courier New" w:hAnsi="Courier New" w:cs="Courier New"/>
          <w:sz w:val="18"/>
          <w:szCs w:val="18"/>
        </w:rPr>
        <w:t>filename</w:t>
      </w:r>
      <w:r w:rsidRPr="00F64E1A">
        <w:rPr>
          <w:rFonts w:ascii="Courier New" w:hAnsi="Courier New" w:cs="Courier New"/>
          <w:sz w:val="18"/>
          <w:szCs w:val="18"/>
        </w:rPr>
        <w:t>)s, %(</w:t>
      </w:r>
      <w:r>
        <w:rPr>
          <w:rFonts w:ascii="Courier New" w:hAnsi="Courier New" w:cs="Courier New"/>
          <w:sz w:val="18"/>
          <w:szCs w:val="18"/>
        </w:rPr>
        <w:t>profile</w:t>
      </w:r>
      <w:r w:rsidRPr="00F64E1A">
        <w:rPr>
          <w:rFonts w:ascii="Courier New" w:hAnsi="Courier New" w:cs="Courier New"/>
          <w:sz w:val="18"/>
          <w:szCs w:val="18"/>
        </w:rPr>
        <w:t>)s, %(</w:t>
      </w:r>
      <w:r>
        <w:rPr>
          <w:rFonts w:ascii="Courier New" w:hAnsi="Courier New" w:cs="Courier New"/>
          <w:sz w:val="18"/>
          <w:szCs w:val="18"/>
        </w:rPr>
        <w:t>script</w:t>
      </w:r>
      <w:r w:rsidRPr="00F64E1A">
        <w:rPr>
          <w:rFonts w:ascii="Courier New" w:hAnsi="Courier New" w:cs="Courier New"/>
          <w:sz w:val="18"/>
          <w:szCs w:val="18"/>
        </w:rPr>
        <w:t>)s, %(</w:t>
      </w:r>
      <w:r>
        <w:rPr>
          <w:rFonts w:ascii="Courier New" w:hAnsi="Courier New" w:cs="Courier New"/>
          <w:sz w:val="18"/>
          <w:szCs w:val="18"/>
        </w:rPr>
        <w:t>satId</w:t>
      </w:r>
      <w:r w:rsidRPr="00F64E1A">
        <w:rPr>
          <w:rFonts w:ascii="Courier New" w:hAnsi="Courier New" w:cs="Courier New"/>
          <w:sz w:val="18"/>
          <w:szCs w:val="18"/>
        </w:rPr>
        <w:t>)s)"</w:t>
      </w:r>
    </w:p>
    <w:p w:rsidR="000A4C44" w:rsidRPr="00F64E1A" w:rsidRDefault="000A4C44" w:rsidP="000A4C44">
      <w:pPr>
        <w:ind w:left="864"/>
        <w:rPr>
          <w:rFonts w:ascii="Courier New" w:hAnsi="Courier New" w:cs="Courier New"/>
          <w:sz w:val="18"/>
          <w:szCs w:val="18"/>
        </w:rPr>
      </w:pPr>
      <w:r>
        <w:rPr>
          <w:rFonts w:ascii="Courier New" w:hAnsi="Courier New" w:cs="Courier New"/>
          <w:sz w:val="18"/>
          <w:szCs w:val="18"/>
        </w:rPr>
        <w:t xml:space="preserve">   “ON DUPLICATE KEY UPDATE </w:t>
      </w:r>
      <w:r w:rsidRPr="00F64E1A">
        <w:rPr>
          <w:rFonts w:ascii="Courier New" w:hAnsi="Courier New" w:cs="Courier New"/>
          <w:sz w:val="18"/>
          <w:szCs w:val="18"/>
        </w:rPr>
        <w:t xml:space="preserve">VALUES </w:t>
      </w:r>
      <w:r>
        <w:rPr>
          <w:rFonts w:ascii="Courier New" w:hAnsi="Courier New" w:cs="Courier New"/>
          <w:sz w:val="18"/>
          <w:szCs w:val="18"/>
        </w:rPr>
        <w:t>(</w:t>
      </w:r>
      <w:r w:rsidRPr="00F64E1A">
        <w:rPr>
          <w:rFonts w:ascii="Courier New" w:hAnsi="Courier New" w:cs="Courier New"/>
          <w:sz w:val="18"/>
          <w:szCs w:val="18"/>
        </w:rPr>
        <w:t>%(</w:t>
      </w:r>
      <w:r>
        <w:rPr>
          <w:rFonts w:ascii="Courier New" w:hAnsi="Courier New" w:cs="Courier New"/>
          <w:sz w:val="18"/>
          <w:szCs w:val="18"/>
        </w:rPr>
        <w:t>filename</w:t>
      </w:r>
      <w:r w:rsidRPr="00F64E1A">
        <w:rPr>
          <w:rFonts w:ascii="Courier New" w:hAnsi="Courier New" w:cs="Courier New"/>
          <w:sz w:val="18"/>
          <w:szCs w:val="18"/>
        </w:rPr>
        <w:t>)s, %(</w:t>
      </w:r>
      <w:r>
        <w:rPr>
          <w:rFonts w:ascii="Courier New" w:hAnsi="Courier New" w:cs="Courier New"/>
          <w:sz w:val="18"/>
          <w:szCs w:val="18"/>
        </w:rPr>
        <w:t>profile</w:t>
      </w:r>
      <w:r w:rsidRPr="00F64E1A">
        <w:rPr>
          <w:rFonts w:ascii="Courier New" w:hAnsi="Courier New" w:cs="Courier New"/>
          <w:sz w:val="18"/>
          <w:szCs w:val="18"/>
        </w:rPr>
        <w:t>)s, %(</w:t>
      </w:r>
      <w:r>
        <w:rPr>
          <w:rFonts w:ascii="Courier New" w:hAnsi="Courier New" w:cs="Courier New"/>
          <w:sz w:val="18"/>
          <w:szCs w:val="18"/>
        </w:rPr>
        <w:t>script</w:t>
      </w:r>
      <w:r w:rsidRPr="00F64E1A">
        <w:rPr>
          <w:rFonts w:ascii="Courier New" w:hAnsi="Courier New" w:cs="Courier New"/>
          <w:sz w:val="18"/>
          <w:szCs w:val="18"/>
        </w:rPr>
        <w:t>)s, %(</w:t>
      </w:r>
      <w:r>
        <w:rPr>
          <w:rFonts w:ascii="Courier New" w:hAnsi="Courier New" w:cs="Courier New"/>
          <w:sz w:val="18"/>
          <w:szCs w:val="18"/>
        </w:rPr>
        <w:t>satId</w:t>
      </w:r>
      <w:r w:rsidRPr="00F64E1A">
        <w:rPr>
          <w:rFonts w:ascii="Courier New" w:hAnsi="Courier New" w:cs="Courier New"/>
          <w:sz w:val="18"/>
          <w:szCs w:val="18"/>
        </w:rPr>
        <w:t>)s)</w:t>
      </w:r>
      <w:r>
        <w:rPr>
          <w:rFonts w:ascii="Courier New" w:hAnsi="Courier New" w:cs="Courier New"/>
          <w:sz w:val="18"/>
          <w:szCs w:val="18"/>
        </w:rPr>
        <w:t xml:space="preserve">  </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p>
    <w:p w:rsidR="000A4C44" w:rsidRDefault="000A4C44" w:rsidP="000A4C44">
      <w:pPr>
        <w:ind w:left="864"/>
        <w:rPr>
          <w:rFonts w:ascii="Courier New" w:hAnsi="Courier New" w:cs="Courier New"/>
          <w:sz w:val="18"/>
          <w:szCs w:val="18"/>
        </w:rPr>
      </w:pPr>
      <w:r w:rsidRPr="00F64E1A">
        <w:rPr>
          <w:rFonts w:ascii="Courier New" w:hAnsi="Courier New" w:cs="Courier New"/>
          <w:sz w:val="18"/>
          <w:szCs w:val="18"/>
        </w:rPr>
        <w:t>#</w:t>
      </w:r>
      <w:r>
        <w:rPr>
          <w:rFonts w:ascii="Courier New" w:hAnsi="Courier New" w:cs="Courier New"/>
          <w:sz w:val="18"/>
          <w:szCs w:val="18"/>
        </w:rPr>
        <w:t>##</w:t>
      </w:r>
      <w:r w:rsidRPr="00F64E1A">
        <w:rPr>
          <w:rFonts w:ascii="Courier New" w:hAnsi="Courier New" w:cs="Courier New"/>
          <w:sz w:val="18"/>
          <w:szCs w:val="18"/>
        </w:rPr>
        <w:t xml:space="preserve"> Insert </w:t>
      </w:r>
      <w:r>
        <w:rPr>
          <w:rFonts w:ascii="Courier New" w:hAnsi="Courier New" w:cs="Courier New"/>
          <w:sz w:val="18"/>
          <w:szCs w:val="18"/>
        </w:rPr>
        <w:t>mapbun_conf</w:t>
      </w:r>
      <w:r w:rsidRPr="00F64E1A">
        <w:rPr>
          <w:rFonts w:ascii="Courier New" w:hAnsi="Courier New" w:cs="Courier New"/>
          <w:sz w:val="18"/>
          <w:szCs w:val="18"/>
        </w:rPr>
        <w:t xml:space="preserve"> information</w:t>
      </w: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data_</w:t>
      </w:r>
      <w:r>
        <w:rPr>
          <w:rFonts w:ascii="Courier New" w:hAnsi="Courier New" w:cs="Courier New"/>
          <w:sz w:val="18"/>
          <w:szCs w:val="18"/>
        </w:rPr>
        <w:t>mapbun_conf</w:t>
      </w:r>
      <w:r w:rsidRPr="00F64E1A">
        <w:rPr>
          <w:rFonts w:ascii="Courier New" w:hAnsi="Courier New" w:cs="Courier New"/>
          <w:sz w:val="18"/>
          <w:szCs w:val="18"/>
        </w:rPr>
        <w:t xml:space="preserve"> = {</w:t>
      </w:r>
    </w:p>
    <w:p w:rsidR="000A4C44" w:rsidRDefault="000A4C44" w:rsidP="000A4C44">
      <w:pPr>
        <w:ind w:left="864"/>
        <w:rPr>
          <w:rFonts w:ascii="Courier New" w:hAnsi="Courier New" w:cs="Courier New"/>
          <w:sz w:val="18"/>
          <w:szCs w:val="18"/>
        </w:rPr>
      </w:pPr>
      <w:r>
        <w:rPr>
          <w:rFonts w:ascii="Courier New" w:hAnsi="Courier New" w:cs="Courier New"/>
          <w:sz w:val="18"/>
          <w:szCs w:val="18"/>
        </w:rPr>
        <w:t xml:space="preserve">  ‘groupId’: self.groupId,</w:t>
      </w:r>
    </w:p>
    <w:p w:rsidR="000A4C44" w:rsidRPr="00F64E1A" w:rsidRDefault="000A4C44" w:rsidP="000A4C44">
      <w:pPr>
        <w:ind w:left="864"/>
        <w:rPr>
          <w:rFonts w:ascii="Courier New" w:hAnsi="Courier New" w:cs="Courier New"/>
          <w:sz w:val="18"/>
          <w:szCs w:val="18"/>
        </w:rPr>
      </w:pPr>
      <w:r>
        <w:rPr>
          <w:rFonts w:ascii="Courier New" w:hAnsi="Courier New" w:cs="Courier New"/>
          <w:sz w:val="18"/>
          <w:szCs w:val="18"/>
        </w:rPr>
        <w:t xml:space="preserve">  'filename</w:t>
      </w:r>
      <w:r w:rsidRPr="00F64E1A">
        <w:rPr>
          <w:rFonts w:ascii="Courier New" w:hAnsi="Courier New" w:cs="Courier New"/>
          <w:sz w:val="18"/>
          <w:szCs w:val="18"/>
        </w:rPr>
        <w:t xml:space="preserve">': </w:t>
      </w:r>
      <w:r>
        <w:rPr>
          <w:rFonts w:ascii="Courier New" w:hAnsi="Courier New" w:cs="Courier New"/>
          <w:sz w:val="18"/>
          <w:szCs w:val="18"/>
        </w:rPr>
        <w:t>filename</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r>
        <w:rPr>
          <w:rFonts w:ascii="Courier New" w:hAnsi="Courier New" w:cs="Courier New"/>
          <w:sz w:val="18"/>
          <w:szCs w:val="18"/>
        </w:rPr>
        <w:t xml:space="preserve">  'profile</w:t>
      </w:r>
      <w:r w:rsidRPr="00F64E1A">
        <w:rPr>
          <w:rFonts w:ascii="Courier New" w:hAnsi="Courier New" w:cs="Courier New"/>
          <w:sz w:val="18"/>
          <w:szCs w:val="18"/>
        </w:rPr>
        <w:t xml:space="preserve">': </w:t>
      </w:r>
      <w:r>
        <w:rPr>
          <w:rFonts w:ascii="Courier New" w:hAnsi="Courier New" w:cs="Courier New"/>
          <w:sz w:val="18"/>
          <w:szCs w:val="18"/>
        </w:rPr>
        <w:t>profile</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r>
        <w:rPr>
          <w:rFonts w:ascii="Courier New" w:hAnsi="Courier New" w:cs="Courier New"/>
          <w:sz w:val="18"/>
          <w:szCs w:val="18"/>
        </w:rPr>
        <w:t xml:space="preserve">  'script</w:t>
      </w:r>
      <w:r w:rsidRPr="00F64E1A">
        <w:rPr>
          <w:rFonts w:ascii="Courier New" w:hAnsi="Courier New" w:cs="Courier New"/>
          <w:sz w:val="18"/>
          <w:szCs w:val="18"/>
        </w:rPr>
        <w:t xml:space="preserve">': </w:t>
      </w:r>
      <w:r>
        <w:rPr>
          <w:rFonts w:ascii="Courier New" w:hAnsi="Courier New" w:cs="Courier New"/>
          <w:sz w:val="18"/>
          <w:szCs w:val="18"/>
        </w:rPr>
        <w:t>script</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r>
        <w:rPr>
          <w:rFonts w:ascii="Courier New" w:hAnsi="Courier New" w:cs="Courier New"/>
          <w:sz w:val="18"/>
          <w:szCs w:val="18"/>
        </w:rPr>
        <w:t xml:space="preserve">  'satId</w:t>
      </w:r>
      <w:r w:rsidRPr="00F64E1A">
        <w:rPr>
          <w:rFonts w:ascii="Courier New" w:hAnsi="Courier New" w:cs="Courier New"/>
          <w:sz w:val="18"/>
          <w:szCs w:val="18"/>
        </w:rPr>
        <w:t xml:space="preserve">': </w:t>
      </w:r>
      <w:r>
        <w:rPr>
          <w:rFonts w:ascii="Courier New" w:hAnsi="Courier New" w:cs="Courier New"/>
          <w:sz w:val="18"/>
          <w:szCs w:val="18"/>
        </w:rPr>
        <w:t>satid</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cursor.execute(add_</w:t>
      </w:r>
      <w:r>
        <w:rPr>
          <w:rFonts w:ascii="Courier New" w:hAnsi="Courier New" w:cs="Courier New"/>
          <w:sz w:val="18"/>
          <w:szCs w:val="18"/>
        </w:rPr>
        <w:t>mapbun_conf</w:t>
      </w:r>
      <w:r w:rsidRPr="00F64E1A">
        <w:rPr>
          <w:rFonts w:ascii="Courier New" w:hAnsi="Courier New" w:cs="Courier New"/>
          <w:sz w:val="18"/>
          <w:szCs w:val="18"/>
        </w:rPr>
        <w:t>, data_</w:t>
      </w:r>
      <w:r>
        <w:rPr>
          <w:rFonts w:ascii="Courier New" w:hAnsi="Courier New" w:cs="Courier New"/>
          <w:sz w:val="18"/>
          <w:szCs w:val="18"/>
        </w:rPr>
        <w:t>mapbun_conf</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 Make sure data is committed to the database</w:t>
      </w: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cnx.commit()</w:t>
      </w:r>
    </w:p>
    <w:p w:rsidR="000A4C44" w:rsidRPr="00F64E1A" w:rsidRDefault="000A4C44" w:rsidP="000A4C44">
      <w:pPr>
        <w:ind w:left="864"/>
        <w:rPr>
          <w:rFonts w:ascii="Courier New" w:hAnsi="Courier New" w:cs="Courier New"/>
          <w:sz w:val="18"/>
          <w:szCs w:val="18"/>
        </w:rPr>
      </w:pP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cursor.close()</w:t>
      </w:r>
    </w:p>
    <w:p w:rsidR="000A4C44" w:rsidRDefault="000A4C44" w:rsidP="000A4C44">
      <w:pPr>
        <w:ind w:left="864"/>
        <w:rPr>
          <w:rFonts w:ascii="Courier New" w:hAnsi="Courier New" w:cs="Courier New"/>
          <w:sz w:val="18"/>
          <w:szCs w:val="18"/>
        </w:rPr>
      </w:pPr>
      <w:r w:rsidRPr="00F64E1A">
        <w:rPr>
          <w:rFonts w:ascii="Courier New" w:hAnsi="Courier New" w:cs="Courier New"/>
          <w:sz w:val="18"/>
          <w:szCs w:val="18"/>
        </w:rPr>
        <w:t>cnx.close()</w:t>
      </w:r>
    </w:p>
    <w:p w:rsidR="000A4C44" w:rsidRDefault="000A4C44" w:rsidP="000A4C44">
      <w:pPr>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aldbConfMapbunGet ()</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read MAPBUN_CONF from database</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t>
      </w:r>
    </w:p>
    <w:p w:rsidR="000A4C44" w:rsidRDefault="000A4C44" w:rsidP="000A4C44">
      <w:pPr>
        <w:ind w:left="576"/>
        <w:rPr>
          <w:rFonts w:ascii="Courier New" w:hAnsi="Courier New" w:cs="Courier New"/>
          <w:sz w:val="18"/>
          <w:szCs w:val="18"/>
        </w:rPr>
      </w:pPr>
      <w:r>
        <w:rPr>
          <w:rFonts w:ascii="Courier New" w:hAnsi="Courier New" w:cs="Courier New"/>
          <w:sz w:val="18"/>
          <w:szCs w:val="18"/>
        </w:rPr>
        <w:t>def aldbConfMapbunGet(self)</w:t>
      </w:r>
    </w:p>
    <w:p w:rsidR="000A4C44" w:rsidRDefault="000A4C44" w:rsidP="000A4C44">
      <w:pPr>
        <w:ind w:left="576"/>
        <w:rPr>
          <w:rFonts w:ascii="Courier New" w:hAnsi="Courier New" w:cs="Courier New"/>
          <w:sz w:val="18"/>
          <w:szCs w:val="18"/>
        </w:rPr>
      </w:pP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 xml:space="preserve">cnx </w:t>
      </w:r>
      <w:r>
        <w:rPr>
          <w:rFonts w:ascii="Courier New" w:hAnsi="Courier New" w:cs="Courier New"/>
          <w:sz w:val="18"/>
          <w:szCs w:val="18"/>
        </w:rPr>
        <w:t>= mysql.connector.connect(host=self.connParms[‘dbhostname’], port=self.connParms[‘dbportnum’],</w:t>
      </w:r>
      <w:r w:rsidRPr="00B707E2">
        <w:rPr>
          <w:rFonts w:ascii="Courier New" w:hAnsi="Courier New" w:cs="Courier New"/>
          <w:sz w:val="18"/>
          <w:szCs w:val="18"/>
        </w:rPr>
        <w:t xml:space="preserve"> </w:t>
      </w:r>
      <w:r>
        <w:rPr>
          <w:rFonts w:ascii="Courier New" w:hAnsi="Courier New" w:cs="Courier New"/>
          <w:sz w:val="18"/>
          <w:szCs w:val="18"/>
        </w:rPr>
        <w:t>database=self.connParms[‘dbname’], user=self.connParms[‘dbusername’], password=</w:t>
      </w:r>
      <w:r w:rsidRPr="00B707E2">
        <w:rPr>
          <w:rFonts w:ascii="Courier New" w:hAnsi="Courier New" w:cs="Courier New"/>
          <w:sz w:val="18"/>
          <w:szCs w:val="18"/>
        </w:rPr>
        <w:t xml:space="preserve"> </w:t>
      </w:r>
      <w:r>
        <w:rPr>
          <w:rFonts w:ascii="Courier New" w:hAnsi="Courier New" w:cs="Courier New"/>
          <w:sz w:val="18"/>
          <w:szCs w:val="18"/>
        </w:rPr>
        <w:t>self.connParms[‘dbpassw’]</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cursor = cnx.cursor()</w:t>
      </w:r>
    </w:p>
    <w:p w:rsidR="000A4C44" w:rsidRPr="00F64E1A" w:rsidRDefault="000A4C44" w:rsidP="000A4C44">
      <w:pPr>
        <w:ind w:left="864"/>
        <w:rPr>
          <w:rFonts w:ascii="Courier New" w:hAnsi="Courier New" w:cs="Courier New"/>
          <w:sz w:val="18"/>
          <w:szCs w:val="18"/>
        </w:rPr>
      </w:pPr>
    </w:p>
    <w:p w:rsidR="000A4C44" w:rsidRPr="00F64E1A" w:rsidRDefault="000A4C44" w:rsidP="000A4C44">
      <w:pPr>
        <w:ind w:left="864"/>
        <w:rPr>
          <w:rFonts w:ascii="Courier New" w:hAnsi="Courier New" w:cs="Courier New"/>
          <w:sz w:val="18"/>
          <w:szCs w:val="18"/>
        </w:rPr>
      </w:pPr>
      <w:r>
        <w:rPr>
          <w:rFonts w:ascii="Courier New" w:hAnsi="Courier New" w:cs="Courier New"/>
          <w:sz w:val="18"/>
          <w:szCs w:val="18"/>
        </w:rPr>
        <w:t>### NOTE: Table constraint “</w:t>
      </w:r>
      <w:r w:rsidRPr="009A3B29">
        <w:rPr>
          <w:rFonts w:ascii="Courier New" w:hAnsi="Courier New" w:cs="Courier New"/>
          <w:sz w:val="18"/>
          <w:szCs w:val="18"/>
        </w:rPr>
        <w:t>ADD UNIQUE</w:t>
      </w:r>
      <w:r>
        <w:rPr>
          <w:rFonts w:ascii="Courier New" w:hAnsi="Courier New" w:cs="Courier New"/>
          <w:sz w:val="18"/>
          <w:szCs w:val="18"/>
        </w:rPr>
        <w:t xml:space="preserve"> groupId” </w:t>
      </w:r>
    </w:p>
    <w:p w:rsidR="000A4C44" w:rsidRDefault="000A4C44" w:rsidP="000A4C44">
      <w:pPr>
        <w:ind w:left="864"/>
        <w:rPr>
          <w:rFonts w:ascii="Courier New" w:hAnsi="Courier New" w:cs="Courier New"/>
          <w:sz w:val="18"/>
          <w:szCs w:val="18"/>
        </w:rPr>
      </w:pPr>
      <w:r>
        <w:rPr>
          <w:rFonts w:ascii="Courier New" w:hAnsi="Courier New" w:cs="Courier New"/>
          <w:sz w:val="18"/>
          <w:szCs w:val="18"/>
        </w:rPr>
        <w:t>query</w:t>
      </w:r>
      <w:r w:rsidRPr="00F64E1A">
        <w:rPr>
          <w:rFonts w:ascii="Courier New" w:hAnsi="Courier New" w:cs="Courier New"/>
          <w:sz w:val="18"/>
          <w:szCs w:val="18"/>
        </w:rPr>
        <w:t>_</w:t>
      </w:r>
      <w:r>
        <w:rPr>
          <w:rFonts w:ascii="Courier New" w:hAnsi="Courier New" w:cs="Courier New"/>
          <w:sz w:val="18"/>
          <w:szCs w:val="18"/>
        </w:rPr>
        <w:t>mapbun_conf</w:t>
      </w:r>
      <w:r w:rsidRPr="00F64E1A">
        <w:rPr>
          <w:rFonts w:ascii="Courier New" w:hAnsi="Courier New" w:cs="Courier New"/>
          <w:sz w:val="18"/>
          <w:szCs w:val="18"/>
        </w:rPr>
        <w:t xml:space="preserve"> = </w:t>
      </w:r>
    </w:p>
    <w:p w:rsidR="000A4C44" w:rsidRPr="00F64E1A" w:rsidRDefault="000A4C44" w:rsidP="000A4C44">
      <w:pPr>
        <w:ind w:left="864"/>
        <w:rPr>
          <w:rFonts w:ascii="Courier New" w:hAnsi="Courier New" w:cs="Courier New"/>
          <w:sz w:val="18"/>
          <w:szCs w:val="18"/>
        </w:rPr>
      </w:pPr>
      <w:r>
        <w:rPr>
          <w:rFonts w:ascii="Courier New" w:hAnsi="Courier New" w:cs="Courier New"/>
          <w:sz w:val="18"/>
          <w:szCs w:val="18"/>
        </w:rPr>
        <w:t xml:space="preserve">  </w:t>
      </w:r>
      <w:r w:rsidRPr="00F64E1A">
        <w:rPr>
          <w:rFonts w:ascii="Courier New" w:hAnsi="Courier New" w:cs="Courier New"/>
          <w:sz w:val="18"/>
          <w:szCs w:val="18"/>
        </w:rPr>
        <w:t>("</w:t>
      </w:r>
      <w:r>
        <w:rPr>
          <w:rFonts w:ascii="Courier New" w:hAnsi="Courier New" w:cs="Courier New"/>
          <w:sz w:val="18"/>
          <w:szCs w:val="18"/>
        </w:rPr>
        <w:t>SELECT filename</w:t>
      </w:r>
      <w:r w:rsidRPr="00F64E1A">
        <w:rPr>
          <w:rFonts w:ascii="Courier New" w:hAnsi="Courier New" w:cs="Courier New"/>
          <w:sz w:val="18"/>
          <w:szCs w:val="18"/>
        </w:rPr>
        <w:t xml:space="preserve">, </w:t>
      </w:r>
      <w:r>
        <w:rPr>
          <w:rFonts w:ascii="Courier New" w:hAnsi="Courier New" w:cs="Courier New"/>
          <w:sz w:val="18"/>
          <w:szCs w:val="18"/>
        </w:rPr>
        <w:t>profile, script</w:t>
      </w:r>
      <w:r w:rsidRPr="00F64E1A">
        <w:rPr>
          <w:rFonts w:ascii="Courier New" w:hAnsi="Courier New" w:cs="Courier New"/>
          <w:sz w:val="18"/>
          <w:szCs w:val="18"/>
        </w:rPr>
        <w:t xml:space="preserve">, </w:t>
      </w:r>
      <w:r>
        <w:rPr>
          <w:rFonts w:ascii="Courier New" w:hAnsi="Courier New" w:cs="Courier New"/>
          <w:sz w:val="18"/>
          <w:szCs w:val="18"/>
        </w:rPr>
        <w:t>satid</w:t>
      </w:r>
      <w:r w:rsidRPr="00F64E1A">
        <w:rPr>
          <w:rFonts w:ascii="Courier New" w:hAnsi="Courier New" w:cs="Courier New"/>
          <w:sz w:val="18"/>
          <w:szCs w:val="18"/>
        </w:rPr>
        <w:t xml:space="preserve"> </w:t>
      </w:r>
      <w:r>
        <w:rPr>
          <w:rFonts w:ascii="Courier New" w:hAnsi="Courier New" w:cs="Courier New"/>
          <w:sz w:val="18"/>
          <w:szCs w:val="18"/>
        </w:rPr>
        <w:t>FROM</w:t>
      </w:r>
      <w:r w:rsidRPr="00F64E1A">
        <w:rPr>
          <w:rFonts w:ascii="Courier New" w:hAnsi="Courier New" w:cs="Courier New"/>
          <w:sz w:val="18"/>
          <w:szCs w:val="18"/>
        </w:rPr>
        <w:t xml:space="preserve"> </w:t>
      </w:r>
      <w:r>
        <w:rPr>
          <w:rFonts w:ascii="Courier New" w:hAnsi="Courier New" w:cs="Courier New"/>
          <w:sz w:val="18"/>
          <w:szCs w:val="18"/>
        </w:rPr>
        <w:t>MAPBUN_CONF</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 xml:space="preserve">   "</w:t>
      </w:r>
      <w:r>
        <w:rPr>
          <w:rFonts w:ascii="Courier New" w:hAnsi="Courier New" w:cs="Courier New"/>
          <w:sz w:val="18"/>
          <w:szCs w:val="18"/>
        </w:rPr>
        <w:t>WHERE groupId=%s</w:t>
      </w:r>
      <w:r w:rsidRPr="00F64E1A">
        <w:rPr>
          <w:rFonts w:ascii="Courier New" w:hAnsi="Courier New" w:cs="Courier New"/>
          <w:sz w:val="18"/>
          <w:szCs w:val="18"/>
        </w:rPr>
        <w:t>")</w:t>
      </w:r>
    </w:p>
    <w:p w:rsidR="000A4C44" w:rsidRPr="00F64E1A" w:rsidRDefault="000A4C44" w:rsidP="000A4C44">
      <w:pPr>
        <w:ind w:left="864"/>
        <w:rPr>
          <w:rFonts w:ascii="Courier New" w:hAnsi="Courier New" w:cs="Courier New"/>
          <w:sz w:val="18"/>
          <w:szCs w:val="18"/>
        </w:rPr>
      </w:pPr>
    </w:p>
    <w:p w:rsidR="000A4C44" w:rsidRDefault="000A4C44" w:rsidP="000A4C44">
      <w:pPr>
        <w:ind w:left="864"/>
        <w:rPr>
          <w:rFonts w:ascii="Courier New" w:hAnsi="Courier New" w:cs="Courier New"/>
          <w:sz w:val="18"/>
          <w:szCs w:val="18"/>
        </w:rPr>
      </w:pPr>
      <w:r w:rsidRPr="00F64E1A">
        <w:rPr>
          <w:rFonts w:ascii="Courier New" w:hAnsi="Courier New" w:cs="Courier New"/>
          <w:sz w:val="18"/>
          <w:szCs w:val="18"/>
        </w:rPr>
        <w:t>cursor.execute(</w:t>
      </w:r>
      <w:r>
        <w:rPr>
          <w:rFonts w:ascii="Courier New" w:hAnsi="Courier New" w:cs="Courier New"/>
          <w:sz w:val="18"/>
          <w:szCs w:val="18"/>
        </w:rPr>
        <w:t>query</w:t>
      </w:r>
      <w:r w:rsidRPr="00F64E1A">
        <w:rPr>
          <w:rFonts w:ascii="Courier New" w:hAnsi="Courier New" w:cs="Courier New"/>
          <w:sz w:val="18"/>
          <w:szCs w:val="18"/>
        </w:rPr>
        <w:t>_</w:t>
      </w:r>
      <w:r>
        <w:rPr>
          <w:rFonts w:ascii="Courier New" w:hAnsi="Courier New" w:cs="Courier New"/>
          <w:sz w:val="18"/>
          <w:szCs w:val="18"/>
        </w:rPr>
        <w:t>mapbun_conf</w:t>
      </w:r>
      <w:r w:rsidRPr="00F64E1A">
        <w:rPr>
          <w:rFonts w:ascii="Courier New" w:hAnsi="Courier New" w:cs="Courier New"/>
          <w:sz w:val="18"/>
          <w:szCs w:val="18"/>
        </w:rPr>
        <w:t xml:space="preserve">, </w:t>
      </w:r>
      <w:r>
        <w:rPr>
          <w:rFonts w:ascii="Courier New" w:hAnsi="Courier New" w:cs="Courier New"/>
          <w:sz w:val="18"/>
          <w:szCs w:val="18"/>
        </w:rPr>
        <w:t>self.groupId</w:t>
      </w:r>
      <w:r w:rsidRPr="00F64E1A">
        <w:rPr>
          <w:rFonts w:ascii="Courier New" w:hAnsi="Courier New" w:cs="Courier New"/>
          <w:sz w:val="18"/>
          <w:szCs w:val="18"/>
        </w:rPr>
        <w:t>)</w:t>
      </w:r>
    </w:p>
    <w:p w:rsidR="000A4C44" w:rsidRDefault="000A4C44" w:rsidP="000A4C44">
      <w:pPr>
        <w:ind w:left="864"/>
        <w:rPr>
          <w:rFonts w:ascii="Courier New" w:hAnsi="Courier New" w:cs="Courier New"/>
          <w:sz w:val="18"/>
          <w:szCs w:val="18"/>
        </w:rPr>
      </w:pPr>
    </w:p>
    <w:p w:rsidR="000A4C44" w:rsidRDefault="000A4C44" w:rsidP="000A4C44">
      <w:pPr>
        <w:ind w:left="864"/>
        <w:rPr>
          <w:rFonts w:ascii="Courier New" w:hAnsi="Courier New" w:cs="Courier New"/>
          <w:sz w:val="18"/>
          <w:szCs w:val="18"/>
        </w:rPr>
      </w:pPr>
      <w:r>
        <w:rPr>
          <w:rFonts w:ascii="Courier New" w:hAnsi="Courier New" w:cs="Courier New"/>
          <w:sz w:val="18"/>
          <w:szCs w:val="18"/>
        </w:rPr>
        <w:t>for (filename, profile, script, satid) in cursor:</w:t>
      </w:r>
    </w:p>
    <w:p w:rsidR="000A4C44" w:rsidRDefault="000A4C44" w:rsidP="000A4C44">
      <w:pPr>
        <w:ind w:left="1152"/>
        <w:rPr>
          <w:rFonts w:ascii="Courier New" w:hAnsi="Courier New" w:cs="Courier New"/>
          <w:sz w:val="18"/>
          <w:szCs w:val="18"/>
        </w:rPr>
      </w:pPr>
      <w:r>
        <w:rPr>
          <w:rFonts w:ascii="Courier New" w:hAnsi="Courier New" w:cs="Courier New"/>
          <w:sz w:val="18"/>
          <w:szCs w:val="18"/>
        </w:rPr>
        <w:lastRenderedPageBreak/>
        <w:t>result = (‘filename’:filename, ‘profile’:profile, ‘script’:script, ‘satId’:satid)</w:t>
      </w:r>
    </w:p>
    <w:p w:rsidR="000A4C44" w:rsidRDefault="000A4C44" w:rsidP="000A4C44">
      <w:pPr>
        <w:ind w:left="864"/>
        <w:rPr>
          <w:rFonts w:ascii="Courier New" w:hAnsi="Courier New" w:cs="Courier New"/>
          <w:sz w:val="18"/>
          <w:szCs w:val="18"/>
        </w:rPr>
      </w:pP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cnx.commit()</w:t>
      </w:r>
    </w:p>
    <w:p w:rsidR="000A4C44" w:rsidRPr="00F64E1A" w:rsidRDefault="000A4C44" w:rsidP="000A4C44">
      <w:pPr>
        <w:ind w:left="864"/>
        <w:rPr>
          <w:rFonts w:ascii="Courier New" w:hAnsi="Courier New" w:cs="Courier New"/>
          <w:sz w:val="18"/>
          <w:szCs w:val="18"/>
        </w:rPr>
      </w:pPr>
    </w:p>
    <w:p w:rsidR="000A4C44" w:rsidRPr="00F64E1A" w:rsidRDefault="000A4C44" w:rsidP="000A4C44">
      <w:pPr>
        <w:ind w:left="864"/>
        <w:rPr>
          <w:rFonts w:ascii="Courier New" w:hAnsi="Courier New" w:cs="Courier New"/>
          <w:sz w:val="18"/>
          <w:szCs w:val="18"/>
        </w:rPr>
      </w:pPr>
      <w:r w:rsidRPr="00F64E1A">
        <w:rPr>
          <w:rFonts w:ascii="Courier New" w:hAnsi="Courier New" w:cs="Courier New"/>
          <w:sz w:val="18"/>
          <w:szCs w:val="18"/>
        </w:rPr>
        <w:t>cursor.close()</w:t>
      </w:r>
    </w:p>
    <w:p w:rsidR="000A4C44" w:rsidRDefault="000A4C44" w:rsidP="000A4C44">
      <w:pPr>
        <w:ind w:left="864"/>
        <w:rPr>
          <w:rFonts w:ascii="Courier New" w:hAnsi="Courier New" w:cs="Courier New"/>
          <w:sz w:val="18"/>
          <w:szCs w:val="18"/>
        </w:rPr>
      </w:pPr>
      <w:r w:rsidRPr="00F64E1A">
        <w:rPr>
          <w:rFonts w:ascii="Courier New" w:hAnsi="Courier New" w:cs="Courier New"/>
          <w:sz w:val="18"/>
          <w:szCs w:val="18"/>
        </w:rPr>
        <w:t>cnx.close()</w:t>
      </w:r>
    </w:p>
    <w:p w:rsidR="000A4C44" w:rsidRDefault="000A4C44" w:rsidP="000A4C44">
      <w:pPr>
        <w:ind w:left="864"/>
        <w:rPr>
          <w:rFonts w:ascii="Courier New" w:hAnsi="Courier New" w:cs="Courier New"/>
          <w:sz w:val="18"/>
          <w:szCs w:val="18"/>
        </w:rPr>
      </w:pPr>
    </w:p>
    <w:p w:rsidR="000A4C44" w:rsidRDefault="000A4C44" w:rsidP="000A4C44">
      <w:pPr>
        <w:ind w:left="864"/>
        <w:rPr>
          <w:rFonts w:ascii="Courier New" w:hAnsi="Courier New" w:cs="Courier New"/>
          <w:sz w:val="18"/>
          <w:szCs w:val="18"/>
        </w:rPr>
      </w:pPr>
      <w:r>
        <w:rPr>
          <w:rFonts w:ascii="Courier New" w:hAnsi="Courier New" w:cs="Courier New"/>
          <w:sz w:val="18"/>
          <w:szCs w:val="18"/>
        </w:rPr>
        <w:t>return result</w:t>
      </w:r>
    </w:p>
    <w:p w:rsidR="000A4C44" w:rsidRPr="00365A94" w:rsidRDefault="000A4C44" w:rsidP="000A4C44">
      <w:pPr>
        <w:pStyle w:val="BodyText"/>
      </w:pPr>
    </w:p>
    <w:p w:rsidR="000A4C44" w:rsidRDefault="000A4C44" w:rsidP="000A4C44">
      <w:pPr>
        <w:pStyle w:val="Heading2"/>
      </w:pPr>
      <w:bookmarkStart w:id="571" w:name="_Toc444246732"/>
      <w:r>
        <w:t>AL Test Cases</w:t>
      </w:r>
      <w:bookmarkEnd w:id="571"/>
    </w:p>
    <w:p w:rsidR="000A4C44" w:rsidRPr="00AF1220" w:rsidRDefault="000A4C44" w:rsidP="000A4C44">
      <w:pPr>
        <w:pStyle w:val="BodyText"/>
      </w:pPr>
      <w:r>
        <w:t>The AL Test Cases entity is comprised of the AL Automation Manager and the Map Bundles entities.</w:t>
      </w:r>
    </w:p>
    <w:p w:rsidR="000A4C44" w:rsidRDefault="000A4C44" w:rsidP="000A4C44">
      <w:pPr>
        <w:pStyle w:val="Heading3"/>
      </w:pPr>
      <w:bookmarkStart w:id="572" w:name="_Toc444246733"/>
      <w:r>
        <w:t>AL Automation Manager</w:t>
      </w:r>
      <w:bookmarkEnd w:id="572"/>
    </w:p>
    <w:p w:rsidR="000A4C44" w:rsidRDefault="000A4C44" w:rsidP="000A4C44">
      <w:pPr>
        <w:pStyle w:val="BodyText"/>
      </w:pPr>
      <w:r>
        <w:t>The AL Automation manager is invoked from the AL Test GUI to launch test case(s).</w:t>
      </w:r>
    </w:p>
    <w:p w:rsidR="000A4C44" w:rsidRDefault="000A4C44" w:rsidP="000A4C44">
      <w:pPr>
        <w:pStyle w:val="Heading4"/>
      </w:pPr>
      <w:r>
        <w:t>Pseudo Code</w:t>
      </w:r>
    </w:p>
    <w:p w:rsidR="000A4C44" w:rsidRPr="003B7058" w:rsidRDefault="000A4C44" w:rsidP="000A4C44">
      <w:pPr>
        <w:ind w:left="288"/>
        <w:rPr>
          <w:rFonts w:ascii="Courier New" w:hAnsi="Courier New" w:cs="Courier New"/>
          <w:sz w:val="18"/>
          <w:szCs w:val="18"/>
        </w:rPr>
      </w:pPr>
    </w:p>
    <w:p w:rsidR="000A4C44" w:rsidRDefault="000A4C44" w:rsidP="000A4C44">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alam(object)</w:t>
      </w:r>
      <w:r w:rsidRPr="008F1795">
        <w:rPr>
          <w:rFonts w:ascii="Courier New" w:hAnsi="Courier New" w:cs="Courier New"/>
          <w:sz w:val="18"/>
          <w:szCs w:val="18"/>
        </w:rPr>
        <w:t>:</w:t>
      </w:r>
    </w:p>
    <w:p w:rsidR="000A4C44" w:rsidRDefault="000A4C44" w:rsidP="000A4C44">
      <w:pPr>
        <w:ind w:left="288"/>
        <w:rPr>
          <w:rFonts w:ascii="Courier New" w:hAnsi="Courier New" w:cs="Courier New"/>
          <w:sz w:val="18"/>
          <w:szCs w:val="18"/>
        </w:rPr>
      </w:pPr>
    </w:p>
    <w:p w:rsidR="000A4C44" w:rsidRDefault="000A4C44" w:rsidP="000A4C44">
      <w:pPr>
        <w:ind w:left="288"/>
        <w:rPr>
          <w:rFonts w:ascii="Courier New" w:hAnsi="Courier New" w:cs="Courier New"/>
          <w:sz w:val="18"/>
          <w:szCs w:val="18"/>
        </w:rPr>
      </w:pPr>
      <w:r>
        <w:rPr>
          <w:rFonts w:ascii="Courier New" w:hAnsi="Courier New" w:cs="Courier New"/>
          <w:sz w:val="18"/>
          <w:szCs w:val="18"/>
        </w:rPr>
        <w:t>def __init__(self</w:t>
      </w:r>
      <w:r w:rsidRPr="008F1795">
        <w:rPr>
          <w:rFonts w:ascii="Courier New" w:hAnsi="Courier New" w:cs="Courier New"/>
          <w:sz w:val="18"/>
          <w:szCs w:val="18"/>
        </w:rPr>
        <w:t>):</w:t>
      </w:r>
    </w:p>
    <w:p w:rsidR="000A4C44" w:rsidRDefault="000A4C44" w:rsidP="000A4C44">
      <w:pPr>
        <w:ind w:left="576"/>
        <w:rPr>
          <w:rFonts w:ascii="Courier New" w:hAnsi="Courier New" w:cs="Courier New"/>
          <w:sz w:val="18"/>
          <w:szCs w:val="18"/>
        </w:rPr>
      </w:pP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alamTestStart ()</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&lt;add description here&gt;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def alamTestStart(self, testType, testId, groupId):</w:t>
      </w:r>
    </w:p>
    <w:p w:rsidR="000A4C44" w:rsidRDefault="000A4C44" w:rsidP="000A4C44">
      <w:pPr>
        <w:pStyle w:val="BodyText"/>
        <w:ind w:left="288"/>
        <w:rPr>
          <w:rFonts w:ascii="Courier New" w:hAnsi="Courier New" w:cs="Courier New"/>
          <w:sz w:val="18"/>
          <w:szCs w:val="18"/>
        </w:rPr>
      </w:pPr>
    </w:p>
    <w:p w:rsidR="000A4C44" w:rsidRDefault="000A4C44" w:rsidP="000A4C44">
      <w:pPr>
        <w:ind w:left="576"/>
        <w:rPr>
          <w:rFonts w:ascii="Courier New" w:hAnsi="Courier New" w:cs="Courier New"/>
          <w:sz w:val="18"/>
          <w:szCs w:val="18"/>
        </w:rPr>
      </w:pPr>
      <w:r>
        <w:rPr>
          <w:rFonts w:ascii="Courier New" w:hAnsi="Courier New" w:cs="Courier New"/>
          <w:sz w:val="18"/>
          <w:szCs w:val="18"/>
        </w:rPr>
        <w:t>map = mapbun(groupId)</w:t>
      </w:r>
    </w:p>
    <w:p w:rsidR="000A4C44" w:rsidRDefault="000A4C44" w:rsidP="000A4C44">
      <w:pPr>
        <w:ind w:left="576"/>
        <w:rPr>
          <w:rFonts w:ascii="Courier New" w:hAnsi="Courier New" w:cs="Courier New"/>
          <w:sz w:val="18"/>
          <w:szCs w:val="18"/>
        </w:rPr>
      </w:pPr>
      <w:r>
        <w:rPr>
          <w:rFonts w:ascii="Courier New" w:hAnsi="Courier New" w:cs="Courier New"/>
          <w:sz w:val="18"/>
          <w:szCs w:val="18"/>
        </w:rPr>
        <w:t>map.mapbunConf(testid)</w:t>
      </w:r>
    </w:p>
    <w:p w:rsidR="000A4C44" w:rsidRDefault="000A4C44" w:rsidP="000A4C44">
      <w:pPr>
        <w:ind w:left="576"/>
        <w:rPr>
          <w:rFonts w:ascii="Courier New" w:hAnsi="Courier New" w:cs="Courier New"/>
          <w:sz w:val="18"/>
          <w:szCs w:val="18"/>
        </w:rPr>
      </w:pPr>
    </w:p>
    <w:p w:rsidR="000A4C44" w:rsidRDefault="000A4C44" w:rsidP="000A4C44">
      <w:pPr>
        <w:ind w:left="576"/>
        <w:rPr>
          <w:rFonts w:ascii="Courier New" w:hAnsi="Courier New" w:cs="Courier New"/>
          <w:sz w:val="18"/>
          <w:szCs w:val="18"/>
        </w:rPr>
      </w:pPr>
      <w:r>
        <w:rPr>
          <w:rFonts w:ascii="Courier New" w:hAnsi="Courier New" w:cs="Courier New"/>
          <w:sz w:val="18"/>
          <w:szCs w:val="18"/>
        </w:rPr>
        <w:t>if (testId = ALAMTESTTYPE[‘trickle’] OR testId = ALAMTESTTYPE[‘all’]):</w:t>
      </w:r>
    </w:p>
    <w:p w:rsidR="000A4C44" w:rsidRDefault="000A4C44" w:rsidP="000A4C44">
      <w:pPr>
        <w:ind w:left="864"/>
        <w:rPr>
          <w:rFonts w:ascii="Courier New" w:hAnsi="Courier New" w:cs="Courier New"/>
          <w:sz w:val="18"/>
          <w:szCs w:val="18"/>
        </w:rPr>
      </w:pPr>
      <w:r>
        <w:rPr>
          <w:rFonts w:ascii="Courier New" w:hAnsi="Courier New" w:cs="Courier New"/>
          <w:sz w:val="18"/>
          <w:szCs w:val="18"/>
        </w:rPr>
        <w:t>map.mapbunTrickle(testId)</w:t>
      </w:r>
    </w:p>
    <w:p w:rsidR="000A4C44" w:rsidRDefault="000A4C44" w:rsidP="000A4C44">
      <w:pPr>
        <w:ind w:left="576"/>
        <w:rPr>
          <w:rFonts w:ascii="Courier New" w:hAnsi="Courier New" w:cs="Courier New"/>
          <w:sz w:val="18"/>
          <w:szCs w:val="18"/>
        </w:rPr>
      </w:pPr>
      <w:r>
        <w:rPr>
          <w:rFonts w:ascii="Courier New" w:hAnsi="Courier New" w:cs="Courier New"/>
          <w:sz w:val="18"/>
          <w:szCs w:val="18"/>
        </w:rPr>
        <w:t>if (testId = ALAMTESTTYPE[‘upload] OR testId = ALAMTESTTYPE[‘all’]):</w:t>
      </w:r>
    </w:p>
    <w:p w:rsidR="000A4C44" w:rsidRDefault="000A4C44" w:rsidP="000A4C44">
      <w:pPr>
        <w:ind w:left="864"/>
        <w:rPr>
          <w:rFonts w:ascii="Courier New" w:hAnsi="Courier New" w:cs="Courier New"/>
          <w:sz w:val="18"/>
          <w:szCs w:val="18"/>
        </w:rPr>
      </w:pPr>
      <w:r>
        <w:rPr>
          <w:rFonts w:ascii="Courier New" w:hAnsi="Courier New" w:cs="Courier New"/>
          <w:sz w:val="18"/>
          <w:szCs w:val="18"/>
        </w:rPr>
        <w:t>map.mapbunUpload(testId)</w:t>
      </w:r>
    </w:p>
    <w:p w:rsidR="000A4C44" w:rsidRDefault="000A4C44" w:rsidP="000A4C44">
      <w:pPr>
        <w:ind w:left="576"/>
        <w:rPr>
          <w:rFonts w:ascii="Courier New" w:hAnsi="Courier New" w:cs="Courier New"/>
          <w:sz w:val="18"/>
          <w:szCs w:val="18"/>
        </w:rPr>
      </w:pPr>
      <w:r>
        <w:rPr>
          <w:rFonts w:ascii="Courier New" w:hAnsi="Courier New" w:cs="Courier New"/>
          <w:sz w:val="18"/>
          <w:szCs w:val="18"/>
        </w:rPr>
        <w:t>if (testId = ALAMTESTTYPE[‘fllock] OR testId = ALAMTESTTYPE[‘all’]):</w:t>
      </w:r>
    </w:p>
    <w:p w:rsidR="000A4C44" w:rsidRDefault="000A4C44" w:rsidP="000A4C44">
      <w:pPr>
        <w:ind w:left="864"/>
        <w:rPr>
          <w:rFonts w:ascii="Courier New" w:hAnsi="Courier New" w:cs="Courier New"/>
          <w:sz w:val="18"/>
          <w:szCs w:val="18"/>
        </w:rPr>
      </w:pPr>
      <w:r>
        <w:rPr>
          <w:rFonts w:ascii="Courier New" w:hAnsi="Courier New" w:cs="Courier New"/>
          <w:sz w:val="18"/>
          <w:szCs w:val="18"/>
        </w:rPr>
        <w:t>map.mapbunFlLock(testId)</w:t>
      </w:r>
    </w:p>
    <w:p w:rsidR="000A4C44" w:rsidRDefault="000A4C44" w:rsidP="000A4C44">
      <w:pPr>
        <w:ind w:left="576"/>
        <w:rPr>
          <w:rFonts w:ascii="Courier New" w:hAnsi="Courier New" w:cs="Courier New"/>
          <w:sz w:val="18"/>
          <w:szCs w:val="18"/>
        </w:rPr>
      </w:pPr>
      <w:r>
        <w:rPr>
          <w:rFonts w:ascii="Courier New" w:hAnsi="Courier New" w:cs="Courier New"/>
          <w:sz w:val="18"/>
          <w:szCs w:val="18"/>
        </w:rPr>
        <w:t>if (testId = ALAMTESTTYPE[‘precedence] OR testId = ALAMTESTTYPE[‘all’]):</w:t>
      </w:r>
    </w:p>
    <w:p w:rsidR="000A4C44" w:rsidRDefault="000A4C44" w:rsidP="000A4C44">
      <w:pPr>
        <w:ind w:left="864"/>
        <w:rPr>
          <w:rFonts w:ascii="Courier New" w:hAnsi="Courier New" w:cs="Courier New"/>
          <w:sz w:val="18"/>
          <w:szCs w:val="18"/>
        </w:rPr>
      </w:pPr>
      <w:r>
        <w:rPr>
          <w:rFonts w:ascii="Courier New" w:hAnsi="Courier New" w:cs="Courier New"/>
          <w:sz w:val="18"/>
          <w:szCs w:val="18"/>
        </w:rPr>
        <w:t>map.mapbunPrecedence(testId)</w:t>
      </w:r>
    </w:p>
    <w:p w:rsidR="000A4C44" w:rsidRDefault="000A4C44" w:rsidP="000A4C44">
      <w:pPr>
        <w:ind w:left="576"/>
        <w:rPr>
          <w:rFonts w:ascii="Courier New" w:hAnsi="Courier New" w:cs="Courier New"/>
          <w:sz w:val="18"/>
          <w:szCs w:val="18"/>
        </w:rPr>
      </w:pPr>
    </w:p>
    <w:p w:rsidR="000A4C44" w:rsidRDefault="000A4C44" w:rsidP="000A4C44">
      <w:pPr>
        <w:ind w:left="576"/>
        <w:rPr>
          <w:rFonts w:ascii="Courier New" w:hAnsi="Courier New" w:cs="Courier New"/>
          <w:sz w:val="18"/>
          <w:szCs w:val="18"/>
        </w:rPr>
      </w:pPr>
      <w:r>
        <w:rPr>
          <w:rFonts w:ascii="Courier New" w:hAnsi="Courier New" w:cs="Courier New"/>
          <w:sz w:val="18"/>
          <w:szCs w:val="18"/>
        </w:rPr>
        <w:t>return</w:t>
      </w:r>
    </w:p>
    <w:p w:rsidR="000A4C44" w:rsidRPr="00AF1220" w:rsidRDefault="000A4C44" w:rsidP="000A4C44">
      <w:pPr>
        <w:pStyle w:val="BodyText"/>
      </w:pPr>
    </w:p>
    <w:p w:rsidR="000A4C44" w:rsidRDefault="000A4C44" w:rsidP="000A4C44">
      <w:pPr>
        <w:pStyle w:val="Heading3"/>
      </w:pPr>
      <w:bookmarkStart w:id="573" w:name="_Toc444246734"/>
      <w:r>
        <w:t>Map Bundles</w:t>
      </w:r>
      <w:bookmarkEnd w:id="573"/>
    </w:p>
    <w:p w:rsidR="000A4C44" w:rsidRDefault="000A4C44" w:rsidP="000A4C44">
      <w:pPr>
        <w:pStyle w:val="BodyText"/>
      </w:pPr>
      <w:r>
        <w:t>This class automates the Map Bundles Test Procedure (REF-23-02)</w:t>
      </w:r>
    </w:p>
    <w:p w:rsidR="000A4C44" w:rsidRDefault="000A4C44" w:rsidP="000A4C44">
      <w:pPr>
        <w:pStyle w:val="BodyText"/>
      </w:pPr>
    </w:p>
    <w:p w:rsidR="000A4C44" w:rsidRDefault="000A4C44" w:rsidP="000A4C44">
      <w:pPr>
        <w:pStyle w:val="BodyText"/>
      </w:pPr>
      <w:r>
        <w:t>Private member data for internal-use only across all mapbun methods: groupId, conf, nmsConf, termConf, mapConf, mapDirConf, nms, ems, term, zipFile, isSigned, version, antennaType, antennaLoFreq, emsTxFreq, termRxFreq, termLbandFreq, chipRate, latitude, longitude</w:t>
      </w:r>
    </w:p>
    <w:p w:rsidR="000A4C44" w:rsidRDefault="000A4C44" w:rsidP="000A4C44">
      <w:pPr>
        <w:pStyle w:val="BodyText"/>
      </w:pPr>
    </w:p>
    <w:p w:rsidR="000A4C44" w:rsidRDefault="000A4C44" w:rsidP="000A4C44">
      <w:pPr>
        <w:pStyle w:val="BodyText"/>
      </w:pPr>
      <w:r>
        <w:t>TBR Items:</w:t>
      </w:r>
    </w:p>
    <w:p w:rsidR="000A4C44" w:rsidRDefault="000A4C44" w:rsidP="000A4C44">
      <w:pPr>
        <w:pStyle w:val="BodyText"/>
        <w:numPr>
          <w:ilvl w:val="0"/>
          <w:numId w:val="26"/>
        </w:numPr>
      </w:pPr>
      <w:r w:rsidRPr="0083163B">
        <w:rPr>
          <w:highlight w:val="yellow"/>
        </w:rPr>
        <w:lastRenderedPageBreak/>
        <w:t>May need to monitor the terminal with tail –f /test/syslogmsg</w:t>
      </w:r>
    </w:p>
    <w:p w:rsidR="000A4C44" w:rsidRPr="00C760AA" w:rsidRDefault="000A4C44" w:rsidP="000A4C44">
      <w:pPr>
        <w:pStyle w:val="BodyText"/>
        <w:numPr>
          <w:ilvl w:val="0"/>
          <w:numId w:val="26"/>
        </w:numPr>
      </w:pPr>
      <w:r w:rsidRPr="007B2157">
        <w:rPr>
          <w:highlight w:val="yellow"/>
        </w:rPr>
        <w:t>Need an initial config with backup/restore for an operational checkpoint.</w:t>
      </w:r>
    </w:p>
    <w:p w:rsidR="000A4C44" w:rsidRDefault="000A4C44" w:rsidP="000A4C44">
      <w:pPr>
        <w:pStyle w:val="Heading4"/>
      </w:pPr>
      <w:r>
        <w:t>__init__</w:t>
      </w:r>
    </w:p>
    <w:p w:rsidR="000A4C44" w:rsidRDefault="000A4C44" w:rsidP="000A4C44">
      <w:pPr>
        <w:pStyle w:val="BodyText"/>
      </w:pPr>
      <w:r>
        <w:t>mapbun class initialization of the sets the following  member data for use within the class:</w:t>
      </w:r>
    </w:p>
    <w:p w:rsidR="000A4C44" w:rsidRDefault="000A4C44" w:rsidP="000A4C44">
      <w:pPr>
        <w:pStyle w:val="BodyText"/>
        <w:numPr>
          <w:ilvl w:val="0"/>
          <w:numId w:val="25"/>
        </w:numPr>
      </w:pPr>
      <w:r>
        <w:t>groupId</w:t>
      </w:r>
    </w:p>
    <w:p w:rsidR="000A4C44" w:rsidRDefault="000A4C44" w:rsidP="000A4C44">
      <w:pPr>
        <w:pStyle w:val="BodyText"/>
        <w:numPr>
          <w:ilvl w:val="0"/>
          <w:numId w:val="25"/>
        </w:numPr>
      </w:pPr>
      <w:r>
        <w:t>conf (aldbConf for the groupId)</w:t>
      </w:r>
    </w:p>
    <w:p w:rsidR="000A4C44" w:rsidRDefault="000A4C44" w:rsidP="000A4C44">
      <w:pPr>
        <w:pStyle w:val="BodyText"/>
        <w:numPr>
          <w:ilvl w:val="0"/>
          <w:numId w:val="25"/>
        </w:numPr>
      </w:pPr>
      <w:r>
        <w:t>nmsConf (aldbNmsConfGui for the groupId)</w:t>
      </w:r>
    </w:p>
    <w:p w:rsidR="000A4C44" w:rsidRDefault="000A4C44" w:rsidP="000A4C44">
      <w:pPr>
        <w:pStyle w:val="BodyText"/>
        <w:numPr>
          <w:ilvl w:val="0"/>
          <w:numId w:val="25"/>
        </w:numPr>
      </w:pPr>
      <w:r>
        <w:t>termConf (aldbTermConfGui for the groupId)</w:t>
      </w:r>
    </w:p>
    <w:p w:rsidR="000A4C44" w:rsidRDefault="000A4C44" w:rsidP="000A4C44">
      <w:pPr>
        <w:pStyle w:val="BodyText"/>
        <w:numPr>
          <w:ilvl w:val="0"/>
          <w:numId w:val="25"/>
        </w:numPr>
      </w:pPr>
      <w:r>
        <w:t>mapConf (aldbConfMapbunDetailed for the groupId)</w:t>
      </w:r>
    </w:p>
    <w:p w:rsidR="000A4C44" w:rsidRDefault="000A4C44" w:rsidP="000A4C44">
      <w:pPr>
        <w:pStyle w:val="BodyText"/>
        <w:numPr>
          <w:ilvl w:val="0"/>
          <w:numId w:val="25"/>
        </w:numPr>
      </w:pPr>
      <w:r>
        <w:t>mapDirConf  (aldbConfDirs for the groupId)</w:t>
      </w:r>
    </w:p>
    <w:p w:rsidR="000A4C44" w:rsidRDefault="000A4C44" w:rsidP="000A4C44">
      <w:pPr>
        <w:pStyle w:val="BodyText"/>
        <w:numPr>
          <w:ilvl w:val="0"/>
          <w:numId w:val="25"/>
        </w:numPr>
      </w:pPr>
      <w:r>
        <w:t>nms (algNms class instance)</w:t>
      </w:r>
    </w:p>
    <w:p w:rsidR="000A4C44" w:rsidRDefault="000A4C44" w:rsidP="000A4C44">
      <w:pPr>
        <w:pStyle w:val="BodyText"/>
        <w:numPr>
          <w:ilvl w:val="0"/>
          <w:numId w:val="25"/>
        </w:numPr>
      </w:pPr>
      <w:r>
        <w:t>ems (algEms class instance)</w:t>
      </w:r>
    </w:p>
    <w:p w:rsidR="000A4C44" w:rsidRDefault="000A4C44" w:rsidP="000A4C44">
      <w:pPr>
        <w:pStyle w:val="BodyText"/>
        <w:numPr>
          <w:ilvl w:val="0"/>
          <w:numId w:val="25"/>
        </w:numPr>
      </w:pPr>
      <w:r>
        <w:t>term (algTerm class instance)</w:t>
      </w:r>
    </w:p>
    <w:p w:rsidR="000A4C44" w:rsidRDefault="000A4C44" w:rsidP="000A4C44">
      <w:pPr>
        <w:pStyle w:val="BodyText"/>
      </w:pPr>
    </w:p>
    <w:p w:rsidR="000A4C44" w:rsidRDefault="000A4C44" w:rsidP="000A4C44">
      <w:pPr>
        <w:pStyle w:val="Heading4"/>
      </w:pPr>
      <w:r>
        <w:t>Pseudo Code</w:t>
      </w:r>
    </w:p>
    <w:p w:rsidR="000A4C44" w:rsidRPr="00E51D6A" w:rsidRDefault="000A4C44" w:rsidP="000A4C44">
      <w:pPr>
        <w:pStyle w:val="BodyText"/>
      </w:pPr>
    </w:p>
    <w:p w:rsidR="000A4C44" w:rsidRDefault="000A4C44" w:rsidP="000A4C44">
      <w:pPr>
        <w:ind w:left="288"/>
        <w:rPr>
          <w:rFonts w:ascii="Courier New" w:hAnsi="Courier New" w:cs="Courier New"/>
          <w:sz w:val="18"/>
          <w:szCs w:val="18"/>
        </w:rPr>
      </w:pPr>
      <w:r>
        <w:rPr>
          <w:rFonts w:ascii="Courier New" w:hAnsi="Courier New" w:cs="Courier New"/>
          <w:sz w:val="18"/>
          <w:szCs w:val="18"/>
        </w:rPr>
        <w:t>### IMPORT the classes used by the mapbun object</w:t>
      </w:r>
    </w:p>
    <w:p w:rsidR="000A4C44" w:rsidRDefault="000A4C44" w:rsidP="000A4C44">
      <w:pPr>
        <w:ind w:left="288"/>
        <w:rPr>
          <w:rFonts w:ascii="Courier New" w:hAnsi="Courier New" w:cs="Courier New"/>
          <w:sz w:val="18"/>
          <w:szCs w:val="18"/>
        </w:rPr>
      </w:pPr>
      <w:r>
        <w:rPr>
          <w:rFonts w:ascii="Courier New" w:hAnsi="Courier New" w:cs="Courier New"/>
          <w:sz w:val="18"/>
          <w:szCs w:val="18"/>
        </w:rPr>
        <w:t>from aldbConn IMPORT *</w:t>
      </w:r>
    </w:p>
    <w:p w:rsidR="000A4C44" w:rsidRDefault="000A4C44" w:rsidP="000A4C44">
      <w:pPr>
        <w:ind w:left="288"/>
        <w:rPr>
          <w:rFonts w:ascii="Courier New" w:hAnsi="Courier New" w:cs="Courier New"/>
          <w:sz w:val="18"/>
          <w:szCs w:val="18"/>
        </w:rPr>
      </w:pPr>
      <w:r>
        <w:rPr>
          <w:rFonts w:ascii="Courier New" w:hAnsi="Courier New" w:cs="Courier New"/>
          <w:sz w:val="18"/>
          <w:szCs w:val="18"/>
        </w:rPr>
        <w:t>from aldbConnConfig IMPORT *</w:t>
      </w:r>
    </w:p>
    <w:p w:rsidR="000A4C44" w:rsidRPr="003B7058" w:rsidRDefault="000A4C44" w:rsidP="000A4C44">
      <w:pPr>
        <w:ind w:left="288"/>
        <w:rPr>
          <w:rFonts w:ascii="Courier New" w:hAnsi="Courier New" w:cs="Courier New"/>
          <w:sz w:val="18"/>
          <w:szCs w:val="18"/>
        </w:rPr>
      </w:pPr>
      <w:r>
        <w:rPr>
          <w:rFonts w:ascii="Courier New" w:hAnsi="Courier New" w:cs="Courier New"/>
          <w:sz w:val="18"/>
          <w:szCs w:val="18"/>
        </w:rPr>
        <w:t>from aldbConf IMPORT *</w:t>
      </w:r>
    </w:p>
    <w:p w:rsidR="000A4C44" w:rsidRPr="003B7058" w:rsidRDefault="000A4C44" w:rsidP="000A4C44">
      <w:pPr>
        <w:ind w:left="288"/>
        <w:rPr>
          <w:rFonts w:ascii="Courier New" w:hAnsi="Courier New" w:cs="Courier New"/>
          <w:sz w:val="18"/>
          <w:szCs w:val="18"/>
        </w:rPr>
      </w:pPr>
      <w:r>
        <w:rPr>
          <w:rFonts w:ascii="Courier New" w:hAnsi="Courier New" w:cs="Courier New"/>
          <w:sz w:val="18"/>
          <w:szCs w:val="18"/>
        </w:rPr>
        <w:t>from viasatSelenium IMPORT *</w:t>
      </w:r>
    </w:p>
    <w:p w:rsidR="000A4C44" w:rsidRDefault="000A4C44" w:rsidP="000A4C44">
      <w:pPr>
        <w:ind w:left="288"/>
        <w:rPr>
          <w:rFonts w:ascii="Courier New" w:hAnsi="Courier New" w:cs="Courier New"/>
          <w:sz w:val="18"/>
          <w:szCs w:val="18"/>
        </w:rPr>
      </w:pPr>
      <w:r>
        <w:rPr>
          <w:rFonts w:ascii="Courier New" w:hAnsi="Courier New" w:cs="Courier New"/>
          <w:sz w:val="18"/>
          <w:szCs w:val="18"/>
        </w:rPr>
        <w:t>from alGui IMPORT *</w:t>
      </w:r>
    </w:p>
    <w:p w:rsidR="000A4C44" w:rsidRPr="003B7058" w:rsidRDefault="000A4C44" w:rsidP="000A4C44">
      <w:pPr>
        <w:ind w:left="288"/>
        <w:rPr>
          <w:rFonts w:ascii="Courier New" w:hAnsi="Courier New" w:cs="Courier New"/>
          <w:sz w:val="18"/>
          <w:szCs w:val="18"/>
        </w:rPr>
      </w:pPr>
    </w:p>
    <w:p w:rsidR="000A4C44" w:rsidRPr="00E052B6" w:rsidRDefault="000A4C44" w:rsidP="000A4C44">
      <w:pPr>
        <w:ind w:left="288"/>
        <w:rPr>
          <w:rFonts w:ascii="Courier New" w:hAnsi="Courier New" w:cs="Courier New"/>
          <w:sz w:val="18"/>
          <w:szCs w:val="18"/>
        </w:rPr>
      </w:pPr>
      <w:r w:rsidRPr="00E052B6">
        <w:rPr>
          <w:rFonts w:ascii="Courier New" w:hAnsi="Courier New" w:cs="Courier New"/>
          <w:sz w:val="18"/>
          <w:szCs w:val="18"/>
        </w:rPr>
        <w:t>from TermSerialCom IMPORT *</w:t>
      </w:r>
    </w:p>
    <w:p w:rsidR="000A4C44" w:rsidRDefault="000A4C44" w:rsidP="000A4C44">
      <w:pPr>
        <w:pStyle w:val="BodyText"/>
      </w:pP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__init__ ()</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&lt;add description here&gt;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def __init__(self, groupId):</w:t>
      </w:r>
    </w:p>
    <w:p w:rsidR="000A4C44" w:rsidRDefault="000A4C44" w:rsidP="000A4C44">
      <w:pPr>
        <w:pStyle w:val="BodyText"/>
        <w:ind w:left="288"/>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self.grpId = groupId</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self.conf = aldbConf(self.grpId)</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self.nmsConf = self.conf.aldbNmsConfGuiGet()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self.termConf =</w:t>
      </w:r>
      <w:r w:rsidRPr="003D649F">
        <w:rPr>
          <w:rFonts w:ascii="Courier New" w:hAnsi="Courier New" w:cs="Courier New"/>
          <w:sz w:val="18"/>
          <w:szCs w:val="18"/>
        </w:rPr>
        <w:t xml:space="preserve"> </w:t>
      </w:r>
      <w:r>
        <w:rPr>
          <w:rFonts w:ascii="Courier New" w:hAnsi="Courier New" w:cs="Courier New"/>
          <w:sz w:val="18"/>
          <w:szCs w:val="18"/>
        </w:rPr>
        <w:t>self.conf.aldbTermConfGuiGet()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self.termMapverConf = self.conf.aldbConfMapbunDetailedGet()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self.mapConf = self.conf.aldbConfMapbunGet()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w:t>
      </w:r>
      <w:r w:rsidRPr="008815FB">
        <w:rPr>
          <w:rFonts w:ascii="Courier New" w:hAnsi="Courier New" w:cs="Courier New"/>
          <w:sz w:val="18"/>
          <w:szCs w:val="18"/>
        </w:rPr>
        <w:t xml:space="preserve">mapDirConf = </w:t>
      </w:r>
      <w:r>
        <w:rPr>
          <w:rFonts w:ascii="Courier New" w:hAnsi="Courier New" w:cs="Courier New"/>
          <w:sz w:val="18"/>
          <w:szCs w:val="18"/>
        </w:rPr>
        <w:t>self.</w:t>
      </w:r>
      <w:r w:rsidRPr="008815FB">
        <w:rPr>
          <w:rFonts w:ascii="Courier New" w:hAnsi="Courier New" w:cs="Courier New"/>
          <w:sz w:val="18"/>
          <w:szCs w:val="18"/>
        </w:rPr>
        <w:t>conf.aldbConfDirsGet()</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self.nms</w:t>
      </w:r>
      <w:r w:rsidRPr="00D96D66">
        <w:rPr>
          <w:rFonts w:ascii="Courier New" w:hAnsi="Courier New" w:cs="Courier New"/>
          <w:sz w:val="18"/>
          <w:szCs w:val="18"/>
        </w:rPr>
        <w:t xml:space="preserve"> = algNms(</w:t>
      </w:r>
      <w:r>
        <w:rPr>
          <w:rFonts w:ascii="Courier New" w:hAnsi="Courier New" w:cs="Courier New"/>
          <w:sz w:val="18"/>
          <w:szCs w:val="18"/>
        </w:rPr>
        <w:t xml:space="preserve">“http://”+ str(self.nmsConf[‘ip’]) + “:” + str(self.nmsConf[‘port’]), self.nmsConf[‘usern’], self.nmsConf[‘passw’], </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self.mapDirConf[‘resultsDir’])</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self.ems</w:t>
      </w:r>
      <w:r w:rsidRPr="00D96D66">
        <w:rPr>
          <w:rFonts w:ascii="Courier New" w:hAnsi="Courier New" w:cs="Courier New"/>
          <w:sz w:val="18"/>
          <w:szCs w:val="18"/>
        </w:rPr>
        <w:t xml:space="preserve"> = </w:t>
      </w:r>
      <w:r>
        <w:rPr>
          <w:rFonts w:ascii="Courier New" w:hAnsi="Courier New" w:cs="Courier New"/>
          <w:sz w:val="18"/>
          <w:szCs w:val="18"/>
        </w:rPr>
        <w:t>algE</w:t>
      </w:r>
      <w:r w:rsidRPr="00D96D66">
        <w:rPr>
          <w:rFonts w:ascii="Courier New" w:hAnsi="Courier New" w:cs="Courier New"/>
          <w:sz w:val="18"/>
          <w:szCs w:val="18"/>
        </w:rPr>
        <w:t>ms(</w:t>
      </w:r>
      <w:r>
        <w:rPr>
          <w:rFonts w:ascii="Courier New" w:hAnsi="Courier New" w:cs="Courier New"/>
          <w:sz w:val="18"/>
          <w:szCs w:val="18"/>
        </w:rPr>
        <w:t xml:space="preserve">“http://”+ str(self.nmsConf[‘ip’]) + “:” + str(self.nmsConf[‘port’]), self.nmsConf[‘usern’], self.nmsConf[‘passw’], </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self.mapDirConf[‘resultsDir’])</w:t>
      </w:r>
    </w:p>
    <w:p w:rsidR="000A4C44" w:rsidRPr="00D96D66" w:rsidRDefault="000A4C44" w:rsidP="000A4C44">
      <w:pPr>
        <w:pStyle w:val="BodyText"/>
        <w:ind w:left="576"/>
        <w:rPr>
          <w:rFonts w:ascii="Courier New" w:hAnsi="Courier New" w:cs="Courier New"/>
          <w:sz w:val="18"/>
          <w:szCs w:val="18"/>
        </w:rPr>
      </w:pPr>
    </w:p>
    <w:p w:rsidR="000A4C44" w:rsidRPr="00D96D66"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self.term</w:t>
      </w:r>
      <w:r w:rsidRPr="00D96D66">
        <w:rPr>
          <w:rFonts w:ascii="Courier New" w:hAnsi="Courier New" w:cs="Courier New"/>
          <w:sz w:val="18"/>
          <w:szCs w:val="18"/>
        </w:rPr>
        <w:t xml:space="preserve"> = alg</w:t>
      </w:r>
      <w:r>
        <w:rPr>
          <w:rFonts w:ascii="Courier New" w:hAnsi="Courier New" w:cs="Courier New"/>
          <w:sz w:val="18"/>
          <w:szCs w:val="18"/>
        </w:rPr>
        <w:t>Term</w:t>
      </w:r>
      <w:r w:rsidRPr="00D96D66">
        <w:rPr>
          <w:rFonts w:ascii="Courier New" w:hAnsi="Courier New" w:cs="Courier New"/>
          <w:sz w:val="18"/>
          <w:szCs w:val="18"/>
        </w:rPr>
        <w:t>((</w:t>
      </w:r>
      <w:r>
        <w:rPr>
          <w:rFonts w:ascii="Courier New" w:hAnsi="Courier New" w:cs="Courier New"/>
          <w:sz w:val="18"/>
          <w:szCs w:val="18"/>
        </w:rPr>
        <w:t>“http://”+ str(self.termConf[‘ip’]) + “:” + str(self.termConf[‘port’]),,self.termConf[‘usern’], self.termConf[‘passw’], self.mapDirConf[‘resultsDir’])</w:t>
      </w:r>
    </w:p>
    <w:p w:rsidR="000A4C44" w:rsidRPr="00D96D66" w:rsidRDefault="000A4C44" w:rsidP="000A4C44">
      <w:pPr>
        <w:pStyle w:val="BodyText"/>
        <w:ind w:left="576"/>
        <w:rPr>
          <w:rFonts w:ascii="Courier New" w:hAnsi="Courier New" w:cs="Courier New"/>
          <w:sz w:val="18"/>
          <w:szCs w:val="18"/>
        </w:rPr>
      </w:pPr>
    </w:p>
    <w:p w:rsidR="000A4C44" w:rsidRDefault="000A4C44" w:rsidP="000A4C44">
      <w:pPr>
        <w:pStyle w:val="Heading4"/>
      </w:pPr>
      <w:r>
        <w:t>mapbunConf</w:t>
      </w:r>
    </w:p>
    <w:p w:rsidR="000A4C44" w:rsidRPr="008D00EF" w:rsidRDefault="000A4C44" w:rsidP="000A4C44">
      <w:pPr>
        <w:pStyle w:val="BodyText"/>
      </w:pPr>
      <w:r>
        <w:t>The mapbunConf member function prepares the configuration of the mapbun instance by:</w:t>
      </w:r>
    </w:p>
    <w:p w:rsidR="000A4C44" w:rsidRDefault="000A4C44" w:rsidP="000A4C44">
      <w:pPr>
        <w:pStyle w:val="BodyText"/>
        <w:numPr>
          <w:ilvl w:val="0"/>
          <w:numId w:val="21"/>
        </w:numPr>
      </w:pPr>
      <w:r>
        <w:t>Copying the map bundle over to the destination associated with the Group Id</w:t>
      </w:r>
    </w:p>
    <w:p w:rsidR="000A4C44" w:rsidRDefault="000A4C44" w:rsidP="000A4C44">
      <w:pPr>
        <w:pStyle w:val="BodyText"/>
        <w:numPr>
          <w:ilvl w:val="0"/>
          <w:numId w:val="21"/>
        </w:numPr>
      </w:pPr>
      <w:r>
        <w:t xml:space="preserve">Run a script that </w:t>
      </w:r>
    </w:p>
    <w:p w:rsidR="000A4C44" w:rsidRDefault="000A4C44" w:rsidP="000A4C44">
      <w:pPr>
        <w:pStyle w:val="BodyText"/>
        <w:numPr>
          <w:ilvl w:val="1"/>
          <w:numId w:val="21"/>
        </w:numPr>
      </w:pPr>
      <w:r>
        <w:t xml:space="preserve">prepares the bundle for the NMS and Terminal uploads by </w:t>
      </w:r>
    </w:p>
    <w:p w:rsidR="000A4C44" w:rsidRDefault="000A4C44" w:rsidP="000A4C44">
      <w:pPr>
        <w:pStyle w:val="BodyText"/>
        <w:numPr>
          <w:ilvl w:val="2"/>
          <w:numId w:val="21"/>
        </w:numPr>
      </w:pPr>
      <w:r>
        <w:t>unziping the bundle; removes certificate and leaves zip file used for NMS</w:t>
      </w:r>
    </w:p>
    <w:p w:rsidR="000A4C44" w:rsidRDefault="000A4C44" w:rsidP="000A4C44">
      <w:pPr>
        <w:pStyle w:val="BodyText"/>
        <w:numPr>
          <w:ilvl w:val="2"/>
          <w:numId w:val="21"/>
        </w:numPr>
      </w:pPr>
      <w:r>
        <w:t>unzipping the bundle; gives SED, SSCF, GDRM and RLC files for Term</w:t>
      </w:r>
    </w:p>
    <w:p w:rsidR="000A4C44" w:rsidRDefault="000A4C44" w:rsidP="000A4C44">
      <w:pPr>
        <w:pStyle w:val="BodyText"/>
        <w:numPr>
          <w:ilvl w:val="1"/>
          <w:numId w:val="21"/>
        </w:numPr>
      </w:pPr>
      <w:r>
        <w:t>prepares each file by copying and strips out checksum</w:t>
      </w:r>
    </w:p>
    <w:p w:rsidR="000A4C44" w:rsidRDefault="000A4C44" w:rsidP="000A4C44">
      <w:pPr>
        <w:pStyle w:val="BodyText"/>
        <w:numPr>
          <w:ilvl w:val="2"/>
          <w:numId w:val="21"/>
        </w:numPr>
      </w:pPr>
      <w:r>
        <w:t>Copy sed.csv.agt to sed.csv, sscf.csv.agt to sscf.csv, rlc.txt.agt to rlc.txt and gdrm.txt.agt to gdrm.txt</w:t>
      </w:r>
    </w:p>
    <w:p w:rsidR="000A4C44" w:rsidRDefault="000A4C44" w:rsidP="000A4C44">
      <w:pPr>
        <w:pStyle w:val="BodyText"/>
        <w:numPr>
          <w:ilvl w:val="2"/>
          <w:numId w:val="21"/>
        </w:numPr>
      </w:pPr>
      <w:r>
        <w:t>Remove the checksum line from each file and save it as the included checksum</w:t>
      </w:r>
    </w:p>
    <w:p w:rsidR="000A4C44" w:rsidRDefault="000A4C44" w:rsidP="000A4C44">
      <w:pPr>
        <w:pStyle w:val="BodyText"/>
        <w:numPr>
          <w:ilvl w:val="2"/>
          <w:numId w:val="21"/>
        </w:numPr>
      </w:pPr>
      <w:r>
        <w:t>Run md5 and update database with md5 checksum and compare to the included checksum</w:t>
      </w:r>
    </w:p>
    <w:p w:rsidR="000A4C44" w:rsidRDefault="000A4C44" w:rsidP="000A4C44">
      <w:pPr>
        <w:pStyle w:val="BodyText"/>
        <w:numPr>
          <w:ilvl w:val="1"/>
          <w:numId w:val="21"/>
        </w:numPr>
      </w:pPr>
      <w:r>
        <w:t>Generates a kml Google Earth map file using sed2kml.exe</w:t>
      </w:r>
    </w:p>
    <w:p w:rsidR="000A4C44" w:rsidRDefault="000A4C44" w:rsidP="000A4C44">
      <w:pPr>
        <w:pStyle w:val="BodyText"/>
        <w:numPr>
          <w:ilvl w:val="0"/>
          <w:numId w:val="21"/>
        </w:numPr>
      </w:pPr>
      <w:r>
        <w:t xml:space="preserve">Run a script file utilizing sed/awk on the sed.csv map file to extract antenna type and based on the satellite the frequency (for computing FL and Term RF frequencies) and chip rate </w:t>
      </w:r>
    </w:p>
    <w:p w:rsidR="000A4C44" w:rsidRDefault="000A4C44" w:rsidP="000A4C44">
      <w:pPr>
        <w:pStyle w:val="BodyText"/>
        <w:numPr>
          <w:ilvl w:val="1"/>
          <w:numId w:val="21"/>
        </w:numPr>
      </w:pPr>
      <w:r>
        <w:t>sed.csv</w:t>
      </w:r>
    </w:p>
    <w:p w:rsidR="000A4C44" w:rsidRDefault="000A4C44" w:rsidP="000A4C44">
      <w:pPr>
        <w:pStyle w:val="BodyText"/>
        <w:numPr>
          <w:ilvl w:val="2"/>
          <w:numId w:val="21"/>
        </w:numPr>
      </w:pPr>
      <w:r>
        <w:t>Record Type 1 is Name</w:t>
      </w:r>
      <w:r w:rsidR="009311B9">
        <w:t xml:space="preserve">; match name to get Id </w:t>
      </w:r>
    </w:p>
    <w:p w:rsidR="000A4C44" w:rsidRDefault="000A4C44" w:rsidP="000A4C44">
      <w:pPr>
        <w:pStyle w:val="BodyText"/>
        <w:numPr>
          <w:ilvl w:val="2"/>
          <w:numId w:val="21"/>
        </w:numPr>
      </w:pPr>
      <w:r>
        <w:t>Record Type 3 is Freq</w:t>
      </w:r>
    </w:p>
    <w:p w:rsidR="000A4C44" w:rsidRDefault="000A4C44" w:rsidP="000A4C44">
      <w:pPr>
        <w:pStyle w:val="BodyText"/>
        <w:numPr>
          <w:ilvl w:val="2"/>
          <w:numId w:val="21"/>
        </w:numPr>
      </w:pPr>
      <w:r>
        <w:t>Record Type 9 is Chip Rate</w:t>
      </w:r>
    </w:p>
    <w:p w:rsidR="000A4C44" w:rsidRDefault="000A4C44" w:rsidP="000A4C44">
      <w:pPr>
        <w:pStyle w:val="BodyText"/>
        <w:numPr>
          <w:ilvl w:val="2"/>
          <w:numId w:val="21"/>
        </w:numPr>
      </w:pPr>
      <w:r>
        <w:t xml:space="preserve">Example: </w:t>
      </w:r>
    </w:p>
    <w:p w:rsidR="000A4C44" w:rsidRDefault="000A4C44" w:rsidP="000A4C44">
      <w:pPr>
        <w:pStyle w:val="BodyText"/>
        <w:numPr>
          <w:ilvl w:val="3"/>
          <w:numId w:val="21"/>
        </w:numPr>
      </w:pPr>
      <w:r>
        <w:t>#</w:t>
      </w:r>
    </w:p>
    <w:p w:rsidR="000A4C44" w:rsidRDefault="000A4C44" w:rsidP="000A4C44">
      <w:pPr>
        <w:pStyle w:val="BodyText"/>
        <w:numPr>
          <w:ilvl w:val="3"/>
          <w:numId w:val="21"/>
        </w:numPr>
      </w:pPr>
      <w:r>
        <w:t># ASTRA-2E_223(26.55/Y/A) Satellite #21</w:t>
      </w:r>
    </w:p>
    <w:p w:rsidR="000A4C44" w:rsidRDefault="000A4C44" w:rsidP="000A4C44">
      <w:pPr>
        <w:pStyle w:val="BodyText"/>
        <w:numPr>
          <w:ilvl w:val="3"/>
          <w:numId w:val="21"/>
        </w:numPr>
      </w:pPr>
      <w:r>
        <w:t>#</w:t>
      </w:r>
    </w:p>
    <w:p w:rsidR="000A4C44" w:rsidRDefault="000A4C44" w:rsidP="000A4C44">
      <w:pPr>
        <w:pStyle w:val="BodyText"/>
        <w:numPr>
          <w:ilvl w:val="3"/>
          <w:numId w:val="21"/>
        </w:numPr>
      </w:pPr>
      <w:r>
        <w:t>21,0,3,3,0</w:t>
      </w:r>
    </w:p>
    <w:p w:rsidR="000A4C44" w:rsidRDefault="000A4C44" w:rsidP="000A4C44">
      <w:pPr>
        <w:pStyle w:val="BodyText"/>
        <w:numPr>
          <w:ilvl w:val="3"/>
          <w:numId w:val="21"/>
        </w:numPr>
      </w:pPr>
      <w:r>
        <w:t>21,1,1,ASTRA-2E_223(26.55/Y/A),2820,0,1</w:t>
      </w:r>
    </w:p>
    <w:p w:rsidR="000A4C44" w:rsidRDefault="000A4C44" w:rsidP="000A4C44">
      <w:pPr>
        <w:pStyle w:val="BodyText"/>
        <w:numPr>
          <w:ilvl w:val="3"/>
          <w:numId w:val="21"/>
        </w:numPr>
      </w:pPr>
      <w:r>
        <w:t>21,3,H,144750,116750,H,144750,116750</w:t>
      </w:r>
    </w:p>
    <w:p w:rsidR="000A4C44" w:rsidRDefault="000A4C44" w:rsidP="000A4C44">
      <w:pPr>
        <w:pStyle w:val="BodyText"/>
        <w:numPr>
          <w:ilvl w:val="3"/>
          <w:numId w:val="21"/>
        </w:numPr>
      </w:pPr>
      <w:r>
        <w:t>21,9,26550,0,2,A011,0001,A011,0002,1,0,2,200001,17e097,1</w:t>
      </w:r>
    </w:p>
    <w:p w:rsidR="000A4C44" w:rsidRDefault="000A4C44" w:rsidP="000A4C44">
      <w:pPr>
        <w:pStyle w:val="BodyText"/>
        <w:numPr>
          <w:ilvl w:val="0"/>
          <w:numId w:val="21"/>
        </w:numPr>
      </w:pPr>
      <w:r>
        <w:t>Run the script that generates the map coordinates files</w:t>
      </w:r>
    </w:p>
    <w:p w:rsidR="000A4C44" w:rsidRPr="00AD4210" w:rsidRDefault="000A4C44" w:rsidP="000A4C44">
      <w:pPr>
        <w:pStyle w:val="BodyText"/>
        <w:numPr>
          <w:ilvl w:val="1"/>
          <w:numId w:val="21"/>
        </w:numPr>
        <w:rPr>
          <w:highlight w:val="yellow"/>
        </w:rPr>
      </w:pPr>
      <w:r w:rsidRPr="00AD4210">
        <w:rPr>
          <w:highlight w:val="yellow"/>
        </w:rPr>
        <w:t>Run matlab on linux in nodesktop mode</w:t>
      </w:r>
      <w:r>
        <w:rPr>
          <w:highlight w:val="yellow"/>
        </w:rPr>
        <w:t>; can the license be used?</w:t>
      </w:r>
    </w:p>
    <w:p w:rsidR="000A4C44" w:rsidRDefault="000A4C44" w:rsidP="000A4C44">
      <w:pPr>
        <w:pStyle w:val="BodyText"/>
        <w:numPr>
          <w:ilvl w:val="1"/>
          <w:numId w:val="21"/>
        </w:numPr>
      </w:pPr>
      <w:r>
        <w:t>So that the Latitude/Longitude can be determined</w:t>
      </w:r>
      <w:r w:rsidR="008D34F0">
        <w:t xml:space="preserve"> using a coordinate pair with the fewest intersections from the optimized file</w:t>
      </w:r>
    </w:p>
    <w:p w:rsidR="000A4C44" w:rsidRDefault="000A4C44" w:rsidP="000A4C44">
      <w:pPr>
        <w:pStyle w:val="BodyText"/>
        <w:numPr>
          <w:ilvl w:val="1"/>
          <w:numId w:val="21"/>
        </w:numPr>
      </w:pPr>
      <w:r>
        <w:t>And the files will be available for the precedence test</w:t>
      </w:r>
    </w:p>
    <w:p w:rsidR="000A4C44" w:rsidRDefault="000A4C44" w:rsidP="000A4C44">
      <w:pPr>
        <w:pStyle w:val="BodyText"/>
        <w:numPr>
          <w:ilvl w:val="1"/>
          <w:numId w:val="21"/>
        </w:numPr>
      </w:pPr>
      <w:r w:rsidRPr="007C0277">
        <w:t>//Arclight/ArcLight/AcceptanceTest/Automation/Scripts/Maps/find_coords/find_coords.m</w:t>
      </w:r>
    </w:p>
    <w:p w:rsidR="000A4C44" w:rsidRDefault="000A4C44" w:rsidP="000A4C44">
      <w:pPr>
        <w:pStyle w:val="BodyText"/>
        <w:numPr>
          <w:ilvl w:val="0"/>
          <w:numId w:val="21"/>
        </w:numPr>
      </w:pPr>
      <w:r w:rsidRPr="0042134A">
        <w:t xml:space="preserve">This method sets the </w:t>
      </w:r>
      <w:r>
        <w:t>following private member data items</w:t>
      </w:r>
      <w:r w:rsidRPr="0042134A">
        <w:t xml:space="preserve">: </w:t>
      </w:r>
    </w:p>
    <w:p w:rsidR="000A4C44" w:rsidRDefault="000A4C44" w:rsidP="000A4C44">
      <w:pPr>
        <w:pStyle w:val="BodyText"/>
        <w:numPr>
          <w:ilvl w:val="1"/>
          <w:numId w:val="21"/>
        </w:numPr>
      </w:pPr>
      <w:r>
        <w:t>zipFile</w:t>
      </w:r>
    </w:p>
    <w:p w:rsidR="000A4C44" w:rsidRDefault="000A4C44" w:rsidP="000A4C44">
      <w:pPr>
        <w:pStyle w:val="BodyText"/>
        <w:numPr>
          <w:ilvl w:val="1"/>
          <w:numId w:val="21"/>
        </w:numPr>
      </w:pPr>
      <w:r>
        <w:t>isSigned</w:t>
      </w:r>
      <w:r w:rsidRPr="0042134A">
        <w:t xml:space="preserve"> </w:t>
      </w:r>
    </w:p>
    <w:p w:rsidR="000A4C44" w:rsidRDefault="000A4C44" w:rsidP="000A4C44">
      <w:pPr>
        <w:pStyle w:val="BodyText"/>
        <w:numPr>
          <w:ilvl w:val="1"/>
          <w:numId w:val="21"/>
        </w:numPr>
      </w:pPr>
      <w:r>
        <w:t>version</w:t>
      </w:r>
    </w:p>
    <w:p w:rsidR="000A4C44" w:rsidRDefault="000A4C44" w:rsidP="000A4C44">
      <w:pPr>
        <w:pStyle w:val="BodyText"/>
        <w:numPr>
          <w:ilvl w:val="1"/>
          <w:numId w:val="21"/>
        </w:numPr>
      </w:pPr>
      <w:r>
        <w:t>antennaType</w:t>
      </w:r>
    </w:p>
    <w:p w:rsidR="000A4C44" w:rsidRDefault="000A4C44" w:rsidP="000A4C44">
      <w:pPr>
        <w:pStyle w:val="BodyText"/>
        <w:numPr>
          <w:ilvl w:val="1"/>
          <w:numId w:val="21"/>
        </w:numPr>
      </w:pPr>
      <w:r>
        <w:t>antennaLoFreq</w:t>
      </w:r>
    </w:p>
    <w:p w:rsidR="000A4C44" w:rsidRDefault="000A4C44" w:rsidP="000A4C44">
      <w:pPr>
        <w:pStyle w:val="BodyText"/>
        <w:numPr>
          <w:ilvl w:val="1"/>
          <w:numId w:val="21"/>
        </w:numPr>
      </w:pPr>
      <w:r>
        <w:lastRenderedPageBreak/>
        <w:t>emsTxFreq</w:t>
      </w:r>
    </w:p>
    <w:p w:rsidR="000A4C44" w:rsidRDefault="000A4C44" w:rsidP="000A4C44">
      <w:pPr>
        <w:pStyle w:val="BodyText"/>
        <w:numPr>
          <w:ilvl w:val="1"/>
          <w:numId w:val="21"/>
        </w:numPr>
      </w:pPr>
      <w:r>
        <w:t xml:space="preserve">termRxFreq </w:t>
      </w:r>
    </w:p>
    <w:p w:rsidR="000A4C44" w:rsidRDefault="000A4C44" w:rsidP="000A4C44">
      <w:pPr>
        <w:pStyle w:val="BodyText"/>
        <w:numPr>
          <w:ilvl w:val="1"/>
          <w:numId w:val="21"/>
        </w:numPr>
      </w:pPr>
      <w:r>
        <w:t>termLbandFreq</w:t>
      </w:r>
    </w:p>
    <w:p w:rsidR="000A4C44" w:rsidRDefault="000A4C44" w:rsidP="000A4C44">
      <w:pPr>
        <w:pStyle w:val="BodyText"/>
        <w:numPr>
          <w:ilvl w:val="1"/>
          <w:numId w:val="21"/>
        </w:numPr>
      </w:pPr>
      <w:r>
        <w:t>chipRate</w:t>
      </w:r>
    </w:p>
    <w:p w:rsidR="000A4C44" w:rsidRDefault="000A4C44" w:rsidP="000A4C44">
      <w:pPr>
        <w:pStyle w:val="BodyText"/>
        <w:numPr>
          <w:ilvl w:val="1"/>
          <w:numId w:val="21"/>
        </w:numPr>
      </w:pPr>
      <w:r>
        <w:t>latitude</w:t>
      </w:r>
    </w:p>
    <w:p w:rsidR="000A4C44" w:rsidRDefault="000A4C44" w:rsidP="000A4C44">
      <w:pPr>
        <w:pStyle w:val="BodyText"/>
        <w:numPr>
          <w:ilvl w:val="1"/>
          <w:numId w:val="21"/>
        </w:numPr>
      </w:pPr>
      <w:r>
        <w:t>longitude</w:t>
      </w:r>
    </w:p>
    <w:p w:rsidR="000A4C44" w:rsidRPr="005D5A11" w:rsidRDefault="000A4C44" w:rsidP="000A4C44">
      <w:pPr>
        <w:pStyle w:val="BodyText"/>
        <w:numPr>
          <w:ilvl w:val="0"/>
          <w:numId w:val="21"/>
        </w:numPr>
        <w:rPr>
          <w:b/>
          <w:u w:val="single"/>
        </w:rPr>
      </w:pPr>
      <w:r w:rsidRPr="005D5A11">
        <w:rPr>
          <w:b/>
          <w:u w:val="single"/>
        </w:rPr>
        <w:t xml:space="preserve">NOTE: If the groupId has already been processed, then mapbunConf will set the private member data items (but not </w:t>
      </w:r>
      <w:r>
        <w:rPr>
          <w:b/>
          <w:u w:val="single"/>
        </w:rPr>
        <w:t>recreate</w:t>
      </w:r>
      <w:r w:rsidRPr="005D5A11">
        <w:rPr>
          <w:b/>
          <w:u w:val="single"/>
        </w:rPr>
        <w:t xml:space="preserve"> the already unzipped files)</w:t>
      </w:r>
    </w:p>
    <w:p w:rsidR="000A4C44" w:rsidRDefault="000A4C44" w:rsidP="000A4C44">
      <w:pPr>
        <w:pStyle w:val="BodyText"/>
      </w:pPr>
    </w:p>
    <w:p w:rsidR="000A4C44" w:rsidRDefault="000A4C44" w:rsidP="00ED1599">
      <w:pPr>
        <w:pStyle w:val="Heading5"/>
      </w:pPr>
      <w:r>
        <w:t>Pseudo Code</w:t>
      </w:r>
    </w:p>
    <w:p w:rsidR="000A4C44" w:rsidRDefault="000A4C44" w:rsidP="00ED1599">
      <w:pPr>
        <w:pStyle w:val="BodyText"/>
      </w:pPr>
      <w:r>
        <w:t xml:space="preserve">Pseudo code for mapbunConf, Prep Files, Sed Parameter script, map bundle coordinates, Map Parameter extract. </w:t>
      </w:r>
    </w:p>
    <w:p w:rsidR="000A4C44" w:rsidRDefault="000A4C44" w:rsidP="00ED1599">
      <w:pPr>
        <w:pStyle w:val="BodyText"/>
      </w:pPr>
    </w:p>
    <w:p w:rsidR="000A4C44" w:rsidRDefault="000A4C44" w:rsidP="00ED1599">
      <w:pPr>
        <w:pStyle w:val="Heading6"/>
      </w:pPr>
      <w:r>
        <w:t>mapbunConf</w:t>
      </w:r>
    </w:p>
    <w:p w:rsidR="000A4C44" w:rsidRPr="007368FF" w:rsidRDefault="000A4C44" w:rsidP="00ED1599">
      <w:pPr>
        <w:pStyle w:val="BodyText"/>
      </w:pP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 mapbunConf()</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 &lt;add description here&gt;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def mapbunConf(self):</w:t>
      </w:r>
    </w:p>
    <w:p w:rsidR="000A4C44" w:rsidRDefault="000A4C44" w:rsidP="00ED1599">
      <w:pPr>
        <w:pStyle w:val="BodyText"/>
        <w:ind w:left="288"/>
        <w:rPr>
          <w:rFonts w:ascii="Courier New" w:hAnsi="Courier New" w:cs="Courier New"/>
          <w:sz w:val="18"/>
          <w:szCs w:val="18"/>
        </w:rPr>
      </w:pPr>
    </w:p>
    <w:p w:rsidR="00665848" w:rsidRDefault="00665848" w:rsidP="00665848">
      <w:pPr>
        <w:ind w:left="576"/>
        <w:rPr>
          <w:rFonts w:ascii="Courier New" w:hAnsi="Courier New" w:cs="Courier New"/>
          <w:sz w:val="18"/>
          <w:szCs w:val="18"/>
        </w:rPr>
      </w:pPr>
      <w:r>
        <w:rPr>
          <w:rFonts w:ascii="Courier New" w:hAnsi="Courier New" w:cs="Courier New"/>
          <w:sz w:val="18"/>
          <w:szCs w:val="18"/>
        </w:rPr>
        <w:t>if Already Extracted</w:t>
      </w:r>
    </w:p>
    <w:p w:rsidR="00665848" w:rsidRDefault="00665848" w:rsidP="00665848">
      <w:pPr>
        <w:ind w:left="576"/>
        <w:rPr>
          <w:rFonts w:ascii="Courier New" w:hAnsi="Courier New" w:cs="Courier New"/>
          <w:sz w:val="18"/>
          <w:szCs w:val="18"/>
        </w:rPr>
      </w:pPr>
      <w:r>
        <w:rPr>
          <w:rFonts w:ascii="Courier New" w:hAnsi="Courier New" w:cs="Courier New"/>
          <w:sz w:val="18"/>
          <w:szCs w:val="18"/>
        </w:rPr>
        <w:t xml:space="preserve">    </w:t>
      </w:r>
      <w:r w:rsidR="007448F4">
        <w:rPr>
          <w:rFonts w:ascii="Courier New" w:hAnsi="Courier New" w:cs="Courier New"/>
          <w:sz w:val="18"/>
          <w:szCs w:val="18"/>
        </w:rPr>
        <w:t>self.mapDetailConf</w:t>
      </w:r>
      <w:r>
        <w:rPr>
          <w:rFonts w:ascii="Courier New" w:hAnsi="Courier New" w:cs="Courier New"/>
          <w:sz w:val="18"/>
          <w:szCs w:val="18"/>
        </w:rPr>
        <w:t>=aldbConfMapbunDetailedGet(self)</w:t>
      </w:r>
    </w:p>
    <w:p w:rsidR="00665848" w:rsidRDefault="00665848" w:rsidP="00665848">
      <w:pPr>
        <w:ind w:left="576"/>
        <w:rPr>
          <w:rFonts w:ascii="Courier New" w:hAnsi="Courier New" w:cs="Courier New"/>
          <w:sz w:val="18"/>
          <w:szCs w:val="18"/>
        </w:rPr>
      </w:pPr>
      <w:r>
        <w:rPr>
          <w:rFonts w:ascii="Courier New" w:hAnsi="Courier New" w:cs="Courier New"/>
          <w:sz w:val="18"/>
          <w:szCs w:val="18"/>
        </w:rPr>
        <w:t>else</w:t>
      </w:r>
    </w:p>
    <w:p w:rsidR="00665848" w:rsidRDefault="00665848" w:rsidP="00ED1599">
      <w:pPr>
        <w:pStyle w:val="BodyText"/>
        <w:ind w:left="288"/>
        <w:rPr>
          <w:rFonts w:ascii="Courier New" w:hAnsi="Courier New" w:cs="Courier New"/>
          <w:sz w:val="18"/>
          <w:szCs w:val="18"/>
        </w:rPr>
      </w:pPr>
    </w:p>
    <w:p w:rsidR="008F67B7" w:rsidRDefault="008F67B7" w:rsidP="008F67B7">
      <w:pPr>
        <w:ind w:left="576"/>
        <w:rPr>
          <w:rFonts w:ascii="Courier New" w:hAnsi="Courier New" w:cs="Courier New"/>
          <w:sz w:val="18"/>
          <w:szCs w:val="18"/>
        </w:rPr>
      </w:pPr>
      <w:r>
        <w:rPr>
          <w:rFonts w:ascii="Courier New" w:hAnsi="Courier New" w:cs="Courier New"/>
          <w:sz w:val="18"/>
          <w:szCs w:val="18"/>
        </w:rPr>
        <w:t>### Move file to config Dir</w:t>
      </w:r>
    </w:p>
    <w:p w:rsidR="000A4C44" w:rsidRDefault="000A4C44" w:rsidP="00ED1599">
      <w:pPr>
        <w:ind w:left="576"/>
        <w:rPr>
          <w:rFonts w:ascii="Courier New" w:hAnsi="Courier New" w:cs="Courier New"/>
          <w:sz w:val="18"/>
          <w:szCs w:val="18"/>
        </w:rPr>
      </w:pPr>
      <w:r>
        <w:rPr>
          <w:rFonts w:ascii="Courier New" w:hAnsi="Courier New" w:cs="Courier New"/>
          <w:sz w:val="18"/>
          <w:szCs w:val="18"/>
        </w:rPr>
        <w:t>### Extract the files</w:t>
      </w:r>
    </w:p>
    <w:p w:rsidR="000A4C44" w:rsidRDefault="000A4C44" w:rsidP="00ED1599">
      <w:pPr>
        <w:ind w:left="576"/>
        <w:rPr>
          <w:rFonts w:ascii="Courier New" w:hAnsi="Courier New" w:cs="Courier New"/>
          <w:sz w:val="18"/>
          <w:szCs w:val="18"/>
        </w:rPr>
      </w:pPr>
      <w:r>
        <w:rPr>
          <w:rFonts w:ascii="Courier New" w:hAnsi="Courier New" w:cs="Courier New"/>
          <w:sz w:val="18"/>
          <w:szCs w:val="18"/>
        </w:rPr>
        <w:t>### Strip out the checksum for the files</w:t>
      </w:r>
    </w:p>
    <w:p w:rsidR="00665848" w:rsidRDefault="00665848" w:rsidP="00665848">
      <w:pPr>
        <w:ind w:left="576"/>
        <w:rPr>
          <w:rFonts w:ascii="Courier New" w:hAnsi="Courier New" w:cs="Courier New"/>
          <w:sz w:val="18"/>
          <w:szCs w:val="18"/>
        </w:rPr>
      </w:pPr>
      <w:r>
        <w:rPr>
          <w:rFonts w:ascii="Courier New" w:hAnsi="Courier New" w:cs="Courier New"/>
          <w:sz w:val="18"/>
          <w:szCs w:val="18"/>
        </w:rPr>
        <w:t>### Extract parameters from sed file</w:t>
      </w:r>
    </w:p>
    <w:p w:rsidR="000A4C44" w:rsidRDefault="000A4C44" w:rsidP="00ED1599">
      <w:pPr>
        <w:ind w:left="576"/>
        <w:rPr>
          <w:rFonts w:ascii="Courier New" w:hAnsi="Courier New" w:cs="Courier New"/>
          <w:sz w:val="18"/>
          <w:szCs w:val="18"/>
        </w:rPr>
      </w:pPr>
      <w:r>
        <w:rPr>
          <w:rFonts w:ascii="Courier New" w:hAnsi="Courier New" w:cs="Courier New"/>
          <w:sz w:val="18"/>
          <w:szCs w:val="18"/>
        </w:rPr>
        <w:t>cmd = “mapbunPrepFiles.sh ” + str(self.mapConf[‘filename’]) + “ “ + self.mapDirConf[‘configDir’]</w:t>
      </w:r>
      <w:r w:rsidR="00665848" w:rsidRPr="00665848">
        <w:rPr>
          <w:rFonts w:ascii="Courier New" w:hAnsi="Courier New" w:cs="Courier New"/>
          <w:sz w:val="18"/>
          <w:szCs w:val="18"/>
        </w:rPr>
        <w:t xml:space="preserve"> </w:t>
      </w:r>
      <w:r w:rsidR="00665848">
        <w:rPr>
          <w:rFonts w:ascii="Courier New" w:hAnsi="Courier New" w:cs="Courier New"/>
          <w:sz w:val="18"/>
          <w:szCs w:val="18"/>
        </w:rPr>
        <w:t xml:space="preserve">+ </w:t>
      </w:r>
      <w:r w:rsidR="0036454B">
        <w:rPr>
          <w:rFonts w:ascii="Courier New" w:hAnsi="Courier New" w:cs="Courier New"/>
          <w:sz w:val="18"/>
          <w:szCs w:val="18"/>
        </w:rPr>
        <w:t xml:space="preserve">str(self.mapConf[‘bundleVersionNum’] + </w:t>
      </w:r>
      <w:r w:rsidR="00665848">
        <w:rPr>
          <w:rFonts w:ascii="Courier New" w:hAnsi="Courier New" w:cs="Courier New"/>
          <w:sz w:val="18"/>
          <w:szCs w:val="18"/>
        </w:rPr>
        <w:t>str(self.mapConf[‘satName’])</w:t>
      </w:r>
    </w:p>
    <w:p w:rsidR="000A4C44" w:rsidRDefault="000A4C44" w:rsidP="00ED1599">
      <w:pPr>
        <w:ind w:left="576"/>
        <w:rPr>
          <w:rFonts w:ascii="Courier New" w:hAnsi="Courier New" w:cs="Courier New"/>
          <w:sz w:val="18"/>
          <w:szCs w:val="18"/>
        </w:rPr>
      </w:pPr>
      <w:r>
        <w:rPr>
          <w:rFonts w:ascii="Courier New" w:hAnsi="Courier New" w:cs="Courier New"/>
          <w:sz w:val="18"/>
          <w:szCs w:val="18"/>
        </w:rPr>
        <w:t>result = os.system(cmd)</w:t>
      </w:r>
    </w:p>
    <w:p w:rsidR="00665848" w:rsidRDefault="00665848" w:rsidP="00665848">
      <w:pPr>
        <w:pStyle w:val="BodyText"/>
        <w:ind w:left="576"/>
        <w:rPr>
          <w:rFonts w:ascii="Courier New" w:hAnsi="Courier New" w:cs="Courier New"/>
          <w:sz w:val="18"/>
          <w:szCs w:val="18"/>
        </w:rPr>
      </w:pPr>
      <w:r>
        <w:rPr>
          <w:rFonts w:ascii="Courier New" w:hAnsi="Courier New" w:cs="Courier New"/>
          <w:sz w:val="18"/>
          <w:szCs w:val="18"/>
        </w:rPr>
        <w:t>self.conf.aldbConfMapbunDetailedSet(result)</w:t>
      </w:r>
    </w:p>
    <w:p w:rsidR="00665848" w:rsidRDefault="00665848" w:rsidP="00665848">
      <w:pPr>
        <w:pStyle w:val="BodyText"/>
        <w:ind w:left="576"/>
        <w:rPr>
          <w:rFonts w:ascii="Courier New" w:hAnsi="Courier New" w:cs="Courier New"/>
          <w:sz w:val="18"/>
          <w:szCs w:val="18"/>
        </w:rPr>
      </w:pPr>
      <w:r>
        <w:rPr>
          <w:rFonts w:ascii="Courier New" w:hAnsi="Courier New" w:cs="Courier New"/>
          <w:sz w:val="18"/>
          <w:szCs w:val="18"/>
        </w:rPr>
        <w:t>endif</w:t>
      </w:r>
    </w:p>
    <w:p w:rsidR="00665848" w:rsidRDefault="00665848" w:rsidP="00ED1599">
      <w:pPr>
        <w:pStyle w:val="BodyText"/>
        <w:ind w:left="576"/>
        <w:rPr>
          <w:rFonts w:ascii="Courier New" w:hAnsi="Courier New" w:cs="Courier New"/>
          <w:sz w:val="18"/>
          <w:szCs w:val="18"/>
        </w:rPr>
      </w:pPr>
    </w:p>
    <w:p w:rsidR="000A4C44" w:rsidRDefault="000A4C44" w:rsidP="00ED1599">
      <w:pPr>
        <w:pStyle w:val="BodyText"/>
        <w:ind w:left="576"/>
        <w:rPr>
          <w:rFonts w:ascii="Courier New" w:hAnsi="Courier New" w:cs="Courier New"/>
          <w:sz w:val="18"/>
          <w:szCs w:val="18"/>
        </w:rPr>
      </w:pPr>
      <w:r>
        <w:rPr>
          <w:rFonts w:ascii="Courier New" w:hAnsi="Courier New" w:cs="Courier New"/>
          <w:sz w:val="18"/>
          <w:szCs w:val="18"/>
        </w:rPr>
        <w:t>self.antennaLoFreq = antennaLoFreqGet(</w:t>
      </w:r>
      <w:r w:rsidR="001E28E8">
        <w:rPr>
          <w:rFonts w:ascii="Courier New" w:hAnsi="Courier New" w:cs="Courier New"/>
          <w:sz w:val="18"/>
          <w:szCs w:val="18"/>
        </w:rPr>
        <w:t>result[‘antennaType’]</w:t>
      </w:r>
      <w:r>
        <w:rPr>
          <w:rFonts w:ascii="Courier New" w:hAnsi="Courier New" w:cs="Courier New"/>
          <w:sz w:val="18"/>
          <w:szCs w:val="18"/>
        </w:rPr>
        <w:t>)</w:t>
      </w:r>
    </w:p>
    <w:p w:rsidR="000A4C44" w:rsidRDefault="000A4C44" w:rsidP="00ED1599">
      <w:pPr>
        <w:pStyle w:val="BodyText"/>
        <w:ind w:left="576"/>
        <w:rPr>
          <w:rFonts w:ascii="Courier New" w:hAnsi="Courier New" w:cs="Courier New"/>
          <w:sz w:val="18"/>
          <w:szCs w:val="18"/>
        </w:rPr>
      </w:pPr>
      <w:r>
        <w:rPr>
          <w:rFonts w:ascii="Courier New" w:hAnsi="Courier New" w:cs="Courier New"/>
          <w:sz w:val="18"/>
          <w:szCs w:val="18"/>
        </w:rPr>
        <w:t>self.termLband</w:t>
      </w:r>
      <w:r w:rsidR="00CC28D1">
        <w:rPr>
          <w:rFonts w:ascii="Courier New" w:hAnsi="Courier New" w:cs="Courier New"/>
          <w:sz w:val="18"/>
          <w:szCs w:val="18"/>
        </w:rPr>
        <w:t>Freq</w:t>
      </w:r>
      <w:r>
        <w:rPr>
          <w:rFonts w:ascii="Courier New" w:hAnsi="Courier New" w:cs="Courier New"/>
          <w:sz w:val="18"/>
          <w:szCs w:val="18"/>
        </w:rPr>
        <w:t xml:space="preserve"> = </w:t>
      </w:r>
      <w:r w:rsidR="001E28E8">
        <w:rPr>
          <w:rFonts w:ascii="Courier New" w:hAnsi="Courier New" w:cs="Courier New"/>
          <w:sz w:val="18"/>
          <w:szCs w:val="18"/>
        </w:rPr>
        <w:t>result[‘flRxFreq’]</w:t>
      </w:r>
      <w:r>
        <w:rPr>
          <w:rFonts w:ascii="Courier New" w:hAnsi="Courier New" w:cs="Courier New"/>
          <w:sz w:val="18"/>
          <w:szCs w:val="18"/>
        </w:rPr>
        <w:t>- self.antennaLoFreq</w:t>
      </w:r>
    </w:p>
    <w:p w:rsidR="000A4C44" w:rsidRDefault="000A4C44" w:rsidP="00ED1599">
      <w:pPr>
        <w:pStyle w:val="BodyText"/>
        <w:ind w:left="576"/>
        <w:rPr>
          <w:rFonts w:ascii="Courier New" w:hAnsi="Courier New" w:cs="Courier New"/>
          <w:sz w:val="18"/>
          <w:szCs w:val="18"/>
        </w:rPr>
      </w:pPr>
    </w:p>
    <w:p w:rsidR="002831CD" w:rsidRDefault="002831CD" w:rsidP="002831CD">
      <w:pPr>
        <w:ind w:left="576"/>
        <w:rPr>
          <w:rFonts w:ascii="Courier New" w:hAnsi="Courier New" w:cs="Courier New"/>
          <w:sz w:val="18"/>
          <w:szCs w:val="18"/>
        </w:rPr>
      </w:pPr>
      <w:r>
        <w:rPr>
          <w:rFonts w:ascii="Courier New" w:hAnsi="Courier New" w:cs="Courier New"/>
          <w:sz w:val="18"/>
          <w:szCs w:val="18"/>
        </w:rPr>
        <w:t>satlistFile = “satlist_v” + str(self.mapConf[‘bundleVersionNum’] + “.txt”)</w:t>
      </w:r>
    </w:p>
    <w:p w:rsidR="00676AD1" w:rsidRDefault="00676AD1" w:rsidP="00676AD1">
      <w:pPr>
        <w:ind w:left="576"/>
        <w:rPr>
          <w:rFonts w:ascii="Courier New" w:hAnsi="Courier New" w:cs="Courier New"/>
          <w:sz w:val="18"/>
          <w:szCs w:val="18"/>
        </w:rPr>
      </w:pPr>
      <w:r>
        <w:rPr>
          <w:rFonts w:ascii="Courier New" w:hAnsi="Courier New" w:cs="Courier New"/>
          <w:sz w:val="18"/>
          <w:szCs w:val="18"/>
        </w:rPr>
        <w:t>precbyidFile = “coords_precid_v” + str(self.mapConf[‘bundleVersionNum’] + “.csv”)</w:t>
      </w:r>
    </w:p>
    <w:p w:rsidR="00676AD1" w:rsidRDefault="00676AD1" w:rsidP="00676AD1">
      <w:pPr>
        <w:ind w:left="576"/>
        <w:rPr>
          <w:rFonts w:ascii="Courier New" w:hAnsi="Courier New" w:cs="Courier New"/>
          <w:sz w:val="18"/>
          <w:szCs w:val="18"/>
        </w:rPr>
      </w:pPr>
      <w:r>
        <w:rPr>
          <w:rFonts w:ascii="Courier New" w:hAnsi="Courier New" w:cs="Courier New"/>
          <w:sz w:val="18"/>
          <w:szCs w:val="18"/>
        </w:rPr>
        <w:t>precbynameFile = “coords_precname_v” + str(self.mapConf[‘bundleVersionNum’] + “.csv”)</w:t>
      </w:r>
    </w:p>
    <w:p w:rsidR="00103606" w:rsidRDefault="00103606" w:rsidP="00103606">
      <w:pPr>
        <w:ind w:left="576"/>
        <w:rPr>
          <w:rFonts w:ascii="Courier New" w:hAnsi="Courier New" w:cs="Courier New"/>
          <w:sz w:val="18"/>
          <w:szCs w:val="18"/>
        </w:rPr>
      </w:pPr>
      <w:r>
        <w:rPr>
          <w:rFonts w:ascii="Courier New" w:hAnsi="Courier New" w:cs="Courier New"/>
          <w:sz w:val="18"/>
          <w:szCs w:val="18"/>
        </w:rPr>
        <w:t>coordsFile = “coords_v” + str(self.mapConf[‘bundleVersionNum’] + “.txt”)</w:t>
      </w:r>
    </w:p>
    <w:p w:rsidR="00324CCC" w:rsidRDefault="00324CCC" w:rsidP="00324CCC">
      <w:pPr>
        <w:ind w:left="576"/>
        <w:rPr>
          <w:rFonts w:ascii="Courier New" w:hAnsi="Courier New" w:cs="Courier New"/>
          <w:sz w:val="18"/>
          <w:szCs w:val="18"/>
        </w:rPr>
      </w:pPr>
      <w:r>
        <w:rPr>
          <w:rFonts w:ascii="Courier New" w:hAnsi="Courier New" w:cs="Courier New"/>
          <w:sz w:val="18"/>
          <w:szCs w:val="18"/>
        </w:rPr>
        <w:t>mapFile = “map_v” + str(self.mapConf[‘bundleVersionNum’] + “.pdf”)</w:t>
      </w:r>
    </w:p>
    <w:p w:rsidR="002831CD" w:rsidRDefault="002831CD" w:rsidP="00ED1599">
      <w:pPr>
        <w:pStyle w:val="BodyText"/>
        <w:ind w:left="576"/>
        <w:rPr>
          <w:rFonts w:ascii="Courier New" w:hAnsi="Courier New" w:cs="Courier New"/>
          <w:sz w:val="18"/>
          <w:szCs w:val="18"/>
        </w:rPr>
      </w:pPr>
    </w:p>
    <w:p w:rsidR="000A4C44" w:rsidRDefault="000A4C44" w:rsidP="00ED1599">
      <w:pPr>
        <w:ind w:left="576"/>
        <w:rPr>
          <w:rFonts w:ascii="Courier New" w:hAnsi="Courier New" w:cs="Courier New"/>
          <w:sz w:val="18"/>
          <w:szCs w:val="18"/>
        </w:rPr>
      </w:pPr>
    </w:p>
    <w:p w:rsidR="000A4C44" w:rsidRDefault="000A4C44" w:rsidP="00ED1599">
      <w:pPr>
        <w:ind w:left="576"/>
        <w:rPr>
          <w:rFonts w:ascii="Courier New" w:hAnsi="Courier New" w:cs="Courier New"/>
          <w:sz w:val="18"/>
          <w:szCs w:val="18"/>
        </w:rPr>
      </w:pPr>
      <w:r>
        <w:rPr>
          <w:rFonts w:ascii="Courier New" w:hAnsi="Courier New" w:cs="Courier New"/>
          <w:sz w:val="18"/>
          <w:szCs w:val="18"/>
        </w:rPr>
        <w:t>### Generate Coordinate Files</w:t>
      </w:r>
    </w:p>
    <w:p w:rsidR="002831CD" w:rsidRDefault="002831CD" w:rsidP="00ED1599">
      <w:pPr>
        <w:ind w:left="576"/>
        <w:rPr>
          <w:rFonts w:ascii="Courier New" w:hAnsi="Courier New" w:cs="Courier New"/>
          <w:sz w:val="18"/>
          <w:szCs w:val="18"/>
        </w:rPr>
      </w:pPr>
    </w:p>
    <w:p w:rsidR="002831CD" w:rsidRDefault="002831CD" w:rsidP="00ED1599">
      <w:pPr>
        <w:ind w:left="576"/>
        <w:rPr>
          <w:rFonts w:ascii="Courier New" w:hAnsi="Courier New" w:cs="Courier New"/>
          <w:sz w:val="18"/>
          <w:szCs w:val="18"/>
        </w:rPr>
      </w:pPr>
      <w:r>
        <w:rPr>
          <w:rFonts w:ascii="Courier New" w:hAnsi="Courier New" w:cs="Courier New"/>
          <w:sz w:val="18"/>
          <w:szCs w:val="18"/>
        </w:rPr>
        <w:t>coordfile =  open(</w:t>
      </w:r>
      <w:r w:rsidRPr="002831CD">
        <w:rPr>
          <w:rFonts w:ascii="Courier New" w:hAnsi="Courier New" w:cs="Courier New"/>
          <w:sz w:val="18"/>
          <w:szCs w:val="18"/>
        </w:rPr>
        <w:t>self.ma</w:t>
      </w:r>
      <w:r>
        <w:rPr>
          <w:rFonts w:ascii="Courier New" w:hAnsi="Courier New" w:cs="Courier New"/>
          <w:sz w:val="18"/>
          <w:szCs w:val="18"/>
        </w:rPr>
        <w:t>pDirConf['configDir'] + satlistFile</w:t>
      </w:r>
      <w:r w:rsidR="00676AD1">
        <w:rPr>
          <w:rFonts w:ascii="Courier New" w:hAnsi="Courier New" w:cs="Courier New"/>
          <w:sz w:val="18"/>
          <w:szCs w:val="18"/>
        </w:rPr>
        <w:t>)</w:t>
      </w:r>
    </w:p>
    <w:p w:rsidR="002831CD" w:rsidRDefault="002831CD" w:rsidP="00ED1599">
      <w:pPr>
        <w:ind w:left="576"/>
        <w:rPr>
          <w:rFonts w:ascii="Courier New" w:hAnsi="Courier New" w:cs="Courier New"/>
          <w:sz w:val="18"/>
          <w:szCs w:val="18"/>
        </w:rPr>
      </w:pPr>
    </w:p>
    <w:p w:rsidR="002831CD" w:rsidRDefault="002831CD" w:rsidP="00ED1599">
      <w:pPr>
        <w:ind w:left="576"/>
        <w:rPr>
          <w:rFonts w:ascii="Courier New" w:hAnsi="Courier New" w:cs="Courier New"/>
          <w:sz w:val="18"/>
          <w:szCs w:val="18"/>
        </w:rPr>
      </w:pPr>
      <w:r>
        <w:rPr>
          <w:rFonts w:ascii="Courier New" w:hAnsi="Courier New" w:cs="Courier New"/>
          <w:sz w:val="18"/>
          <w:szCs w:val="18"/>
        </w:rPr>
        <w:t>coordfile.write(“{}\n”, self.mapConf[‘satName’])</w:t>
      </w:r>
    </w:p>
    <w:p w:rsidR="002831CD" w:rsidRDefault="002831CD" w:rsidP="00ED1599">
      <w:pPr>
        <w:ind w:left="576"/>
        <w:rPr>
          <w:rFonts w:ascii="Courier New" w:hAnsi="Courier New" w:cs="Courier New"/>
          <w:sz w:val="18"/>
          <w:szCs w:val="18"/>
        </w:rPr>
      </w:pPr>
    </w:p>
    <w:p w:rsidR="002831CD" w:rsidRDefault="00730477" w:rsidP="002831CD">
      <w:pPr>
        <w:ind w:left="576"/>
        <w:rPr>
          <w:rFonts w:ascii="Courier New" w:hAnsi="Courier New" w:cs="Courier New"/>
          <w:sz w:val="18"/>
          <w:szCs w:val="18"/>
        </w:rPr>
      </w:pPr>
      <w:r>
        <w:rPr>
          <w:rFonts w:ascii="Courier New" w:hAnsi="Courier New" w:cs="Courier New"/>
          <w:sz w:val="18"/>
          <w:szCs w:val="18"/>
        </w:rPr>
        <w:lastRenderedPageBreak/>
        <w:t xml:space="preserve">cmd = “run_findAllCoords.sh ” + </w:t>
      </w:r>
      <w:r w:rsidRPr="00730477">
        <w:rPr>
          <w:rFonts w:ascii="Courier New" w:hAnsi="Courier New" w:cs="Courier New"/>
          <w:sz w:val="18"/>
          <w:szCs w:val="18"/>
        </w:rPr>
        <w:t>self.tuningConf['</w:t>
      </w:r>
      <w:r>
        <w:rPr>
          <w:rFonts w:ascii="Courier New" w:hAnsi="Courier New" w:cs="Courier New"/>
          <w:sz w:val="18"/>
          <w:szCs w:val="18"/>
        </w:rPr>
        <w:t>matlabLibPath</w:t>
      </w:r>
      <w:r w:rsidRPr="00730477">
        <w:rPr>
          <w:rFonts w:ascii="Courier New" w:hAnsi="Courier New" w:cs="Courier New"/>
          <w:sz w:val="18"/>
          <w:szCs w:val="18"/>
        </w:rPr>
        <w:t>']</w:t>
      </w:r>
      <w:r>
        <w:rPr>
          <w:rFonts w:ascii="Courier New" w:hAnsi="Courier New" w:cs="Courier New"/>
          <w:sz w:val="18"/>
          <w:szCs w:val="18"/>
        </w:rPr>
        <w:t xml:space="preserve"> </w:t>
      </w:r>
      <w:r w:rsidR="002831CD">
        <w:rPr>
          <w:rFonts w:ascii="Courier New" w:hAnsi="Courier New" w:cs="Courier New"/>
          <w:sz w:val="18"/>
          <w:szCs w:val="18"/>
        </w:rPr>
        <w:t xml:space="preserve">+ “ “ + </w:t>
      </w:r>
      <w:r w:rsidR="002831CD" w:rsidRPr="002831CD">
        <w:rPr>
          <w:rFonts w:ascii="Courier New" w:hAnsi="Courier New" w:cs="Courier New"/>
          <w:sz w:val="18"/>
          <w:szCs w:val="18"/>
        </w:rPr>
        <w:t>self.ma</w:t>
      </w:r>
      <w:r w:rsidR="002831CD">
        <w:rPr>
          <w:rFonts w:ascii="Courier New" w:hAnsi="Courier New" w:cs="Courier New"/>
          <w:sz w:val="18"/>
          <w:szCs w:val="18"/>
        </w:rPr>
        <w:t xml:space="preserve">pDirConf['configDir'] + sedFile + ” “ + </w:t>
      </w:r>
      <w:r w:rsidR="002831CD" w:rsidRPr="002831CD">
        <w:rPr>
          <w:rFonts w:ascii="Courier New" w:hAnsi="Courier New" w:cs="Courier New"/>
          <w:sz w:val="18"/>
          <w:szCs w:val="18"/>
        </w:rPr>
        <w:t>self.mapDirConf['configDir'] + sscfFile</w:t>
      </w:r>
      <w:r w:rsidR="002831CD">
        <w:rPr>
          <w:rFonts w:ascii="Courier New" w:hAnsi="Courier New" w:cs="Courier New"/>
          <w:sz w:val="18"/>
          <w:szCs w:val="18"/>
        </w:rPr>
        <w:t xml:space="preserve"> + “ “ +  </w:t>
      </w:r>
      <w:r w:rsidR="00676AD1" w:rsidRPr="002831CD">
        <w:rPr>
          <w:rFonts w:ascii="Courier New" w:hAnsi="Courier New" w:cs="Courier New"/>
          <w:sz w:val="18"/>
          <w:szCs w:val="18"/>
        </w:rPr>
        <w:t>self.ma</w:t>
      </w:r>
      <w:r w:rsidR="00676AD1">
        <w:rPr>
          <w:rFonts w:ascii="Courier New" w:hAnsi="Courier New" w:cs="Courier New"/>
          <w:sz w:val="18"/>
          <w:szCs w:val="18"/>
        </w:rPr>
        <w:t xml:space="preserve">pDirConf['configDir'] + satlistFile + “ “ + self.mapConf[‘bundleVersionNum’] + “ “ + </w:t>
      </w:r>
      <w:r w:rsidR="00676AD1" w:rsidRPr="002831CD">
        <w:rPr>
          <w:rFonts w:ascii="Courier New" w:hAnsi="Courier New" w:cs="Courier New"/>
          <w:sz w:val="18"/>
          <w:szCs w:val="18"/>
        </w:rPr>
        <w:t>self.ma</w:t>
      </w:r>
      <w:r w:rsidR="00676AD1">
        <w:rPr>
          <w:rFonts w:ascii="Courier New" w:hAnsi="Courier New" w:cs="Courier New"/>
          <w:sz w:val="18"/>
          <w:szCs w:val="18"/>
        </w:rPr>
        <w:t xml:space="preserve">pDirConf['resultDir'] + precbyidFile + “ “ + </w:t>
      </w:r>
      <w:r w:rsidR="00676AD1" w:rsidRPr="002831CD">
        <w:rPr>
          <w:rFonts w:ascii="Courier New" w:hAnsi="Courier New" w:cs="Courier New"/>
          <w:sz w:val="18"/>
          <w:szCs w:val="18"/>
        </w:rPr>
        <w:t>self.ma</w:t>
      </w:r>
      <w:r w:rsidR="00676AD1">
        <w:rPr>
          <w:rFonts w:ascii="Courier New" w:hAnsi="Courier New" w:cs="Courier New"/>
          <w:sz w:val="18"/>
          <w:szCs w:val="18"/>
        </w:rPr>
        <w:t>pDirConf['resultDir'] + precbynameFile</w:t>
      </w:r>
      <w:r w:rsidR="00103606">
        <w:rPr>
          <w:rFonts w:ascii="Courier New" w:hAnsi="Courier New" w:cs="Courier New"/>
          <w:sz w:val="18"/>
          <w:szCs w:val="18"/>
        </w:rPr>
        <w:t xml:space="preserve"> +</w:t>
      </w:r>
    </w:p>
    <w:p w:rsidR="002831CD" w:rsidRDefault="00103606" w:rsidP="002831CD">
      <w:pPr>
        <w:ind w:left="576"/>
        <w:rPr>
          <w:rFonts w:ascii="Courier New" w:hAnsi="Courier New" w:cs="Courier New"/>
          <w:sz w:val="18"/>
          <w:szCs w:val="18"/>
        </w:rPr>
      </w:pPr>
      <w:r>
        <w:rPr>
          <w:rFonts w:ascii="Courier New" w:hAnsi="Courier New" w:cs="Courier New"/>
          <w:sz w:val="18"/>
          <w:szCs w:val="18"/>
        </w:rPr>
        <w:t xml:space="preserve">“ “ +  </w:t>
      </w:r>
      <w:r w:rsidRPr="002831CD">
        <w:rPr>
          <w:rFonts w:ascii="Courier New" w:hAnsi="Courier New" w:cs="Courier New"/>
          <w:sz w:val="18"/>
          <w:szCs w:val="18"/>
        </w:rPr>
        <w:t>self.ma</w:t>
      </w:r>
      <w:r>
        <w:rPr>
          <w:rFonts w:ascii="Courier New" w:hAnsi="Courier New" w:cs="Courier New"/>
          <w:sz w:val="18"/>
          <w:szCs w:val="18"/>
        </w:rPr>
        <w:t xml:space="preserve">pDirConf['configDir'] + </w:t>
      </w:r>
      <w:r w:rsidR="00324CCC">
        <w:rPr>
          <w:rFonts w:ascii="Courier New" w:hAnsi="Courier New" w:cs="Courier New"/>
          <w:sz w:val="18"/>
          <w:szCs w:val="18"/>
        </w:rPr>
        <w:t xml:space="preserve">coordsFile + “ “ + </w:t>
      </w:r>
      <w:r w:rsidR="00324CCC" w:rsidRPr="002831CD">
        <w:rPr>
          <w:rFonts w:ascii="Courier New" w:hAnsi="Courier New" w:cs="Courier New"/>
          <w:sz w:val="18"/>
          <w:szCs w:val="18"/>
        </w:rPr>
        <w:t>self.ma</w:t>
      </w:r>
      <w:r w:rsidR="00324CCC">
        <w:rPr>
          <w:rFonts w:ascii="Courier New" w:hAnsi="Courier New" w:cs="Courier New"/>
          <w:sz w:val="18"/>
          <w:szCs w:val="18"/>
        </w:rPr>
        <w:t>pDirConf['resultDir'] + mapFile”</w:t>
      </w:r>
    </w:p>
    <w:p w:rsidR="00730477" w:rsidRDefault="00730477" w:rsidP="00730477">
      <w:pPr>
        <w:ind w:left="576"/>
        <w:rPr>
          <w:rFonts w:ascii="Courier New" w:hAnsi="Courier New" w:cs="Courier New"/>
          <w:sz w:val="18"/>
          <w:szCs w:val="18"/>
        </w:rPr>
      </w:pPr>
      <w:r>
        <w:rPr>
          <w:rFonts w:ascii="Courier New" w:hAnsi="Courier New" w:cs="Courier New"/>
          <w:sz w:val="18"/>
          <w:szCs w:val="18"/>
        </w:rPr>
        <w:t>result = os.system(cmd)</w:t>
      </w:r>
    </w:p>
    <w:p w:rsidR="000A4C44" w:rsidRDefault="000A4C44" w:rsidP="00ED1599">
      <w:pPr>
        <w:pStyle w:val="BodyText"/>
        <w:ind w:left="576"/>
        <w:rPr>
          <w:rFonts w:ascii="Courier New" w:hAnsi="Courier New" w:cs="Courier New"/>
          <w:sz w:val="18"/>
          <w:szCs w:val="18"/>
        </w:rPr>
      </w:pPr>
    </w:p>
    <w:p w:rsidR="00730477" w:rsidRDefault="00730477" w:rsidP="00ED1599">
      <w:pPr>
        <w:pStyle w:val="BodyText"/>
        <w:ind w:left="576"/>
        <w:rPr>
          <w:rFonts w:ascii="Courier New" w:hAnsi="Courier New" w:cs="Courier New"/>
          <w:sz w:val="18"/>
          <w:szCs w:val="18"/>
        </w:rPr>
      </w:pPr>
    </w:p>
    <w:p w:rsidR="00730477" w:rsidRDefault="00730477" w:rsidP="00730477">
      <w:pPr>
        <w:ind w:left="576"/>
        <w:rPr>
          <w:rFonts w:ascii="Courier New" w:hAnsi="Courier New" w:cs="Courier New"/>
          <w:sz w:val="18"/>
          <w:szCs w:val="18"/>
        </w:rPr>
      </w:pPr>
      <w:r>
        <w:rPr>
          <w:rFonts w:ascii="Courier New" w:hAnsi="Courier New" w:cs="Courier New"/>
          <w:sz w:val="18"/>
          <w:szCs w:val="18"/>
        </w:rPr>
        <w:t>### Generate kml file for this bundle</w:t>
      </w:r>
    </w:p>
    <w:p w:rsidR="00730477" w:rsidRDefault="00730477" w:rsidP="00730477">
      <w:pPr>
        <w:ind w:left="576"/>
        <w:rPr>
          <w:rFonts w:ascii="Courier New" w:hAnsi="Courier New" w:cs="Courier New"/>
          <w:sz w:val="18"/>
          <w:szCs w:val="18"/>
        </w:rPr>
      </w:pPr>
    </w:p>
    <w:p w:rsidR="00730477" w:rsidRDefault="00730477" w:rsidP="00ED1599">
      <w:pPr>
        <w:pStyle w:val="BodyText"/>
        <w:ind w:left="576"/>
        <w:rPr>
          <w:rFonts w:ascii="Courier New" w:hAnsi="Courier New" w:cs="Courier New"/>
          <w:sz w:val="18"/>
          <w:szCs w:val="18"/>
        </w:rPr>
      </w:pPr>
    </w:p>
    <w:p w:rsidR="000A4C44" w:rsidRDefault="000A4C44" w:rsidP="00ED1599">
      <w:pPr>
        <w:pStyle w:val="BodyText"/>
        <w:ind w:left="576"/>
        <w:rPr>
          <w:rFonts w:ascii="Courier New" w:hAnsi="Courier New" w:cs="Courier New"/>
          <w:sz w:val="18"/>
          <w:szCs w:val="18"/>
        </w:rPr>
      </w:pPr>
      <w:r>
        <w:rPr>
          <w:rFonts w:ascii="Courier New" w:hAnsi="Courier New" w:cs="Courier New"/>
          <w:sz w:val="18"/>
          <w:szCs w:val="18"/>
        </w:rPr>
        <w:t xml:space="preserve">### Extract </w:t>
      </w:r>
      <w:r w:rsidR="008D34F0">
        <w:rPr>
          <w:rFonts w:ascii="Courier New" w:hAnsi="Courier New" w:cs="Courier New"/>
          <w:sz w:val="18"/>
          <w:szCs w:val="18"/>
        </w:rPr>
        <w:t xml:space="preserve">lat/long with least number of intersections </w:t>
      </w:r>
      <w:r>
        <w:rPr>
          <w:rFonts w:ascii="Courier New" w:hAnsi="Courier New" w:cs="Courier New"/>
          <w:sz w:val="18"/>
          <w:szCs w:val="18"/>
        </w:rPr>
        <w:t xml:space="preserve">from </w:t>
      </w:r>
      <w:r w:rsidR="008D34F0">
        <w:rPr>
          <w:rFonts w:ascii="Courier New" w:hAnsi="Courier New" w:cs="Courier New"/>
          <w:sz w:val="18"/>
          <w:szCs w:val="18"/>
        </w:rPr>
        <w:t xml:space="preserve">optimized </w:t>
      </w:r>
      <w:r>
        <w:rPr>
          <w:rFonts w:ascii="Courier New" w:hAnsi="Courier New" w:cs="Courier New"/>
          <w:sz w:val="18"/>
          <w:szCs w:val="18"/>
        </w:rPr>
        <w:t>coordinate file</w:t>
      </w:r>
    </w:p>
    <w:p w:rsidR="008D34F0" w:rsidRDefault="008D34F0" w:rsidP="00ED1599">
      <w:pPr>
        <w:pStyle w:val="BodyText"/>
        <w:ind w:left="576"/>
        <w:rPr>
          <w:rFonts w:ascii="Courier New" w:hAnsi="Courier New" w:cs="Courier New"/>
          <w:sz w:val="18"/>
          <w:szCs w:val="18"/>
        </w:rPr>
      </w:pPr>
      <w:r>
        <w:rPr>
          <w:rFonts w:ascii="Courier New" w:hAnsi="Courier New" w:cs="Courier New"/>
          <w:sz w:val="18"/>
          <w:szCs w:val="18"/>
        </w:rPr>
        <w:t>fp = open(precbyidFile)</w:t>
      </w:r>
    </w:p>
    <w:p w:rsidR="008D34F0" w:rsidRDefault="008D34F0" w:rsidP="00ED1599">
      <w:pPr>
        <w:pStyle w:val="BodyText"/>
        <w:ind w:left="576"/>
        <w:rPr>
          <w:rFonts w:ascii="Courier New" w:hAnsi="Courier New" w:cs="Courier New"/>
          <w:sz w:val="18"/>
          <w:szCs w:val="18"/>
        </w:rPr>
      </w:pPr>
      <w:r>
        <w:rPr>
          <w:rFonts w:ascii="Courier New" w:hAnsi="Courier New" w:cs="Courier New"/>
          <w:sz w:val="18"/>
          <w:szCs w:val="18"/>
        </w:rPr>
        <w:t>result = fp.read()</w:t>
      </w:r>
    </w:p>
    <w:p w:rsidR="000A4C44" w:rsidRPr="00685E58" w:rsidRDefault="000A4C44" w:rsidP="00ED1599">
      <w:pPr>
        <w:pStyle w:val="BodyText"/>
        <w:ind w:left="576"/>
        <w:rPr>
          <w:rFonts w:ascii="Courier New" w:hAnsi="Courier New" w:cs="Courier New"/>
          <w:sz w:val="18"/>
          <w:szCs w:val="18"/>
        </w:rPr>
      </w:pPr>
      <w:r>
        <w:rPr>
          <w:rFonts w:ascii="Courier New" w:hAnsi="Courier New" w:cs="Courier New"/>
          <w:sz w:val="18"/>
          <w:szCs w:val="18"/>
        </w:rPr>
        <w:t>self.latitude = result[‘latitude’]</w:t>
      </w:r>
    </w:p>
    <w:p w:rsidR="000A4C44" w:rsidRDefault="000A4C44" w:rsidP="00ED1599">
      <w:pPr>
        <w:pStyle w:val="BodyText"/>
        <w:ind w:left="576"/>
        <w:rPr>
          <w:rFonts w:ascii="Courier New" w:hAnsi="Courier New" w:cs="Courier New"/>
          <w:sz w:val="18"/>
          <w:szCs w:val="18"/>
        </w:rPr>
      </w:pPr>
      <w:r>
        <w:rPr>
          <w:rFonts w:ascii="Courier New" w:hAnsi="Courier New" w:cs="Courier New"/>
          <w:sz w:val="18"/>
          <w:szCs w:val="18"/>
        </w:rPr>
        <w:t>self.longitude = result[‘longitude’]</w:t>
      </w:r>
    </w:p>
    <w:p w:rsidR="000A4C44" w:rsidRDefault="000A4C44" w:rsidP="00ED1599">
      <w:pPr>
        <w:pStyle w:val="BodyText"/>
        <w:ind w:left="576"/>
        <w:rPr>
          <w:rFonts w:ascii="Courier New" w:hAnsi="Courier New" w:cs="Courier New"/>
          <w:sz w:val="18"/>
          <w:szCs w:val="18"/>
        </w:rPr>
      </w:pPr>
    </w:p>
    <w:p w:rsidR="000A4C44" w:rsidRDefault="000A4C44" w:rsidP="00ED1599">
      <w:pPr>
        <w:pStyle w:val="BodyText"/>
        <w:ind w:left="288"/>
        <w:rPr>
          <w:rFonts w:ascii="Courier New" w:hAnsi="Courier New" w:cs="Courier New"/>
          <w:sz w:val="18"/>
          <w:szCs w:val="18"/>
        </w:rPr>
      </w:pPr>
    </w:p>
    <w:p w:rsidR="000A4C44" w:rsidRDefault="000A4C44" w:rsidP="00ED1599">
      <w:pPr>
        <w:pStyle w:val="Heading6"/>
      </w:pPr>
      <w:r>
        <w:t>mapbunPrepFiles.sh</w:t>
      </w:r>
    </w:p>
    <w:p w:rsidR="000A4C44" w:rsidRDefault="000A4C44" w:rsidP="00ED1599">
      <w:pPr>
        <w:pStyle w:val="BodyText"/>
        <w:ind w:left="288"/>
        <w:rPr>
          <w:rFonts w:ascii="Courier New" w:hAnsi="Courier New" w:cs="Courier New"/>
          <w:sz w:val="18"/>
          <w:szCs w:val="18"/>
        </w:rPr>
      </w:pPr>
    </w:p>
    <w:p w:rsidR="000A4C44" w:rsidRDefault="000A4C44" w:rsidP="00ED1599">
      <w:pPr>
        <w:pStyle w:val="BodyText"/>
        <w:ind w:left="288"/>
        <w:rPr>
          <w:rFonts w:ascii="Courier New" w:hAnsi="Courier New" w:cs="Courier New"/>
          <w:sz w:val="18"/>
          <w:szCs w:val="18"/>
        </w:rPr>
      </w:pPr>
      <w:r w:rsidRPr="00345AFD">
        <w:rPr>
          <w:rFonts w:ascii="Courier New" w:hAnsi="Courier New" w:cs="Courier New"/>
          <w:sz w:val="18"/>
          <w:szCs w:val="18"/>
        </w:rPr>
        <w:t>#!/bin/sh</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 mapbunPrepFiles.sh</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 &lt;add description here&gt;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ED1599">
      <w:pPr>
        <w:pStyle w:val="BodyText"/>
        <w:ind w:left="288"/>
        <w:rPr>
          <w:rFonts w:ascii="Courier New" w:hAnsi="Courier New" w:cs="Courier New"/>
          <w:sz w:val="18"/>
          <w:szCs w:val="18"/>
        </w:rPr>
      </w:pP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filedir=$1</w:t>
      </w:r>
    </w:p>
    <w:p w:rsidR="00E0032A" w:rsidRDefault="00E0032A" w:rsidP="00ED1599">
      <w:pPr>
        <w:pStyle w:val="BodyText"/>
        <w:ind w:left="288"/>
        <w:rPr>
          <w:rFonts w:ascii="Courier New" w:hAnsi="Courier New" w:cs="Courier New"/>
          <w:sz w:val="18"/>
          <w:szCs w:val="18"/>
        </w:rPr>
      </w:pPr>
      <w:r>
        <w:rPr>
          <w:rFonts w:ascii="Courier New" w:hAnsi="Courier New" w:cs="Courier New"/>
          <w:sz w:val="18"/>
          <w:szCs w:val="18"/>
        </w:rPr>
        <w:t>filename=$2</w:t>
      </w:r>
    </w:p>
    <w:p w:rsidR="00E0032A" w:rsidRDefault="00E0032A" w:rsidP="00ED1599">
      <w:pPr>
        <w:pStyle w:val="BodyText"/>
        <w:ind w:left="288"/>
        <w:rPr>
          <w:rFonts w:ascii="Courier New" w:hAnsi="Courier New" w:cs="Courier New"/>
          <w:sz w:val="18"/>
          <w:szCs w:val="18"/>
        </w:rPr>
      </w:pPr>
      <w:r>
        <w:rPr>
          <w:rFonts w:ascii="Courier New" w:hAnsi="Courier New" w:cs="Courier New"/>
          <w:sz w:val="18"/>
          <w:szCs w:val="18"/>
        </w:rPr>
        <w:t>bunver=$3</w:t>
      </w:r>
    </w:p>
    <w:p w:rsidR="00876B7A" w:rsidRDefault="00876B7A" w:rsidP="00ED1599">
      <w:pPr>
        <w:pStyle w:val="BodyText"/>
        <w:ind w:left="288"/>
        <w:rPr>
          <w:rFonts w:ascii="Courier New" w:hAnsi="Courier New" w:cs="Courier New"/>
          <w:sz w:val="18"/>
          <w:szCs w:val="18"/>
        </w:rPr>
      </w:pPr>
      <w:r>
        <w:rPr>
          <w:rFonts w:ascii="Courier New" w:hAnsi="Courier New" w:cs="Courier New"/>
          <w:sz w:val="18"/>
          <w:szCs w:val="18"/>
        </w:rPr>
        <w:t>satName=$4</w:t>
      </w:r>
    </w:p>
    <w:p w:rsidR="000A4C44" w:rsidRDefault="000A4C44" w:rsidP="00ED1599">
      <w:pPr>
        <w:pStyle w:val="BodyText"/>
        <w:ind w:left="288"/>
        <w:rPr>
          <w:rFonts w:ascii="Courier New" w:hAnsi="Courier New" w:cs="Courier New"/>
          <w:sz w:val="18"/>
          <w:szCs w:val="18"/>
        </w:rPr>
      </w:pP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myhome=`pwd`</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cd $filedir</w:t>
      </w:r>
    </w:p>
    <w:p w:rsidR="000A4C44" w:rsidRDefault="000A4C44" w:rsidP="00ED1599">
      <w:pPr>
        <w:pStyle w:val="BodyText"/>
        <w:ind w:left="288"/>
        <w:rPr>
          <w:rFonts w:ascii="Courier New" w:hAnsi="Courier New" w:cs="Courier New"/>
          <w:sz w:val="18"/>
          <w:szCs w:val="18"/>
        </w:rPr>
      </w:pPr>
    </w:p>
    <w:p w:rsidR="00E0032A" w:rsidRDefault="00E0032A" w:rsidP="00ED1599">
      <w:pPr>
        <w:pStyle w:val="BodyText"/>
        <w:ind w:left="288"/>
        <w:rPr>
          <w:rFonts w:ascii="Courier New" w:hAnsi="Courier New" w:cs="Courier New"/>
          <w:sz w:val="18"/>
          <w:szCs w:val="18"/>
        </w:rPr>
      </w:pPr>
      <w:r>
        <w:rPr>
          <w:rFonts w:ascii="Courier New" w:hAnsi="Courier New" w:cs="Courier New"/>
          <w:sz w:val="18"/>
          <w:szCs w:val="18"/>
        </w:rPr>
        <w:t># Unzip the files</w:t>
      </w:r>
    </w:p>
    <w:p w:rsidR="00E0032A" w:rsidRDefault="00E0032A" w:rsidP="00ED1599">
      <w:pPr>
        <w:pStyle w:val="BodyText"/>
        <w:ind w:left="288"/>
        <w:rPr>
          <w:rFonts w:ascii="Courier New" w:hAnsi="Courier New" w:cs="Courier New"/>
          <w:sz w:val="18"/>
          <w:szCs w:val="18"/>
        </w:rPr>
      </w:pPr>
      <w:r>
        <w:rPr>
          <w:rFonts w:ascii="Courier New" w:hAnsi="Courier New" w:cs="Courier New"/>
          <w:sz w:val="18"/>
          <w:szCs w:val="18"/>
        </w:rPr>
        <w:t>unzip $filename</w:t>
      </w:r>
    </w:p>
    <w:p w:rsidR="00E0032A" w:rsidRDefault="00E0032A" w:rsidP="00ED1599">
      <w:pPr>
        <w:pStyle w:val="BodyText"/>
        <w:ind w:left="288"/>
        <w:rPr>
          <w:rFonts w:ascii="Courier New" w:hAnsi="Courier New" w:cs="Courier New"/>
          <w:sz w:val="18"/>
          <w:szCs w:val="18"/>
        </w:rPr>
      </w:pPr>
      <w:r>
        <w:rPr>
          <w:rFonts w:ascii="Courier New" w:hAnsi="Courier New" w:cs="Courier New"/>
          <w:sz w:val="18"/>
          <w:szCs w:val="18"/>
        </w:rPr>
        <w:t>unzip *$bunver*.zip</w:t>
      </w:r>
    </w:p>
    <w:p w:rsidR="0036454B" w:rsidRDefault="0036454B" w:rsidP="00ED1599">
      <w:pPr>
        <w:pStyle w:val="BodyText"/>
        <w:ind w:left="288"/>
        <w:rPr>
          <w:rFonts w:ascii="Courier New" w:hAnsi="Courier New" w:cs="Courier New"/>
          <w:sz w:val="18"/>
          <w:szCs w:val="18"/>
        </w:rPr>
      </w:pPr>
    </w:p>
    <w:p w:rsidR="0036454B" w:rsidRDefault="0036454B" w:rsidP="00ED1599">
      <w:pPr>
        <w:pStyle w:val="BodyText"/>
        <w:ind w:left="288"/>
        <w:rPr>
          <w:rFonts w:ascii="Courier New" w:hAnsi="Courier New" w:cs="Courier New"/>
          <w:sz w:val="18"/>
          <w:szCs w:val="18"/>
        </w:rPr>
      </w:pPr>
      <w:r>
        <w:rPr>
          <w:rFonts w:ascii="Courier New" w:hAnsi="Courier New" w:cs="Courier New"/>
          <w:sz w:val="18"/>
          <w:szCs w:val="18"/>
        </w:rPr>
        <w:t>#move the bundle file here</w:t>
      </w:r>
    </w:p>
    <w:p w:rsidR="0036454B" w:rsidRDefault="0036454B" w:rsidP="00ED1599">
      <w:pPr>
        <w:pStyle w:val="BodyText"/>
        <w:ind w:left="288"/>
        <w:rPr>
          <w:rFonts w:ascii="Courier New" w:hAnsi="Courier New" w:cs="Courier New"/>
          <w:sz w:val="18"/>
          <w:szCs w:val="18"/>
        </w:rPr>
      </w:pPr>
      <w:r>
        <w:rPr>
          <w:rFonts w:ascii="Courier New" w:hAnsi="Courier New" w:cs="Courier New"/>
          <w:sz w:val="18"/>
          <w:szCs w:val="18"/>
        </w:rPr>
        <w:t>mv $filename .</w:t>
      </w:r>
    </w:p>
    <w:p w:rsidR="00E0032A" w:rsidRDefault="00E0032A" w:rsidP="00ED1599">
      <w:pPr>
        <w:pStyle w:val="BodyText"/>
        <w:ind w:left="288"/>
        <w:rPr>
          <w:rFonts w:ascii="Courier New" w:hAnsi="Courier New" w:cs="Courier New"/>
          <w:sz w:val="18"/>
          <w:szCs w:val="18"/>
        </w:rPr>
      </w:pPr>
    </w:p>
    <w:p w:rsidR="00F84165" w:rsidRDefault="00F84165" w:rsidP="00ED1599">
      <w:pPr>
        <w:pStyle w:val="BodyText"/>
        <w:ind w:left="288"/>
        <w:rPr>
          <w:rFonts w:ascii="Courier New" w:hAnsi="Courier New" w:cs="Courier New"/>
          <w:sz w:val="18"/>
          <w:szCs w:val="18"/>
        </w:rPr>
      </w:pPr>
      <w:r>
        <w:rPr>
          <w:rFonts w:ascii="Courier New" w:hAnsi="Courier New" w:cs="Courier New"/>
          <w:sz w:val="18"/>
          <w:szCs w:val="18"/>
        </w:rPr>
        <w:t>#Extract the version numbers</w:t>
      </w:r>
    </w:p>
    <w:p w:rsidR="00FC4374" w:rsidRDefault="00FC4374" w:rsidP="00ED1599">
      <w:pPr>
        <w:pStyle w:val="BodyText"/>
        <w:ind w:left="288"/>
        <w:rPr>
          <w:rFonts w:ascii="Courier New" w:hAnsi="Courier New" w:cs="Courier New"/>
          <w:sz w:val="18"/>
          <w:szCs w:val="18"/>
        </w:rPr>
      </w:pPr>
      <w:r>
        <w:rPr>
          <w:rFonts w:ascii="Courier New" w:hAnsi="Courier New" w:cs="Courier New"/>
          <w:sz w:val="18"/>
          <w:szCs w:val="18"/>
        </w:rPr>
        <w:t>for $fn in $MapFileNameList</w:t>
      </w:r>
    </w:p>
    <w:p w:rsidR="00F84165" w:rsidRDefault="00FC4374" w:rsidP="00ED1599">
      <w:pPr>
        <w:pStyle w:val="BodyText"/>
        <w:ind w:left="288"/>
        <w:rPr>
          <w:rFonts w:ascii="Courier New" w:hAnsi="Courier New" w:cs="Courier New"/>
          <w:sz w:val="18"/>
          <w:szCs w:val="18"/>
        </w:rPr>
      </w:pPr>
      <w:r w:rsidRPr="00FC4374">
        <w:rPr>
          <w:rFonts w:ascii="Courier New" w:hAnsi="Courier New" w:cs="Courier New"/>
          <w:sz w:val="18"/>
          <w:szCs w:val="18"/>
        </w:rPr>
        <w:t xml:space="preserve">    mapVerNumArray[$count]=`sed -rn 's/.*ersion[^0-9]+([0-9\.]+)/\1/p' $fn`</w:t>
      </w:r>
    </w:p>
    <w:p w:rsidR="00F84165" w:rsidRDefault="00F84165" w:rsidP="00ED1599">
      <w:pPr>
        <w:pStyle w:val="BodyText"/>
        <w:ind w:left="288"/>
        <w:rPr>
          <w:rFonts w:ascii="Courier New" w:hAnsi="Courier New" w:cs="Courier New"/>
          <w:sz w:val="18"/>
          <w:szCs w:val="18"/>
        </w:rPr>
      </w:pPr>
    </w:p>
    <w:p w:rsidR="00F84165" w:rsidRDefault="00F84165" w:rsidP="00ED1599">
      <w:pPr>
        <w:pStyle w:val="BodyText"/>
        <w:ind w:left="288"/>
        <w:rPr>
          <w:rFonts w:ascii="Courier New" w:hAnsi="Courier New" w:cs="Courier New"/>
          <w:sz w:val="18"/>
          <w:szCs w:val="18"/>
        </w:rPr>
      </w:pPr>
    </w:p>
    <w:p w:rsidR="00E0032A" w:rsidRDefault="00E0032A" w:rsidP="00ED1599">
      <w:pPr>
        <w:pStyle w:val="BodyText"/>
        <w:ind w:left="288"/>
        <w:rPr>
          <w:rFonts w:ascii="Courier New" w:hAnsi="Courier New" w:cs="Courier New"/>
          <w:sz w:val="18"/>
          <w:szCs w:val="18"/>
        </w:rPr>
      </w:pPr>
      <w:r>
        <w:rPr>
          <w:rFonts w:ascii="Courier New" w:hAnsi="Courier New" w:cs="Courier New"/>
          <w:sz w:val="18"/>
          <w:szCs w:val="18"/>
        </w:rPr>
        <w:t># Make the stripped files and save md5</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 xml:space="preserve">if [ -e </w:t>
      </w:r>
      <w:r w:rsidR="00694AE3">
        <w:rPr>
          <w:rFonts w:ascii="Courier New" w:hAnsi="Courier New" w:cs="Courier New"/>
          <w:sz w:val="18"/>
          <w:szCs w:val="18"/>
        </w:rPr>
        <w:t>sed.csv</w:t>
      </w:r>
      <w:r>
        <w:rPr>
          <w:rFonts w:ascii="Courier New" w:hAnsi="Courier New" w:cs="Courier New"/>
          <w:sz w:val="18"/>
          <w:szCs w:val="18"/>
        </w:rPr>
        <w:t xml:space="preserve">.agt ] &amp;&amp; [ ! -e </w:t>
      </w:r>
      <w:r w:rsidR="00694AE3">
        <w:rPr>
          <w:rFonts w:ascii="Courier New" w:hAnsi="Courier New" w:cs="Courier New"/>
          <w:sz w:val="18"/>
          <w:szCs w:val="18"/>
        </w:rPr>
        <w:t>sed.csv</w:t>
      </w:r>
      <w:r>
        <w:rPr>
          <w:rFonts w:ascii="Courier New" w:hAnsi="Courier New" w:cs="Courier New"/>
          <w:sz w:val="18"/>
          <w:szCs w:val="18"/>
        </w:rPr>
        <w:t>]; then</w:t>
      </w:r>
    </w:p>
    <w:p w:rsidR="000A4C44" w:rsidRDefault="000A4C44" w:rsidP="00ED1599">
      <w:pPr>
        <w:pStyle w:val="BodyText"/>
        <w:ind w:left="576"/>
        <w:rPr>
          <w:rFonts w:ascii="Courier New" w:hAnsi="Courier New" w:cs="Courier New"/>
          <w:sz w:val="18"/>
          <w:szCs w:val="18"/>
        </w:rPr>
      </w:pPr>
      <w:r>
        <w:rPr>
          <w:rFonts w:ascii="Courier New" w:hAnsi="Courier New" w:cs="Courier New"/>
          <w:sz w:val="18"/>
          <w:szCs w:val="18"/>
        </w:rPr>
        <w:t>md5sed=`tail -1 sed.csv.agt | sed &lt;TBD&gt;`</w:t>
      </w:r>
    </w:p>
    <w:p w:rsidR="000A4C44" w:rsidRDefault="000A4C44" w:rsidP="00ED1599">
      <w:pPr>
        <w:pStyle w:val="BodyText"/>
        <w:ind w:left="576"/>
        <w:rPr>
          <w:rFonts w:ascii="Courier New" w:hAnsi="Courier New" w:cs="Courier New"/>
          <w:sz w:val="18"/>
          <w:szCs w:val="18"/>
        </w:rPr>
      </w:pPr>
      <w:r w:rsidRPr="006B2BFD">
        <w:rPr>
          <w:rFonts w:ascii="Courier New" w:hAnsi="Courier New" w:cs="Courier New"/>
          <w:sz w:val="18"/>
          <w:szCs w:val="18"/>
        </w:rPr>
        <w:t xml:space="preserve">sed '$ d' </w:t>
      </w:r>
      <w:r>
        <w:rPr>
          <w:rFonts w:ascii="Courier New" w:hAnsi="Courier New" w:cs="Courier New"/>
          <w:sz w:val="18"/>
          <w:szCs w:val="18"/>
        </w:rPr>
        <w:t xml:space="preserve">sed.csv.agt </w:t>
      </w:r>
      <w:r w:rsidRPr="006B2BFD">
        <w:rPr>
          <w:rFonts w:ascii="Courier New" w:hAnsi="Courier New" w:cs="Courier New"/>
          <w:sz w:val="18"/>
          <w:szCs w:val="18"/>
        </w:rPr>
        <w:t xml:space="preserve">&gt; </w:t>
      </w:r>
      <w:r>
        <w:rPr>
          <w:rFonts w:ascii="Courier New" w:hAnsi="Courier New" w:cs="Courier New"/>
          <w:sz w:val="18"/>
          <w:szCs w:val="18"/>
        </w:rPr>
        <w:t>sed.csv</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fi</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 xml:space="preserve">if [ -e </w:t>
      </w:r>
      <w:r w:rsidR="00694AE3">
        <w:rPr>
          <w:rFonts w:ascii="Courier New" w:hAnsi="Courier New" w:cs="Courier New"/>
          <w:sz w:val="18"/>
          <w:szCs w:val="18"/>
        </w:rPr>
        <w:t>sscf.csv</w:t>
      </w:r>
      <w:r>
        <w:rPr>
          <w:rFonts w:ascii="Courier New" w:hAnsi="Courier New" w:cs="Courier New"/>
          <w:sz w:val="18"/>
          <w:szCs w:val="18"/>
        </w:rPr>
        <w:t xml:space="preserve">.agt ] &amp;&amp; [ ! -e </w:t>
      </w:r>
      <w:r w:rsidR="00694AE3">
        <w:rPr>
          <w:rFonts w:ascii="Courier New" w:hAnsi="Courier New" w:cs="Courier New"/>
          <w:sz w:val="18"/>
          <w:szCs w:val="18"/>
        </w:rPr>
        <w:t>sscf.csv</w:t>
      </w:r>
      <w:r>
        <w:rPr>
          <w:rFonts w:ascii="Courier New" w:hAnsi="Courier New" w:cs="Courier New"/>
          <w:sz w:val="18"/>
          <w:szCs w:val="18"/>
        </w:rPr>
        <w:t>]; then</w:t>
      </w:r>
    </w:p>
    <w:p w:rsidR="000A4C44" w:rsidRDefault="00694AE3" w:rsidP="00ED1599">
      <w:pPr>
        <w:pStyle w:val="BodyText"/>
        <w:ind w:left="576"/>
        <w:rPr>
          <w:rFonts w:ascii="Courier New" w:hAnsi="Courier New" w:cs="Courier New"/>
          <w:sz w:val="18"/>
          <w:szCs w:val="18"/>
        </w:rPr>
      </w:pPr>
      <w:r>
        <w:rPr>
          <w:rFonts w:ascii="Courier New" w:hAnsi="Courier New" w:cs="Courier New"/>
          <w:sz w:val="18"/>
          <w:szCs w:val="18"/>
        </w:rPr>
        <w:t>md5sscf</w:t>
      </w:r>
      <w:r w:rsidR="000A4C44">
        <w:rPr>
          <w:rFonts w:ascii="Courier New" w:hAnsi="Courier New" w:cs="Courier New"/>
          <w:sz w:val="18"/>
          <w:szCs w:val="18"/>
        </w:rPr>
        <w:t>=`tail -1 sscf.csv.agt | sed &lt;TBD&gt;`</w:t>
      </w:r>
    </w:p>
    <w:p w:rsidR="000A4C44" w:rsidRDefault="000A4C44" w:rsidP="00ED1599">
      <w:pPr>
        <w:pStyle w:val="BodyText"/>
        <w:ind w:left="576"/>
        <w:rPr>
          <w:rFonts w:ascii="Courier New" w:hAnsi="Courier New" w:cs="Courier New"/>
          <w:sz w:val="18"/>
          <w:szCs w:val="18"/>
        </w:rPr>
      </w:pPr>
      <w:r w:rsidRPr="006B2BFD">
        <w:rPr>
          <w:rFonts w:ascii="Courier New" w:hAnsi="Courier New" w:cs="Courier New"/>
          <w:sz w:val="18"/>
          <w:szCs w:val="18"/>
        </w:rPr>
        <w:t xml:space="preserve">sed '$ d' </w:t>
      </w:r>
      <w:r>
        <w:rPr>
          <w:rFonts w:ascii="Courier New" w:hAnsi="Courier New" w:cs="Courier New"/>
          <w:sz w:val="18"/>
          <w:szCs w:val="18"/>
        </w:rPr>
        <w:t xml:space="preserve">sscf.csv.agt </w:t>
      </w:r>
      <w:r w:rsidRPr="006B2BFD">
        <w:rPr>
          <w:rFonts w:ascii="Courier New" w:hAnsi="Courier New" w:cs="Courier New"/>
          <w:sz w:val="18"/>
          <w:szCs w:val="18"/>
        </w:rPr>
        <w:t xml:space="preserve">&gt; </w:t>
      </w:r>
      <w:r>
        <w:rPr>
          <w:rFonts w:ascii="Courier New" w:hAnsi="Courier New" w:cs="Courier New"/>
          <w:sz w:val="18"/>
          <w:szCs w:val="18"/>
        </w:rPr>
        <w:t>sscf.csv</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fi</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if [ -e rlc.txt.agt ]</w:t>
      </w:r>
      <w:r w:rsidRPr="00A415F8">
        <w:rPr>
          <w:rFonts w:ascii="Courier New" w:hAnsi="Courier New" w:cs="Courier New"/>
          <w:sz w:val="18"/>
          <w:szCs w:val="18"/>
        </w:rPr>
        <w:t xml:space="preserve"> </w:t>
      </w:r>
      <w:r>
        <w:rPr>
          <w:rFonts w:ascii="Courier New" w:hAnsi="Courier New" w:cs="Courier New"/>
          <w:sz w:val="18"/>
          <w:szCs w:val="18"/>
        </w:rPr>
        <w:t>&amp;&amp; [ ! -e rlc.txt]; then</w:t>
      </w:r>
    </w:p>
    <w:p w:rsidR="000A4C44" w:rsidRDefault="00694AE3" w:rsidP="00ED1599">
      <w:pPr>
        <w:pStyle w:val="BodyText"/>
        <w:ind w:left="576"/>
        <w:rPr>
          <w:rFonts w:ascii="Courier New" w:hAnsi="Courier New" w:cs="Courier New"/>
          <w:sz w:val="18"/>
          <w:szCs w:val="18"/>
        </w:rPr>
      </w:pPr>
      <w:r>
        <w:rPr>
          <w:rFonts w:ascii="Courier New" w:hAnsi="Courier New" w:cs="Courier New"/>
          <w:sz w:val="18"/>
          <w:szCs w:val="18"/>
        </w:rPr>
        <w:t>md5rlc</w:t>
      </w:r>
      <w:r w:rsidR="000A4C44">
        <w:rPr>
          <w:rFonts w:ascii="Courier New" w:hAnsi="Courier New" w:cs="Courier New"/>
          <w:sz w:val="18"/>
          <w:szCs w:val="18"/>
        </w:rPr>
        <w:t>=`tail -1 rlc.txt.agt | sed &lt;TBD&gt;`</w:t>
      </w:r>
    </w:p>
    <w:p w:rsidR="000A4C44" w:rsidRDefault="000A4C44" w:rsidP="00ED1599">
      <w:pPr>
        <w:pStyle w:val="BodyText"/>
        <w:ind w:left="576"/>
        <w:rPr>
          <w:rFonts w:ascii="Courier New" w:hAnsi="Courier New" w:cs="Courier New"/>
          <w:sz w:val="18"/>
          <w:szCs w:val="18"/>
        </w:rPr>
      </w:pPr>
      <w:r w:rsidRPr="006B2BFD">
        <w:rPr>
          <w:rFonts w:ascii="Courier New" w:hAnsi="Courier New" w:cs="Courier New"/>
          <w:sz w:val="18"/>
          <w:szCs w:val="18"/>
        </w:rPr>
        <w:lastRenderedPageBreak/>
        <w:t xml:space="preserve">sed '$ d' </w:t>
      </w:r>
      <w:r>
        <w:rPr>
          <w:rFonts w:ascii="Courier New" w:hAnsi="Courier New" w:cs="Courier New"/>
          <w:sz w:val="18"/>
          <w:szCs w:val="18"/>
        </w:rPr>
        <w:t xml:space="preserve">rlc.txt.agt </w:t>
      </w:r>
      <w:r w:rsidRPr="006B2BFD">
        <w:rPr>
          <w:rFonts w:ascii="Courier New" w:hAnsi="Courier New" w:cs="Courier New"/>
          <w:sz w:val="18"/>
          <w:szCs w:val="18"/>
        </w:rPr>
        <w:t xml:space="preserve">&gt; </w:t>
      </w:r>
      <w:r>
        <w:rPr>
          <w:rFonts w:ascii="Courier New" w:hAnsi="Courier New" w:cs="Courier New"/>
          <w:sz w:val="18"/>
          <w:szCs w:val="18"/>
        </w:rPr>
        <w:t>rlc.txt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fi</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if [ -e gdrm.txt.agt ] &amp;&amp; [ ! -e gdrm.txt]; then</w:t>
      </w:r>
    </w:p>
    <w:p w:rsidR="000A4C44" w:rsidRDefault="000A4C44" w:rsidP="00ED1599">
      <w:pPr>
        <w:pStyle w:val="BodyText"/>
        <w:ind w:left="576"/>
        <w:rPr>
          <w:rFonts w:ascii="Courier New" w:hAnsi="Courier New" w:cs="Courier New"/>
          <w:sz w:val="18"/>
          <w:szCs w:val="18"/>
        </w:rPr>
      </w:pPr>
      <w:r>
        <w:rPr>
          <w:rFonts w:ascii="Courier New" w:hAnsi="Courier New" w:cs="Courier New"/>
          <w:sz w:val="18"/>
          <w:szCs w:val="18"/>
        </w:rPr>
        <w:t>md5gdrm=`tail -1 rlc.txt.agt | sed &lt;TBD&gt;`</w:t>
      </w:r>
    </w:p>
    <w:p w:rsidR="000A4C44" w:rsidRDefault="000A4C44" w:rsidP="00ED1599">
      <w:pPr>
        <w:pStyle w:val="BodyText"/>
        <w:ind w:left="576"/>
        <w:rPr>
          <w:rFonts w:ascii="Courier New" w:hAnsi="Courier New" w:cs="Courier New"/>
          <w:sz w:val="18"/>
          <w:szCs w:val="18"/>
        </w:rPr>
      </w:pPr>
      <w:r w:rsidRPr="006B2BFD">
        <w:rPr>
          <w:rFonts w:ascii="Courier New" w:hAnsi="Courier New" w:cs="Courier New"/>
          <w:sz w:val="18"/>
          <w:szCs w:val="18"/>
        </w:rPr>
        <w:t xml:space="preserve">sed '$ d' </w:t>
      </w:r>
      <w:r>
        <w:rPr>
          <w:rFonts w:ascii="Courier New" w:hAnsi="Courier New" w:cs="Courier New"/>
          <w:sz w:val="18"/>
          <w:szCs w:val="18"/>
        </w:rPr>
        <w:t xml:space="preserve">gdrm.txt.agt </w:t>
      </w:r>
      <w:r w:rsidRPr="006B2BFD">
        <w:rPr>
          <w:rFonts w:ascii="Courier New" w:hAnsi="Courier New" w:cs="Courier New"/>
          <w:sz w:val="18"/>
          <w:szCs w:val="18"/>
        </w:rPr>
        <w:t xml:space="preserve">&gt; </w:t>
      </w:r>
      <w:r>
        <w:rPr>
          <w:rFonts w:ascii="Courier New" w:hAnsi="Courier New" w:cs="Courier New"/>
          <w:sz w:val="18"/>
          <w:szCs w:val="18"/>
        </w:rPr>
        <w:t>gdrm.txt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fi</w:t>
      </w:r>
    </w:p>
    <w:p w:rsidR="000A4C44" w:rsidRDefault="000A4C44" w:rsidP="00ED1599">
      <w:pPr>
        <w:pStyle w:val="BodyText"/>
        <w:ind w:left="288"/>
        <w:rPr>
          <w:rFonts w:ascii="Courier New" w:hAnsi="Courier New" w:cs="Courier New"/>
          <w:sz w:val="18"/>
          <w:szCs w:val="18"/>
        </w:rPr>
      </w:pPr>
    </w:p>
    <w:p w:rsidR="00660AF3" w:rsidRDefault="00660AF3" w:rsidP="00ED1599">
      <w:pPr>
        <w:pStyle w:val="BodyText"/>
        <w:ind w:left="288"/>
        <w:rPr>
          <w:rFonts w:ascii="Courier New" w:hAnsi="Courier New" w:cs="Courier New"/>
          <w:sz w:val="18"/>
          <w:szCs w:val="18"/>
        </w:rPr>
      </w:pPr>
      <w:r>
        <w:rPr>
          <w:rFonts w:ascii="Courier New" w:hAnsi="Courier New" w:cs="Courier New"/>
          <w:sz w:val="18"/>
          <w:szCs w:val="18"/>
        </w:rPr>
        <w:t>#Get the Antenna Type</w:t>
      </w:r>
    </w:p>
    <w:p w:rsid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Per Email - based on Map Version</w:t>
      </w:r>
    </w:p>
    <w:p w:rsidR="00974963" w:rsidRP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From: Khuc, An</w:t>
      </w:r>
    </w:p>
    <w:p w:rsidR="00974963" w:rsidRP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xml:space="preserve"># </w:t>
      </w:r>
      <w:r w:rsidRPr="00974963">
        <w:rPr>
          <w:rFonts w:ascii="Courier New" w:hAnsi="Courier New" w:cs="Courier New"/>
          <w:sz w:val="18"/>
          <w:szCs w:val="18"/>
        </w:rPr>
        <w:t>Sent: Thursday, August 06, 2015 12:11 PM</w:t>
      </w:r>
    </w:p>
    <w:p w:rsidR="00974963" w:rsidRP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xml:space="preserve"># </w:t>
      </w:r>
      <w:r w:rsidRPr="00974963">
        <w:rPr>
          <w:rFonts w:ascii="Courier New" w:hAnsi="Courier New" w:cs="Courier New"/>
          <w:sz w:val="18"/>
          <w:szCs w:val="18"/>
        </w:rPr>
        <w:t>Subject: RE: Antenna type for sed in 102.43</w:t>
      </w:r>
    </w:p>
    <w:p w:rsidR="00974963" w:rsidRP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xml:space="preserve"># </w:t>
      </w:r>
      <w:r w:rsidRPr="00974963">
        <w:rPr>
          <w:rFonts w:ascii="Courier New" w:hAnsi="Courier New" w:cs="Courier New"/>
          <w:sz w:val="18"/>
          <w:szCs w:val="18"/>
        </w:rPr>
        <w:t>102.x, 107.x, 108.x, 3.x are for VR-12 Ku</w:t>
      </w:r>
    </w:p>
    <w:p w:rsidR="00974963" w:rsidRP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xml:space="preserve"># </w:t>
      </w:r>
      <w:r w:rsidRPr="00974963">
        <w:rPr>
          <w:rFonts w:ascii="Courier New" w:hAnsi="Courier New" w:cs="Courier New"/>
          <w:sz w:val="18"/>
          <w:szCs w:val="18"/>
        </w:rPr>
        <w:t>6.x for Rantec</w:t>
      </w:r>
    </w:p>
    <w:p w:rsidR="00974963" w:rsidRP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xml:space="preserve"># </w:t>
      </w:r>
      <w:r w:rsidRPr="00974963">
        <w:rPr>
          <w:rFonts w:ascii="Courier New" w:hAnsi="Courier New" w:cs="Courier New"/>
          <w:sz w:val="18"/>
          <w:szCs w:val="18"/>
        </w:rPr>
        <w:t>1.x for KVH V7</w:t>
      </w:r>
    </w:p>
    <w:p w:rsidR="00974963" w:rsidRP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xml:space="preserve"># </w:t>
      </w:r>
      <w:r w:rsidRPr="00974963">
        <w:rPr>
          <w:rFonts w:ascii="Courier New" w:hAnsi="Courier New" w:cs="Courier New"/>
          <w:sz w:val="18"/>
          <w:szCs w:val="18"/>
        </w:rPr>
        <w:t>5.x for KVH V3</w:t>
      </w:r>
    </w:p>
    <w:p w:rsidR="00974963" w:rsidRP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xml:space="preserve"># </w:t>
      </w:r>
      <w:r w:rsidRPr="00974963">
        <w:rPr>
          <w:rFonts w:ascii="Courier New" w:hAnsi="Courier New" w:cs="Courier New"/>
          <w:sz w:val="18"/>
          <w:szCs w:val="18"/>
        </w:rPr>
        <w:t>7.x for KVH V11</w:t>
      </w:r>
    </w:p>
    <w:p w:rsidR="00974963" w:rsidRPr="00974963" w:rsidRDefault="00974963" w:rsidP="00974963">
      <w:pPr>
        <w:pStyle w:val="BodyText"/>
        <w:ind w:left="288"/>
        <w:rPr>
          <w:rFonts w:ascii="Courier New" w:hAnsi="Courier New" w:cs="Courier New"/>
          <w:sz w:val="18"/>
          <w:szCs w:val="18"/>
        </w:rPr>
      </w:pPr>
      <w:r>
        <w:rPr>
          <w:rFonts w:ascii="Courier New" w:hAnsi="Courier New" w:cs="Courier New"/>
          <w:sz w:val="18"/>
          <w:szCs w:val="18"/>
        </w:rPr>
        <w:t xml:space="preserve"># </w:t>
      </w:r>
      <w:r w:rsidRPr="00974963">
        <w:rPr>
          <w:rFonts w:ascii="Courier New" w:hAnsi="Courier New" w:cs="Courier New"/>
          <w:sz w:val="18"/>
          <w:szCs w:val="18"/>
        </w:rPr>
        <w:t>106.x for both TeCOM and VR-12 Ku</w:t>
      </w:r>
    </w:p>
    <w:p w:rsidR="00974963" w:rsidRDefault="00974963" w:rsidP="00ED1599">
      <w:pPr>
        <w:pStyle w:val="BodyText"/>
        <w:ind w:left="288"/>
        <w:rPr>
          <w:rFonts w:ascii="Courier New" w:hAnsi="Courier New" w:cs="Courier New"/>
          <w:sz w:val="18"/>
          <w:szCs w:val="18"/>
        </w:rPr>
      </w:pPr>
    </w:p>
    <w:p w:rsidR="00660AF3" w:rsidRDefault="00660AF3" w:rsidP="00ED1599">
      <w:pPr>
        <w:pStyle w:val="BodyText"/>
        <w:ind w:left="288"/>
        <w:rPr>
          <w:rFonts w:ascii="Courier New" w:hAnsi="Courier New" w:cs="Courier New"/>
          <w:sz w:val="18"/>
          <w:szCs w:val="18"/>
        </w:rPr>
      </w:pPr>
    </w:p>
    <w:p w:rsidR="00660AF3" w:rsidRDefault="00660AF3" w:rsidP="00ED1599">
      <w:pPr>
        <w:pStyle w:val="BodyText"/>
        <w:ind w:left="288"/>
        <w:rPr>
          <w:rFonts w:ascii="Courier New" w:hAnsi="Courier New" w:cs="Courier New"/>
          <w:sz w:val="18"/>
          <w:szCs w:val="18"/>
        </w:rPr>
      </w:pPr>
      <w:r>
        <w:rPr>
          <w:rFonts w:ascii="Courier New" w:hAnsi="Courier New" w:cs="Courier New"/>
          <w:sz w:val="18"/>
          <w:szCs w:val="18"/>
        </w:rPr>
        <w:t>#Get the Freq &amp; Chip Rate Info</w:t>
      </w:r>
      <w:r w:rsidR="00FC2F86">
        <w:rPr>
          <w:rFonts w:ascii="Courier New" w:hAnsi="Courier New" w:cs="Courier New"/>
          <w:sz w:val="18"/>
          <w:szCs w:val="18"/>
        </w:rPr>
        <w:t>; divide freq’s by 10</w:t>
      </w:r>
    </w:p>
    <w:p w:rsidR="00660AF3" w:rsidRDefault="00660AF3" w:rsidP="00ED1599">
      <w:pPr>
        <w:pStyle w:val="BodyText"/>
        <w:ind w:left="288"/>
        <w:rPr>
          <w:rFonts w:ascii="Courier New" w:hAnsi="Courier New" w:cs="Courier New"/>
          <w:sz w:val="18"/>
          <w:szCs w:val="18"/>
        </w:rPr>
      </w:pPr>
    </w:p>
    <w:p w:rsidR="00660AF3" w:rsidRDefault="00660AF3" w:rsidP="00ED1599">
      <w:pPr>
        <w:pStyle w:val="BodyText"/>
        <w:ind w:left="288"/>
        <w:rPr>
          <w:rFonts w:ascii="Courier New" w:hAnsi="Courier New" w:cs="Courier New"/>
          <w:sz w:val="18"/>
          <w:szCs w:val="18"/>
        </w:rPr>
      </w:pPr>
      <w:r>
        <w:rPr>
          <w:rFonts w:ascii="Courier New" w:hAnsi="Courier New" w:cs="Courier New"/>
          <w:sz w:val="18"/>
          <w:szCs w:val="18"/>
        </w:rPr>
        <w:t xml:space="preserve">#Create and print the dictionary </w:t>
      </w:r>
    </w:p>
    <w:p w:rsidR="00660AF3" w:rsidRDefault="00660AF3" w:rsidP="00ED1599">
      <w:pPr>
        <w:pStyle w:val="BodyText"/>
        <w:ind w:left="288"/>
        <w:rPr>
          <w:rFonts w:ascii="Courier New" w:hAnsi="Courier New" w:cs="Courier New"/>
          <w:sz w:val="18"/>
          <w:szCs w:val="18"/>
        </w:rPr>
      </w:pP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cd $myhome</w:t>
      </w:r>
    </w:p>
    <w:p w:rsidR="000A4C44" w:rsidRDefault="000A4C44" w:rsidP="00ED1599">
      <w:pPr>
        <w:pStyle w:val="BodyText"/>
        <w:ind w:left="288"/>
        <w:rPr>
          <w:rFonts w:ascii="Courier New" w:hAnsi="Courier New" w:cs="Courier New"/>
          <w:sz w:val="18"/>
          <w:szCs w:val="18"/>
        </w:rPr>
      </w:pPr>
    </w:p>
    <w:p w:rsidR="000A4C44" w:rsidRDefault="000A4C44" w:rsidP="00ED1599">
      <w:pPr>
        <w:pStyle w:val="BodyText"/>
      </w:pPr>
    </w:p>
    <w:p w:rsidR="000A4C44" w:rsidRDefault="00951BB6" w:rsidP="00ED1599">
      <w:pPr>
        <w:pStyle w:val="Heading6"/>
      </w:pPr>
      <w:r>
        <w:t>mapbunSed2Kml</w:t>
      </w:r>
      <w:r w:rsidR="002375FA">
        <w:t>.sh</w:t>
      </w:r>
    </w:p>
    <w:p w:rsidR="00951BB6" w:rsidRPr="00951BB6" w:rsidRDefault="00951BB6" w:rsidP="00951BB6">
      <w:pPr>
        <w:pStyle w:val="BodyText"/>
        <w:ind w:left="288"/>
      </w:pPr>
    </w:p>
    <w:p w:rsidR="000A4C44" w:rsidRDefault="000A4C44" w:rsidP="00ED1599">
      <w:pPr>
        <w:pStyle w:val="BodyText"/>
        <w:ind w:left="288"/>
        <w:rPr>
          <w:rFonts w:ascii="Courier New" w:hAnsi="Courier New" w:cs="Courier New"/>
          <w:sz w:val="18"/>
          <w:szCs w:val="18"/>
        </w:rPr>
      </w:pPr>
      <w:r w:rsidRPr="00345AFD">
        <w:rPr>
          <w:rFonts w:ascii="Courier New" w:hAnsi="Courier New" w:cs="Courier New"/>
          <w:sz w:val="18"/>
          <w:szCs w:val="18"/>
        </w:rPr>
        <w:t>#!/bin/sh</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 mapbunCoordinates</w:t>
      </w:r>
    </w:p>
    <w:p w:rsidR="00951BB6" w:rsidRDefault="000A4C44" w:rsidP="00951BB6">
      <w:pPr>
        <w:pStyle w:val="BodyText"/>
        <w:ind w:left="288"/>
        <w:rPr>
          <w:rFonts w:ascii="Courier New" w:hAnsi="Courier New" w:cs="Courier New"/>
          <w:sz w:val="18"/>
          <w:szCs w:val="18"/>
        </w:rPr>
      </w:pPr>
      <w:r>
        <w:rPr>
          <w:rFonts w:ascii="Courier New" w:hAnsi="Courier New" w:cs="Courier New"/>
          <w:sz w:val="18"/>
          <w:szCs w:val="18"/>
        </w:rPr>
        <w:t xml:space="preserve">### </w:t>
      </w:r>
      <w:r w:rsidR="00951BB6" w:rsidRPr="00951BB6">
        <w:rPr>
          <w:rFonts w:ascii="Courier New" w:hAnsi="Courier New" w:cs="Courier New"/>
          <w:sz w:val="18"/>
          <w:szCs w:val="18"/>
        </w:rPr>
        <w:t xml:space="preserve">This script invokes the MATLAB Standalone </w:t>
      </w:r>
    </w:p>
    <w:p w:rsidR="00951BB6" w:rsidRDefault="00951BB6" w:rsidP="00951BB6">
      <w:pPr>
        <w:pStyle w:val="BodyText"/>
        <w:ind w:left="288"/>
        <w:rPr>
          <w:rFonts w:ascii="Courier New" w:hAnsi="Courier New" w:cs="Courier New"/>
          <w:sz w:val="18"/>
          <w:szCs w:val="18"/>
        </w:rPr>
      </w:pPr>
      <w:r>
        <w:rPr>
          <w:rFonts w:ascii="Courier New" w:hAnsi="Courier New" w:cs="Courier New"/>
          <w:sz w:val="18"/>
          <w:szCs w:val="18"/>
        </w:rPr>
        <w:t xml:space="preserve">### </w:t>
      </w:r>
      <w:r w:rsidRPr="00951BB6">
        <w:rPr>
          <w:rFonts w:ascii="Courier New" w:hAnsi="Courier New" w:cs="Courier New"/>
          <w:sz w:val="18"/>
          <w:szCs w:val="18"/>
        </w:rPr>
        <w:t xml:space="preserve">sed2kml  program for generating the </w:t>
      </w:r>
    </w:p>
    <w:p w:rsidR="00951BB6" w:rsidRDefault="00951BB6" w:rsidP="00951BB6">
      <w:pPr>
        <w:pStyle w:val="BodyText"/>
        <w:ind w:left="288"/>
        <w:rPr>
          <w:rFonts w:ascii="Courier New" w:hAnsi="Courier New" w:cs="Courier New"/>
          <w:sz w:val="18"/>
          <w:szCs w:val="18"/>
        </w:rPr>
      </w:pPr>
      <w:r>
        <w:rPr>
          <w:rFonts w:ascii="Courier New" w:hAnsi="Courier New" w:cs="Courier New"/>
          <w:sz w:val="18"/>
          <w:szCs w:val="18"/>
        </w:rPr>
        <w:t xml:space="preserve">### </w:t>
      </w:r>
      <w:r w:rsidRPr="00951BB6">
        <w:rPr>
          <w:rFonts w:ascii="Courier New" w:hAnsi="Courier New" w:cs="Courier New"/>
          <w:sz w:val="18"/>
          <w:szCs w:val="18"/>
        </w:rPr>
        <w:t>Google Earth KML file.</w:t>
      </w:r>
      <w:r>
        <w:rPr>
          <w:rFonts w:ascii="Courier New" w:hAnsi="Courier New" w:cs="Courier New"/>
          <w:sz w:val="18"/>
          <w:szCs w:val="18"/>
        </w:rPr>
        <w:t xml:space="preserve"> Since the sed2kml is</w:t>
      </w:r>
    </w:p>
    <w:p w:rsidR="00951BB6" w:rsidRDefault="00951BB6" w:rsidP="00951BB6">
      <w:pPr>
        <w:pStyle w:val="BodyText"/>
        <w:ind w:left="288"/>
        <w:rPr>
          <w:rFonts w:ascii="Courier New" w:hAnsi="Courier New" w:cs="Courier New"/>
          <w:sz w:val="18"/>
          <w:szCs w:val="18"/>
        </w:rPr>
      </w:pPr>
      <w:r>
        <w:rPr>
          <w:rFonts w:ascii="Courier New" w:hAnsi="Courier New" w:cs="Courier New"/>
          <w:sz w:val="18"/>
          <w:szCs w:val="18"/>
        </w:rPr>
        <w:t>### from the engineering baseline and relies on</w:t>
      </w:r>
    </w:p>
    <w:p w:rsidR="00951BB6" w:rsidRDefault="00951BB6" w:rsidP="00951BB6">
      <w:pPr>
        <w:pStyle w:val="BodyText"/>
        <w:ind w:left="288"/>
        <w:rPr>
          <w:rFonts w:ascii="Courier New" w:hAnsi="Courier New" w:cs="Courier New"/>
          <w:sz w:val="18"/>
          <w:szCs w:val="18"/>
        </w:rPr>
      </w:pPr>
      <w:r>
        <w:rPr>
          <w:rFonts w:ascii="Courier New" w:hAnsi="Courier New" w:cs="Courier New"/>
          <w:sz w:val="18"/>
          <w:szCs w:val="18"/>
        </w:rPr>
        <w:t>### hardcoded filenames, this script provides</w:t>
      </w:r>
    </w:p>
    <w:p w:rsidR="000A4C44" w:rsidRDefault="00951BB6" w:rsidP="00951BB6">
      <w:pPr>
        <w:pStyle w:val="BodyText"/>
        <w:ind w:left="288"/>
        <w:rPr>
          <w:rFonts w:ascii="Courier New" w:hAnsi="Courier New" w:cs="Courier New"/>
          <w:sz w:val="18"/>
          <w:szCs w:val="18"/>
        </w:rPr>
      </w:pPr>
      <w:r>
        <w:rPr>
          <w:rFonts w:ascii="Courier New" w:hAnsi="Courier New" w:cs="Courier New"/>
          <w:sz w:val="18"/>
          <w:szCs w:val="18"/>
        </w:rPr>
        <w:t>### a wrapper with additional flexibility</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ED1599">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ED1599">
      <w:pPr>
        <w:pStyle w:val="BodyText"/>
      </w:pPr>
    </w:p>
    <w:p w:rsidR="000A4C44" w:rsidRDefault="000A4C44" w:rsidP="000A4C44">
      <w:pPr>
        <w:pStyle w:val="Heading4"/>
      </w:pPr>
      <w:r>
        <w:t>mapbunTrickle</w:t>
      </w:r>
    </w:p>
    <w:p w:rsidR="000A4C44" w:rsidRDefault="000A4C44" w:rsidP="000A4C44">
      <w:pPr>
        <w:pStyle w:val="BodyText"/>
      </w:pPr>
      <w:r>
        <w:t>The mapbunTrickle member function completely executes the trickle test by:</w:t>
      </w:r>
    </w:p>
    <w:p w:rsidR="000A4C44" w:rsidRDefault="000A4C44" w:rsidP="000A4C44">
      <w:pPr>
        <w:pStyle w:val="BodyText"/>
        <w:numPr>
          <w:ilvl w:val="0"/>
          <w:numId w:val="22"/>
        </w:numPr>
      </w:pPr>
      <w:r>
        <w:t>Using the map associated with the class</w:t>
      </w:r>
    </w:p>
    <w:p w:rsidR="000A4C44" w:rsidRDefault="000A4C44" w:rsidP="000A4C44">
      <w:pPr>
        <w:pStyle w:val="BodyText"/>
        <w:numPr>
          <w:ilvl w:val="0"/>
          <w:numId w:val="22"/>
        </w:numPr>
      </w:pPr>
      <w:r>
        <w:t>Uploading to NMS</w:t>
      </w:r>
    </w:p>
    <w:p w:rsidR="000A4C44" w:rsidRDefault="000A4C44" w:rsidP="000A4C44">
      <w:pPr>
        <w:pStyle w:val="BodyText"/>
        <w:numPr>
          <w:ilvl w:val="0"/>
          <w:numId w:val="22"/>
        </w:numPr>
      </w:pPr>
      <w:r>
        <w:t>Downloading to the Terminal, use reset script</w:t>
      </w:r>
    </w:p>
    <w:p w:rsidR="000A4C44" w:rsidRDefault="000A4C44" w:rsidP="000A4C44">
      <w:pPr>
        <w:pStyle w:val="BodyText"/>
        <w:numPr>
          <w:ilvl w:val="0"/>
          <w:numId w:val="22"/>
        </w:numPr>
      </w:pPr>
      <w:r>
        <w:t>Verifying that the correct map version is running after terminal relocks onto FL</w:t>
      </w:r>
    </w:p>
    <w:p w:rsidR="000A4C44" w:rsidRDefault="000A4C44" w:rsidP="000A4C44">
      <w:pPr>
        <w:pStyle w:val="BodyText"/>
        <w:numPr>
          <w:ilvl w:val="0"/>
          <w:numId w:val="22"/>
        </w:numPr>
      </w:pPr>
      <w:r>
        <w:t>Handling normal and error case results reporting</w:t>
      </w:r>
    </w:p>
    <w:p w:rsidR="000A4C44" w:rsidRPr="001F423A" w:rsidRDefault="000A4C44" w:rsidP="000A4C44">
      <w:pPr>
        <w:pStyle w:val="BodyText"/>
      </w:pPr>
    </w:p>
    <w:p w:rsidR="000A4C44" w:rsidRDefault="000A4C44" w:rsidP="003360B5">
      <w:pPr>
        <w:pStyle w:val="Heading5"/>
      </w:pPr>
      <w:r>
        <w:t>Pseudo Code</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mapbunTrickle()</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lastRenderedPageBreak/>
        <w:t>### &lt;add description here&gt;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def mapbunTrickle(self, testId):</w:t>
      </w:r>
    </w:p>
    <w:p w:rsidR="000A4C44" w:rsidRDefault="000A4C44" w:rsidP="000A4C44">
      <w:pPr>
        <w:pStyle w:val="BodyText"/>
        <w:ind w:left="288"/>
        <w:rPr>
          <w:rFonts w:ascii="Courier New" w:hAnsi="Courier New" w:cs="Courier New"/>
          <w:sz w:val="18"/>
          <w:szCs w:val="18"/>
        </w:rPr>
      </w:pP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result = FAILED</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state = START</w:t>
      </w:r>
    </w:p>
    <w:p w:rsidR="000A4C44" w:rsidRDefault="000A4C44" w:rsidP="000A4C44">
      <w:pPr>
        <w:pStyle w:val="BodyText"/>
        <w:ind w:left="720"/>
        <w:rPr>
          <w:rFonts w:ascii="Courier New" w:hAnsi="Courier New" w:cs="Courier New"/>
          <w:sz w:val="18"/>
          <w:szCs w:val="18"/>
        </w:rPr>
      </w:pPr>
    </w:p>
    <w:p w:rsidR="000A4C44" w:rsidRPr="00D96D66" w:rsidRDefault="000A4C44" w:rsidP="000A4C44">
      <w:pPr>
        <w:pStyle w:val="BodyText"/>
        <w:ind w:left="720"/>
        <w:rPr>
          <w:rFonts w:ascii="Courier New" w:hAnsi="Courier New" w:cs="Courier New"/>
          <w:sz w:val="18"/>
          <w:szCs w:val="18"/>
        </w:rPr>
      </w:pPr>
      <w:r>
        <w:rPr>
          <w:rFonts w:ascii="Courier New" w:hAnsi="Courier New" w:cs="Courier New"/>
          <w:sz w:val="18"/>
          <w:szCs w:val="18"/>
        </w:rPr>
        <w:t>self.nms.</w:t>
      </w:r>
      <w:r w:rsidRPr="00D96D66">
        <w:rPr>
          <w:rFonts w:ascii="Courier New" w:hAnsi="Courier New" w:cs="Courier New"/>
          <w:sz w:val="18"/>
          <w:szCs w:val="18"/>
        </w:rPr>
        <w:t>algNmsLogin()</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self.term.algTerm</w:t>
      </w:r>
      <w:r w:rsidRPr="00D96D66">
        <w:rPr>
          <w:rFonts w:ascii="Courier New" w:hAnsi="Courier New" w:cs="Courier New"/>
          <w:sz w:val="18"/>
          <w:szCs w:val="18"/>
        </w:rPr>
        <w:t>Login()</w:t>
      </w:r>
    </w:p>
    <w:p w:rsidR="000A4C44" w:rsidRPr="00D96D66" w:rsidRDefault="000A4C44" w:rsidP="000A4C44">
      <w:pPr>
        <w:pStyle w:val="BodyText"/>
        <w:ind w:left="720"/>
        <w:rPr>
          <w:rFonts w:ascii="Courier New" w:hAnsi="Courier New" w:cs="Courier New"/>
          <w:sz w:val="18"/>
          <w:szCs w:val="18"/>
        </w:rPr>
      </w:pP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self.nms.</w:t>
      </w:r>
      <w:r w:rsidRPr="00D96D66">
        <w:rPr>
          <w:rFonts w:ascii="Courier New" w:hAnsi="Courier New" w:cs="Courier New"/>
          <w:sz w:val="18"/>
          <w:szCs w:val="18"/>
        </w:rPr>
        <w:t>algNmsDnldMapUpload(self</w:t>
      </w:r>
      <w:r>
        <w:rPr>
          <w:rFonts w:ascii="Courier New" w:hAnsi="Courier New" w:cs="Courier New"/>
          <w:sz w:val="18"/>
          <w:szCs w:val="18"/>
        </w:rPr>
        <w:t>.zipF</w:t>
      </w:r>
      <w:r w:rsidRPr="00D96D66">
        <w:rPr>
          <w:rFonts w:ascii="Courier New" w:hAnsi="Courier New" w:cs="Courier New"/>
          <w:sz w:val="18"/>
          <w:szCs w:val="18"/>
        </w:rPr>
        <w:t xml:space="preserve">ile, </w:t>
      </w:r>
      <w:r>
        <w:rPr>
          <w:rFonts w:ascii="Courier New" w:hAnsi="Courier New" w:cs="Courier New"/>
          <w:sz w:val="18"/>
          <w:szCs w:val="18"/>
        </w:rPr>
        <w:t>self.</w:t>
      </w:r>
      <w:r w:rsidRPr="00D96D66">
        <w:rPr>
          <w:rFonts w:ascii="Courier New" w:hAnsi="Courier New" w:cs="Courier New"/>
          <w:sz w:val="18"/>
          <w:szCs w:val="18"/>
        </w:rPr>
        <w:t xml:space="preserve">isSigned, </w:t>
      </w:r>
      <w:r>
        <w:rPr>
          <w:rFonts w:ascii="Courier New" w:hAnsi="Courier New" w:cs="Courier New"/>
          <w:sz w:val="18"/>
          <w:szCs w:val="18"/>
        </w:rPr>
        <w:t>self.</w:t>
      </w:r>
      <w:r w:rsidRPr="00D96D66">
        <w:rPr>
          <w:rFonts w:ascii="Courier New" w:hAnsi="Courier New" w:cs="Courier New"/>
          <w:sz w:val="18"/>
          <w:szCs w:val="18"/>
        </w:rPr>
        <w:t>antennaType)</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state = UPLOAD</w:t>
      </w:r>
    </w:p>
    <w:p w:rsidR="000A4C44" w:rsidRPr="00D96D66" w:rsidRDefault="000A4C44" w:rsidP="000A4C44">
      <w:pPr>
        <w:pStyle w:val="BodyText"/>
        <w:ind w:left="720"/>
        <w:rPr>
          <w:rFonts w:ascii="Courier New" w:hAnsi="Courier New" w:cs="Courier New"/>
          <w:sz w:val="18"/>
          <w:szCs w:val="18"/>
        </w:rPr>
      </w:pPr>
    </w:p>
    <w:p w:rsidR="000A4C44" w:rsidRPr="00D96D66" w:rsidRDefault="000A4C44" w:rsidP="000A4C44">
      <w:pPr>
        <w:pStyle w:val="BodyText"/>
        <w:ind w:left="720"/>
        <w:rPr>
          <w:rFonts w:ascii="Courier New" w:hAnsi="Courier New" w:cs="Courier New"/>
          <w:sz w:val="18"/>
          <w:szCs w:val="18"/>
        </w:rPr>
      </w:pPr>
      <w:r>
        <w:rPr>
          <w:rFonts w:ascii="Courier New" w:hAnsi="Courier New" w:cs="Courier New"/>
          <w:sz w:val="18"/>
          <w:szCs w:val="18"/>
        </w:rPr>
        <w:t>self.nms.</w:t>
      </w:r>
      <w:r w:rsidRPr="00D96D66">
        <w:rPr>
          <w:rFonts w:ascii="Courier New" w:hAnsi="Courier New" w:cs="Courier New"/>
          <w:sz w:val="18"/>
          <w:szCs w:val="18"/>
        </w:rPr>
        <w:t xml:space="preserve">algNmsDnldMapProfile(enabled, defBitRate, fl, </w:t>
      </w:r>
      <w:r>
        <w:rPr>
          <w:rFonts w:ascii="Courier New" w:hAnsi="Courier New" w:cs="Courier New"/>
          <w:sz w:val="18"/>
          <w:szCs w:val="18"/>
        </w:rPr>
        <w:t xml:space="preserve">self.mapConf[‘script’], </w:t>
      </w:r>
      <w:r w:rsidRPr="00D96D66">
        <w:rPr>
          <w:rFonts w:ascii="Courier New" w:hAnsi="Courier New" w:cs="Courier New"/>
          <w:sz w:val="18"/>
          <w:szCs w:val="18"/>
        </w:rPr>
        <w:t>dnldBitRatePercent, vmtList)</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state = DOWNLOAD</w:t>
      </w:r>
    </w:p>
    <w:p w:rsidR="000A4C44" w:rsidRDefault="000A4C44" w:rsidP="000A4C44">
      <w:pPr>
        <w:pStyle w:val="BodyText"/>
        <w:ind w:left="720"/>
        <w:rPr>
          <w:rFonts w:ascii="Courier New" w:hAnsi="Courier New" w:cs="Courier New"/>
          <w:sz w:val="18"/>
          <w:szCs w:val="18"/>
        </w:rPr>
      </w:pP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 Wait for the trickle download to complete</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while !timeout:</w:t>
      </w:r>
    </w:p>
    <w:p w:rsidR="000A4C44" w:rsidRDefault="000A4C44" w:rsidP="000A4C44">
      <w:pPr>
        <w:pStyle w:val="BodyText"/>
        <w:ind w:left="720" w:firstLine="432"/>
        <w:rPr>
          <w:rFonts w:ascii="Courier New" w:hAnsi="Courier New" w:cs="Courier New"/>
          <w:sz w:val="18"/>
          <w:szCs w:val="18"/>
        </w:rPr>
      </w:pPr>
      <w:r>
        <w:rPr>
          <w:rFonts w:ascii="Courier New" w:hAnsi="Courier New" w:cs="Courier New"/>
          <w:sz w:val="18"/>
          <w:szCs w:val="18"/>
        </w:rPr>
        <w:t>if self.nms.algNmsDnldMapStatus[‘done’]:</w:t>
      </w:r>
    </w:p>
    <w:p w:rsidR="000A4C44" w:rsidRPr="00D96D66" w:rsidRDefault="000A4C44" w:rsidP="000A4C44">
      <w:pPr>
        <w:pStyle w:val="BodyText"/>
        <w:ind w:left="720" w:firstLine="432"/>
        <w:rPr>
          <w:rFonts w:ascii="Courier New" w:hAnsi="Courier New" w:cs="Courier New"/>
          <w:sz w:val="18"/>
          <w:szCs w:val="18"/>
        </w:rPr>
      </w:pPr>
      <w:r>
        <w:rPr>
          <w:rFonts w:ascii="Courier New" w:hAnsi="Courier New" w:cs="Courier New"/>
          <w:sz w:val="18"/>
          <w:szCs w:val="18"/>
        </w:rPr>
        <w:t xml:space="preserve">    state = SENT</w:t>
      </w:r>
    </w:p>
    <w:p w:rsidR="000A4C44" w:rsidRPr="00D96D66" w:rsidRDefault="000A4C44" w:rsidP="000A4C44">
      <w:pPr>
        <w:pStyle w:val="BodyText"/>
        <w:ind w:left="720" w:firstLine="432"/>
        <w:rPr>
          <w:rFonts w:ascii="Courier New" w:hAnsi="Courier New" w:cs="Courier New"/>
          <w:sz w:val="18"/>
          <w:szCs w:val="18"/>
        </w:rPr>
      </w:pPr>
      <w:r>
        <w:rPr>
          <w:rFonts w:ascii="Courier New" w:hAnsi="Courier New" w:cs="Courier New"/>
          <w:sz w:val="18"/>
          <w:szCs w:val="18"/>
        </w:rPr>
        <w:t xml:space="preserve">    break</w:t>
      </w:r>
    </w:p>
    <w:p w:rsidR="000A4C44" w:rsidRPr="00D96D66" w:rsidRDefault="000A4C44" w:rsidP="000A4C44">
      <w:pPr>
        <w:pStyle w:val="BodyText"/>
        <w:ind w:left="720"/>
        <w:rPr>
          <w:rFonts w:ascii="Courier New" w:hAnsi="Courier New" w:cs="Courier New"/>
          <w:sz w:val="18"/>
          <w:szCs w:val="18"/>
        </w:rPr>
      </w:pP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 Wait for the terminal to reset and re-acquire</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 xml:space="preserve">### [TBR - monitor the terminal with </w:t>
      </w:r>
      <w:r w:rsidRPr="00972D1D">
        <w:rPr>
          <w:rFonts w:ascii="Courier New" w:hAnsi="Courier New" w:cs="Courier New"/>
          <w:sz w:val="18"/>
          <w:szCs w:val="18"/>
        </w:rPr>
        <w:t>tail –f /test/syslogmsg</w:t>
      </w:r>
      <w:r>
        <w:rPr>
          <w:rFonts w:ascii="Courier New" w:hAnsi="Courier New" w:cs="Courier New"/>
          <w:sz w:val="18"/>
          <w:szCs w:val="18"/>
        </w:rPr>
        <w:t>]</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if state == SENT:</w:t>
      </w:r>
    </w:p>
    <w:p w:rsidR="000A4C44" w:rsidRDefault="000A4C44" w:rsidP="000A4C44">
      <w:pPr>
        <w:pStyle w:val="BodyText"/>
        <w:ind w:left="1152"/>
        <w:rPr>
          <w:rFonts w:ascii="Courier New" w:hAnsi="Courier New" w:cs="Courier New"/>
          <w:sz w:val="18"/>
          <w:szCs w:val="18"/>
        </w:rPr>
      </w:pPr>
      <w:r>
        <w:rPr>
          <w:rFonts w:ascii="Courier New" w:hAnsi="Courier New" w:cs="Courier New"/>
          <w:sz w:val="18"/>
          <w:szCs w:val="18"/>
        </w:rPr>
        <w:t>while !timeout:</w:t>
      </w:r>
    </w:p>
    <w:p w:rsidR="000A4C44" w:rsidRDefault="000A4C44" w:rsidP="000A4C44">
      <w:pPr>
        <w:pStyle w:val="BodyText"/>
        <w:ind w:left="1152" w:firstLine="432"/>
      </w:pPr>
      <w:r>
        <w:rPr>
          <w:rFonts w:ascii="Courier New" w:hAnsi="Courier New" w:cs="Courier New"/>
          <w:sz w:val="18"/>
          <w:szCs w:val="18"/>
        </w:rPr>
        <w:t>termFLStatus = self.term.algTermStatusFLLock()</w:t>
      </w:r>
    </w:p>
    <w:p w:rsidR="000A4C44" w:rsidRDefault="000A4C44" w:rsidP="000A4C44">
      <w:pPr>
        <w:ind w:left="1152" w:firstLine="432"/>
        <w:rPr>
          <w:rFonts w:ascii="Courier New" w:hAnsi="Courier New" w:cs="Courier New"/>
          <w:sz w:val="18"/>
          <w:szCs w:val="18"/>
        </w:rPr>
      </w:pPr>
      <w:r>
        <w:rPr>
          <w:rFonts w:ascii="Courier New" w:hAnsi="Courier New" w:cs="Courier New"/>
          <w:sz w:val="18"/>
          <w:szCs w:val="18"/>
        </w:rPr>
        <w:t>if termFLStatus[‘flState’] == ‘Locked’:</w:t>
      </w:r>
    </w:p>
    <w:p w:rsidR="000A4C44" w:rsidRDefault="000A4C44" w:rsidP="000A4C44">
      <w:pPr>
        <w:ind w:left="1152" w:firstLine="432"/>
        <w:rPr>
          <w:rFonts w:ascii="Courier New" w:hAnsi="Courier New" w:cs="Courier New"/>
          <w:sz w:val="18"/>
          <w:szCs w:val="18"/>
        </w:rPr>
      </w:pPr>
      <w:r>
        <w:rPr>
          <w:rFonts w:ascii="Courier New" w:hAnsi="Courier New" w:cs="Courier New"/>
          <w:sz w:val="18"/>
          <w:szCs w:val="18"/>
        </w:rPr>
        <w:t xml:space="preserve">    state = LOCKED</w:t>
      </w:r>
    </w:p>
    <w:p w:rsidR="000A4C44" w:rsidRDefault="000A4C44" w:rsidP="000A4C44">
      <w:pPr>
        <w:ind w:left="1152" w:firstLine="432"/>
        <w:rPr>
          <w:rFonts w:ascii="Courier New" w:hAnsi="Courier New" w:cs="Courier New"/>
          <w:sz w:val="18"/>
          <w:szCs w:val="18"/>
        </w:rPr>
      </w:pPr>
      <w:r>
        <w:rPr>
          <w:rFonts w:ascii="Courier New" w:hAnsi="Courier New" w:cs="Courier New"/>
          <w:sz w:val="18"/>
          <w:szCs w:val="18"/>
        </w:rPr>
        <w:t xml:space="preserve">    break</w:t>
      </w:r>
    </w:p>
    <w:p w:rsidR="000A4C44" w:rsidRDefault="000A4C44" w:rsidP="000A4C44">
      <w:pPr>
        <w:pStyle w:val="BodyText"/>
        <w:ind w:left="432"/>
      </w:pP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 xml:space="preserve">### Verify the new map bundle is operative </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if state == LOCKED:</w:t>
      </w:r>
    </w:p>
    <w:p w:rsidR="000A4C44" w:rsidRDefault="000A4C44" w:rsidP="000A4C44">
      <w:pPr>
        <w:pStyle w:val="BodyText"/>
        <w:ind w:left="1152"/>
        <w:rPr>
          <w:rFonts w:ascii="Courier New" w:hAnsi="Courier New" w:cs="Courier New"/>
          <w:sz w:val="18"/>
          <w:szCs w:val="18"/>
        </w:rPr>
      </w:pPr>
      <w:r>
        <w:rPr>
          <w:rFonts w:ascii="Courier New" w:hAnsi="Courier New" w:cs="Courier New"/>
          <w:sz w:val="18"/>
          <w:szCs w:val="18"/>
        </w:rPr>
        <w:t>termVerStatus = self.term.algTermStatusVersion()</w:t>
      </w:r>
    </w:p>
    <w:p w:rsidR="000A4C44" w:rsidRDefault="000A4C44" w:rsidP="000A4C44">
      <w:pPr>
        <w:ind w:left="1152"/>
        <w:rPr>
          <w:rFonts w:ascii="Courier New" w:hAnsi="Courier New" w:cs="Courier New"/>
          <w:sz w:val="18"/>
          <w:szCs w:val="18"/>
        </w:rPr>
      </w:pPr>
    </w:p>
    <w:p w:rsidR="000A4C44" w:rsidRDefault="000A4C44" w:rsidP="000A4C44">
      <w:pPr>
        <w:ind w:left="1152"/>
        <w:rPr>
          <w:rFonts w:ascii="Courier New" w:hAnsi="Courier New" w:cs="Courier New"/>
          <w:sz w:val="18"/>
          <w:szCs w:val="18"/>
        </w:rPr>
      </w:pPr>
      <w:r>
        <w:rPr>
          <w:rFonts w:ascii="Courier New" w:hAnsi="Courier New" w:cs="Courier New"/>
          <w:sz w:val="18"/>
          <w:szCs w:val="18"/>
        </w:rPr>
        <w:t>if termVerStatus [‘sedVersion’] == termMapverConf [‘sedVersion’] AND</w:t>
      </w:r>
    </w:p>
    <w:p w:rsidR="000A4C44" w:rsidRDefault="000A4C44" w:rsidP="000A4C44">
      <w:pPr>
        <w:ind w:left="1440"/>
        <w:rPr>
          <w:rFonts w:ascii="Courier New" w:hAnsi="Courier New" w:cs="Courier New"/>
          <w:sz w:val="18"/>
          <w:szCs w:val="18"/>
        </w:rPr>
      </w:pPr>
      <w:r>
        <w:rPr>
          <w:rFonts w:ascii="Courier New" w:hAnsi="Courier New" w:cs="Courier New"/>
          <w:sz w:val="18"/>
          <w:szCs w:val="18"/>
        </w:rPr>
        <w:t>termVerStatus [‘sscfVersion’] == termMapverConf [‘sscfVersion’]</w:t>
      </w:r>
      <w:r w:rsidRPr="003B5227">
        <w:rPr>
          <w:rFonts w:ascii="Courier New" w:hAnsi="Courier New" w:cs="Courier New"/>
          <w:sz w:val="18"/>
          <w:szCs w:val="18"/>
        </w:rPr>
        <w:t xml:space="preserve"> </w:t>
      </w:r>
      <w:r>
        <w:rPr>
          <w:rFonts w:ascii="Courier New" w:hAnsi="Courier New" w:cs="Courier New"/>
          <w:sz w:val="18"/>
          <w:szCs w:val="18"/>
        </w:rPr>
        <w:t>AND</w:t>
      </w:r>
    </w:p>
    <w:p w:rsidR="000A4C44" w:rsidRDefault="000A4C44" w:rsidP="000A4C44">
      <w:pPr>
        <w:ind w:left="1440"/>
        <w:rPr>
          <w:rFonts w:ascii="Courier New" w:hAnsi="Courier New" w:cs="Courier New"/>
          <w:sz w:val="18"/>
          <w:szCs w:val="18"/>
        </w:rPr>
      </w:pPr>
      <w:r>
        <w:rPr>
          <w:rFonts w:ascii="Courier New" w:hAnsi="Courier New" w:cs="Courier New"/>
          <w:sz w:val="18"/>
          <w:szCs w:val="18"/>
        </w:rPr>
        <w:t>termVerStatus [‘rlcVersion’] == termMapverConf [‘rlcVersion’]</w:t>
      </w:r>
      <w:r w:rsidRPr="003B5227">
        <w:rPr>
          <w:rFonts w:ascii="Courier New" w:hAnsi="Courier New" w:cs="Courier New"/>
          <w:sz w:val="18"/>
          <w:szCs w:val="18"/>
        </w:rPr>
        <w:t xml:space="preserve"> </w:t>
      </w:r>
      <w:r>
        <w:rPr>
          <w:rFonts w:ascii="Courier New" w:hAnsi="Courier New" w:cs="Courier New"/>
          <w:sz w:val="18"/>
          <w:szCs w:val="18"/>
        </w:rPr>
        <w:t>AND</w:t>
      </w:r>
    </w:p>
    <w:p w:rsidR="000A4C44" w:rsidRDefault="000A4C44" w:rsidP="000A4C44">
      <w:pPr>
        <w:ind w:left="1440"/>
        <w:rPr>
          <w:rFonts w:ascii="Courier New" w:hAnsi="Courier New" w:cs="Courier New"/>
          <w:sz w:val="18"/>
          <w:szCs w:val="18"/>
        </w:rPr>
      </w:pPr>
      <w:r>
        <w:rPr>
          <w:rFonts w:ascii="Courier New" w:hAnsi="Courier New" w:cs="Courier New"/>
          <w:sz w:val="18"/>
          <w:szCs w:val="18"/>
        </w:rPr>
        <w:t>termVerStatus [‘gdrmVersion’] == termMapverConf [‘gdrmVersion’]:</w:t>
      </w:r>
    </w:p>
    <w:p w:rsidR="000A4C44" w:rsidRDefault="000A4C44" w:rsidP="000A4C44">
      <w:pPr>
        <w:ind w:left="1440"/>
        <w:rPr>
          <w:rFonts w:ascii="Courier New" w:hAnsi="Courier New" w:cs="Courier New"/>
          <w:sz w:val="18"/>
          <w:szCs w:val="18"/>
        </w:rPr>
      </w:pPr>
    </w:p>
    <w:p w:rsidR="000A4C44" w:rsidRPr="003B5227" w:rsidRDefault="000A4C44" w:rsidP="000A4C44">
      <w:pPr>
        <w:pStyle w:val="BodyText"/>
        <w:ind w:left="1152"/>
        <w:rPr>
          <w:rFonts w:ascii="Courier New" w:hAnsi="Courier New" w:cs="Courier New"/>
          <w:sz w:val="18"/>
          <w:szCs w:val="18"/>
        </w:rPr>
      </w:pPr>
      <w:r w:rsidRPr="003B5227">
        <w:rPr>
          <w:rFonts w:ascii="Courier New" w:hAnsi="Courier New" w:cs="Courier New"/>
          <w:sz w:val="18"/>
          <w:szCs w:val="18"/>
        </w:rPr>
        <w:tab/>
      </w:r>
      <w:r>
        <w:rPr>
          <w:rFonts w:ascii="Courier New" w:hAnsi="Courier New" w:cs="Courier New"/>
          <w:sz w:val="18"/>
          <w:szCs w:val="18"/>
        </w:rPr>
        <w:t>result = PASSED</w:t>
      </w:r>
    </w:p>
    <w:p w:rsidR="000A4C44" w:rsidRPr="003B5227" w:rsidRDefault="000A4C44" w:rsidP="000A4C44">
      <w:pPr>
        <w:pStyle w:val="BodyText"/>
        <w:ind w:left="1152"/>
        <w:rPr>
          <w:rFonts w:ascii="Courier New" w:hAnsi="Courier New" w:cs="Courier New"/>
          <w:sz w:val="18"/>
          <w:szCs w:val="18"/>
        </w:rPr>
      </w:pPr>
      <w:r w:rsidRPr="003B5227">
        <w:rPr>
          <w:rFonts w:ascii="Courier New" w:hAnsi="Courier New" w:cs="Courier New"/>
          <w:sz w:val="18"/>
          <w:szCs w:val="18"/>
        </w:rPr>
        <w:t>else</w:t>
      </w:r>
    </w:p>
    <w:p w:rsidR="000A4C44" w:rsidRDefault="000A4C44" w:rsidP="000A4C44">
      <w:pPr>
        <w:pStyle w:val="BodyText"/>
        <w:ind w:left="1152"/>
        <w:rPr>
          <w:rFonts w:ascii="Courier New" w:hAnsi="Courier New" w:cs="Courier New"/>
          <w:sz w:val="18"/>
          <w:szCs w:val="18"/>
        </w:rPr>
      </w:pPr>
      <w:r>
        <w:rPr>
          <w:rFonts w:ascii="Courier New" w:hAnsi="Courier New" w:cs="Courier New"/>
          <w:sz w:val="18"/>
          <w:szCs w:val="18"/>
        </w:rPr>
        <w:tab/>
        <w:t>result = FAILED</w:t>
      </w:r>
    </w:p>
    <w:p w:rsidR="000A4C44" w:rsidRDefault="000A4C44" w:rsidP="000A4C44">
      <w:pPr>
        <w:pStyle w:val="BodyText"/>
        <w:ind w:left="720"/>
        <w:rPr>
          <w:rFonts w:ascii="Courier New" w:hAnsi="Courier New" w:cs="Courier New"/>
          <w:sz w:val="18"/>
          <w:szCs w:val="18"/>
        </w:rPr>
      </w:pP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 Take a screenshot of the versions and place into results</w:t>
      </w:r>
    </w:p>
    <w:p w:rsidR="000A4C44" w:rsidRDefault="000A4C44" w:rsidP="000A4C44">
      <w:pPr>
        <w:ind w:left="720"/>
        <w:rPr>
          <w:rFonts w:ascii="Courier New" w:hAnsi="Courier New" w:cs="Courier New"/>
          <w:sz w:val="18"/>
          <w:szCs w:val="18"/>
        </w:rPr>
      </w:pPr>
      <w:r>
        <w:rPr>
          <w:rFonts w:ascii="Courier New" w:hAnsi="Courier New" w:cs="Courier New"/>
          <w:sz w:val="18"/>
          <w:szCs w:val="18"/>
        </w:rPr>
        <w:t>self.term.saveScreenshot((self.mapDirConf[‘result</w:t>
      </w:r>
      <w:r w:rsidRPr="008815FB">
        <w:rPr>
          <w:rFonts w:ascii="Courier New" w:hAnsi="Courier New" w:cs="Courier New"/>
          <w:sz w:val="18"/>
          <w:szCs w:val="18"/>
        </w:rPr>
        <w:t>Dir’]</w:t>
      </w:r>
      <w:r>
        <w:rPr>
          <w:rFonts w:ascii="Courier New" w:hAnsi="Courier New" w:cs="Courier New"/>
          <w:sz w:val="18"/>
          <w:szCs w:val="18"/>
        </w:rPr>
        <w:t xml:space="preserve"> + “/mapbunTrickleTermVers.png”))</w:t>
      </w:r>
    </w:p>
    <w:p w:rsidR="000A4C44" w:rsidRDefault="000A4C44" w:rsidP="000A4C44">
      <w:pPr>
        <w:pStyle w:val="BodyText"/>
        <w:ind w:left="720"/>
        <w:rPr>
          <w:rFonts w:ascii="Courier New" w:hAnsi="Courier New" w:cs="Courier New"/>
          <w:sz w:val="18"/>
          <w:szCs w:val="18"/>
        </w:rPr>
      </w:pPr>
    </w:p>
    <w:p w:rsidR="000A4C44" w:rsidRDefault="000A4C44" w:rsidP="000A4C44">
      <w:pPr>
        <w:pStyle w:val="BodyText"/>
        <w:ind w:left="720"/>
        <w:rPr>
          <w:rFonts w:ascii="Courier New" w:hAnsi="Courier New" w:cs="Courier New"/>
          <w:sz w:val="18"/>
          <w:szCs w:val="18"/>
        </w:rPr>
      </w:pPr>
    </w:p>
    <w:p w:rsidR="000A4C44" w:rsidRPr="00D96D66" w:rsidRDefault="000A4C44" w:rsidP="000A4C44">
      <w:pPr>
        <w:pStyle w:val="BodyText"/>
        <w:ind w:left="720"/>
        <w:rPr>
          <w:rFonts w:ascii="Courier New" w:hAnsi="Courier New" w:cs="Courier New"/>
          <w:sz w:val="18"/>
          <w:szCs w:val="18"/>
        </w:rPr>
      </w:pPr>
      <w:r>
        <w:rPr>
          <w:rFonts w:ascii="Courier New" w:hAnsi="Courier New" w:cs="Courier New"/>
          <w:sz w:val="18"/>
          <w:szCs w:val="18"/>
        </w:rPr>
        <w:t>self.nms.</w:t>
      </w:r>
      <w:r w:rsidRPr="00D96D66">
        <w:rPr>
          <w:rFonts w:ascii="Courier New" w:hAnsi="Courier New" w:cs="Courier New"/>
          <w:sz w:val="18"/>
          <w:szCs w:val="18"/>
        </w:rPr>
        <w:t>algNmsLogout()</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self.term.algTerm</w:t>
      </w:r>
      <w:r w:rsidRPr="00D96D66">
        <w:rPr>
          <w:rFonts w:ascii="Courier New" w:hAnsi="Courier New" w:cs="Courier New"/>
          <w:sz w:val="18"/>
          <w:szCs w:val="18"/>
        </w:rPr>
        <w:t>Logout()</w:t>
      </w:r>
    </w:p>
    <w:p w:rsidR="000A4C44" w:rsidRDefault="000A4C44" w:rsidP="000A4C44">
      <w:pPr>
        <w:pStyle w:val="BodyText"/>
        <w:ind w:left="720"/>
        <w:rPr>
          <w:rFonts w:ascii="Courier New" w:hAnsi="Courier New" w:cs="Courier New"/>
          <w:sz w:val="18"/>
          <w:szCs w:val="18"/>
        </w:rPr>
      </w:pP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 xml:space="preserve">### Post results for the group/test </w:t>
      </w: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 xml:space="preserve">### </w:t>
      </w:r>
      <w:r w:rsidRPr="00AF5C7D">
        <w:rPr>
          <w:rFonts w:ascii="Courier New" w:hAnsi="Courier New" w:cs="Courier New"/>
          <w:sz w:val="18"/>
          <w:szCs w:val="18"/>
          <w:highlight w:val="yellow"/>
        </w:rPr>
        <w:t>[TBR]</w:t>
      </w:r>
      <w:r>
        <w:rPr>
          <w:rFonts w:ascii="Courier New" w:hAnsi="Courier New" w:cs="Courier New"/>
          <w:sz w:val="18"/>
          <w:szCs w:val="18"/>
        </w:rPr>
        <w:t xml:space="preserve"> </w:t>
      </w:r>
    </w:p>
    <w:p w:rsidR="000A4C44" w:rsidRDefault="000A4C44" w:rsidP="000A4C44">
      <w:pPr>
        <w:pStyle w:val="BodyText"/>
        <w:ind w:left="720"/>
        <w:rPr>
          <w:rFonts w:ascii="Courier New" w:hAnsi="Courier New" w:cs="Courier New"/>
          <w:sz w:val="18"/>
          <w:szCs w:val="18"/>
        </w:rPr>
      </w:pPr>
    </w:p>
    <w:p w:rsidR="000A4C44" w:rsidRDefault="000A4C44" w:rsidP="000A4C44">
      <w:pPr>
        <w:pStyle w:val="BodyText"/>
        <w:ind w:left="720"/>
        <w:rPr>
          <w:rFonts w:ascii="Courier New" w:hAnsi="Courier New" w:cs="Courier New"/>
          <w:sz w:val="18"/>
          <w:szCs w:val="18"/>
        </w:rPr>
      </w:pPr>
      <w:r>
        <w:rPr>
          <w:rFonts w:ascii="Courier New" w:hAnsi="Courier New" w:cs="Courier New"/>
          <w:sz w:val="18"/>
          <w:szCs w:val="18"/>
        </w:rPr>
        <w:t>### return status</w:t>
      </w:r>
    </w:p>
    <w:p w:rsidR="000A4C44" w:rsidRPr="00D96D66" w:rsidRDefault="000A4C44" w:rsidP="000A4C44">
      <w:pPr>
        <w:pStyle w:val="BodyText"/>
        <w:ind w:left="720"/>
        <w:rPr>
          <w:rFonts w:ascii="Courier New" w:hAnsi="Courier New" w:cs="Courier New"/>
          <w:sz w:val="18"/>
          <w:szCs w:val="18"/>
        </w:rPr>
      </w:pPr>
      <w:r>
        <w:rPr>
          <w:rFonts w:ascii="Courier New" w:hAnsi="Courier New" w:cs="Courier New"/>
          <w:sz w:val="18"/>
          <w:szCs w:val="18"/>
        </w:rPr>
        <w:t>return(result, state)</w:t>
      </w:r>
    </w:p>
    <w:p w:rsidR="000A4C44" w:rsidRPr="003B5227" w:rsidRDefault="000A4C44" w:rsidP="000A4C44">
      <w:pPr>
        <w:pStyle w:val="BodyText"/>
        <w:ind w:left="288"/>
        <w:rPr>
          <w:rFonts w:ascii="Courier New" w:hAnsi="Courier New" w:cs="Courier New"/>
          <w:sz w:val="18"/>
          <w:szCs w:val="18"/>
        </w:rPr>
      </w:pPr>
    </w:p>
    <w:p w:rsidR="000A4C44" w:rsidRDefault="000A4C44" w:rsidP="000A4C44">
      <w:pPr>
        <w:pStyle w:val="Heading4"/>
      </w:pPr>
      <w:r>
        <w:lastRenderedPageBreak/>
        <w:t>mapbunUpload</w:t>
      </w:r>
    </w:p>
    <w:p w:rsidR="000A4C44" w:rsidRDefault="000A4C44" w:rsidP="000A4C44">
      <w:pPr>
        <w:pStyle w:val="BodyText"/>
      </w:pPr>
      <w:r>
        <w:t>The mapbunUpload member function completely executes the Terminal Upload test by:</w:t>
      </w:r>
    </w:p>
    <w:p w:rsidR="000A4C44" w:rsidRDefault="000A4C44" w:rsidP="000A4C44">
      <w:pPr>
        <w:pStyle w:val="BodyText"/>
        <w:numPr>
          <w:ilvl w:val="0"/>
          <w:numId w:val="23"/>
        </w:numPr>
      </w:pPr>
      <w:r>
        <w:t>Uploading the maps (.csv, .txt)  associated with the class through the Terminal GUI connected to local LAN port</w:t>
      </w:r>
    </w:p>
    <w:p w:rsidR="000A4C44" w:rsidRDefault="000A4C44" w:rsidP="000A4C44">
      <w:pPr>
        <w:pStyle w:val="BodyText"/>
        <w:numPr>
          <w:ilvl w:val="1"/>
          <w:numId w:val="23"/>
        </w:numPr>
      </w:pPr>
      <w:r>
        <w:t>Configuration Tab-&gt; Satellite (Left Pane)-&gt;SED [SSCF | RLC | GDRM] file-&gt;Choose File</w:t>
      </w:r>
    </w:p>
    <w:p w:rsidR="000A4C44" w:rsidRDefault="000A4C44" w:rsidP="000A4C44">
      <w:pPr>
        <w:pStyle w:val="BodyText"/>
        <w:numPr>
          <w:ilvl w:val="1"/>
          <w:numId w:val="23"/>
        </w:numPr>
      </w:pPr>
      <w:r>
        <w:t>Choose Upload button</w:t>
      </w:r>
    </w:p>
    <w:p w:rsidR="000A4C44" w:rsidRDefault="000A4C44" w:rsidP="000A4C44">
      <w:pPr>
        <w:pStyle w:val="BodyText"/>
        <w:numPr>
          <w:ilvl w:val="0"/>
          <w:numId w:val="23"/>
        </w:numPr>
      </w:pPr>
      <w:r>
        <w:t>Verifying upload with “Read File” name versions</w:t>
      </w:r>
    </w:p>
    <w:p w:rsidR="000A4C44" w:rsidRDefault="000A4C44" w:rsidP="000A4C44">
      <w:pPr>
        <w:pStyle w:val="BodyText"/>
      </w:pPr>
    </w:p>
    <w:p w:rsidR="000A4C44" w:rsidRDefault="000A4C44" w:rsidP="003360B5">
      <w:pPr>
        <w:pStyle w:val="Heading5"/>
      </w:pPr>
      <w:r>
        <w:t>Pseudo Code</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mapbunUpload()</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&lt;add description here&gt;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result = FAILED</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state = START</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Login to the Terminal</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self.term.algTermLogin()</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Upload the map files to the terminal</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result = mapbunTermFilesGet()</w:t>
      </w:r>
    </w:p>
    <w:p w:rsidR="000A4C44" w:rsidRDefault="000A4C44" w:rsidP="000A4C44">
      <w:pPr>
        <w:ind w:left="576"/>
        <w:rPr>
          <w:rFonts w:ascii="Courier New" w:hAnsi="Courier New" w:cs="Courier New"/>
          <w:sz w:val="18"/>
          <w:szCs w:val="18"/>
        </w:rPr>
      </w:pPr>
      <w:r>
        <w:rPr>
          <w:rFonts w:ascii="Courier New" w:hAnsi="Courier New" w:cs="Courier New"/>
          <w:sz w:val="18"/>
          <w:szCs w:val="18"/>
        </w:rPr>
        <w:t>algTermMapUpload(result[‘sedfile’], result[‘sscffile’], result[‘rlcfile’], result[‘gdrmfile’])</w:t>
      </w:r>
    </w:p>
    <w:p w:rsidR="000A4C44" w:rsidRDefault="000A4C44" w:rsidP="000A4C44">
      <w:pPr>
        <w:pStyle w:val="BodyText"/>
        <w:ind w:left="720"/>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xml:space="preserve">### Verify the new map bundle versions displayed </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if state == LOCKED:</w:t>
      </w: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termVerConf = self.term.algTermConfVersion()</w:t>
      </w:r>
    </w:p>
    <w:p w:rsidR="000A4C44" w:rsidRDefault="000A4C44" w:rsidP="000A4C44">
      <w:pPr>
        <w:ind w:left="864"/>
        <w:rPr>
          <w:rFonts w:ascii="Courier New" w:hAnsi="Courier New" w:cs="Courier New"/>
          <w:sz w:val="18"/>
          <w:szCs w:val="18"/>
        </w:rPr>
      </w:pPr>
    </w:p>
    <w:p w:rsidR="000A4C44" w:rsidRDefault="000A4C44" w:rsidP="000A4C44">
      <w:pPr>
        <w:ind w:left="864"/>
        <w:rPr>
          <w:rFonts w:ascii="Courier New" w:hAnsi="Courier New" w:cs="Courier New"/>
          <w:sz w:val="18"/>
          <w:szCs w:val="18"/>
        </w:rPr>
      </w:pPr>
      <w:r>
        <w:rPr>
          <w:rFonts w:ascii="Courier New" w:hAnsi="Courier New" w:cs="Courier New"/>
          <w:sz w:val="18"/>
          <w:szCs w:val="18"/>
        </w:rPr>
        <w:t>if termVerConf [‘sedVersion’] == self.termMapverConf [‘sedVersion’] AND</w:t>
      </w:r>
    </w:p>
    <w:p w:rsidR="000A4C44" w:rsidRDefault="000A4C44" w:rsidP="000A4C44">
      <w:pPr>
        <w:ind w:left="1152"/>
        <w:rPr>
          <w:rFonts w:ascii="Courier New" w:hAnsi="Courier New" w:cs="Courier New"/>
          <w:sz w:val="18"/>
          <w:szCs w:val="18"/>
        </w:rPr>
      </w:pPr>
      <w:r>
        <w:rPr>
          <w:rFonts w:ascii="Courier New" w:hAnsi="Courier New" w:cs="Courier New"/>
          <w:sz w:val="18"/>
          <w:szCs w:val="18"/>
        </w:rPr>
        <w:t>termVerConf [‘sscfVersion’] == self.termMapverConf [‘sscfVersion’]</w:t>
      </w:r>
      <w:r w:rsidRPr="003B5227">
        <w:rPr>
          <w:rFonts w:ascii="Courier New" w:hAnsi="Courier New" w:cs="Courier New"/>
          <w:sz w:val="18"/>
          <w:szCs w:val="18"/>
        </w:rPr>
        <w:t xml:space="preserve"> </w:t>
      </w:r>
      <w:r>
        <w:rPr>
          <w:rFonts w:ascii="Courier New" w:hAnsi="Courier New" w:cs="Courier New"/>
          <w:sz w:val="18"/>
          <w:szCs w:val="18"/>
        </w:rPr>
        <w:t>AND</w:t>
      </w:r>
    </w:p>
    <w:p w:rsidR="000A4C44" w:rsidRDefault="000A4C44" w:rsidP="000A4C44">
      <w:pPr>
        <w:ind w:left="1152"/>
        <w:rPr>
          <w:rFonts w:ascii="Courier New" w:hAnsi="Courier New" w:cs="Courier New"/>
          <w:sz w:val="18"/>
          <w:szCs w:val="18"/>
        </w:rPr>
      </w:pPr>
      <w:r>
        <w:rPr>
          <w:rFonts w:ascii="Courier New" w:hAnsi="Courier New" w:cs="Courier New"/>
          <w:sz w:val="18"/>
          <w:szCs w:val="18"/>
        </w:rPr>
        <w:t>termVerConf [‘rlcVersion’] == self.termMapverConf [‘rlcVersion’]</w:t>
      </w:r>
      <w:r w:rsidRPr="003B5227">
        <w:rPr>
          <w:rFonts w:ascii="Courier New" w:hAnsi="Courier New" w:cs="Courier New"/>
          <w:sz w:val="18"/>
          <w:szCs w:val="18"/>
        </w:rPr>
        <w:t xml:space="preserve"> </w:t>
      </w:r>
      <w:r>
        <w:rPr>
          <w:rFonts w:ascii="Courier New" w:hAnsi="Courier New" w:cs="Courier New"/>
          <w:sz w:val="18"/>
          <w:szCs w:val="18"/>
        </w:rPr>
        <w:t>AND</w:t>
      </w:r>
    </w:p>
    <w:p w:rsidR="000A4C44" w:rsidRDefault="000A4C44" w:rsidP="000A4C44">
      <w:pPr>
        <w:ind w:left="1152"/>
        <w:rPr>
          <w:rFonts w:ascii="Courier New" w:hAnsi="Courier New" w:cs="Courier New"/>
          <w:sz w:val="18"/>
          <w:szCs w:val="18"/>
        </w:rPr>
      </w:pPr>
      <w:r>
        <w:rPr>
          <w:rFonts w:ascii="Courier New" w:hAnsi="Courier New" w:cs="Courier New"/>
          <w:sz w:val="18"/>
          <w:szCs w:val="18"/>
        </w:rPr>
        <w:t>termVerConf [‘gdrmVersion’] == self.termMapverConf [‘gdrmVersion’]:</w:t>
      </w:r>
    </w:p>
    <w:p w:rsidR="000A4C44" w:rsidRPr="003B5227" w:rsidRDefault="000A4C44" w:rsidP="000A4C44">
      <w:pPr>
        <w:pStyle w:val="BodyText"/>
        <w:ind w:left="1152"/>
        <w:rPr>
          <w:rFonts w:ascii="Courier New" w:hAnsi="Courier New" w:cs="Courier New"/>
          <w:sz w:val="18"/>
          <w:szCs w:val="18"/>
        </w:rPr>
      </w:pPr>
      <w:r>
        <w:rPr>
          <w:rFonts w:ascii="Courier New" w:hAnsi="Courier New" w:cs="Courier New"/>
          <w:sz w:val="18"/>
          <w:szCs w:val="18"/>
        </w:rPr>
        <w:t>result = PASSED</w:t>
      </w:r>
    </w:p>
    <w:p w:rsidR="000A4C44" w:rsidRPr="003B5227" w:rsidRDefault="000A4C44" w:rsidP="000A4C44">
      <w:pPr>
        <w:pStyle w:val="BodyText"/>
        <w:ind w:left="864"/>
        <w:rPr>
          <w:rFonts w:ascii="Courier New" w:hAnsi="Courier New" w:cs="Courier New"/>
          <w:sz w:val="18"/>
          <w:szCs w:val="18"/>
        </w:rPr>
      </w:pPr>
      <w:r w:rsidRPr="003B5227">
        <w:rPr>
          <w:rFonts w:ascii="Courier New" w:hAnsi="Courier New" w:cs="Courier New"/>
          <w:sz w:val="18"/>
          <w:szCs w:val="18"/>
        </w:rPr>
        <w:t>else</w:t>
      </w:r>
    </w:p>
    <w:p w:rsidR="000A4C44" w:rsidRDefault="000A4C44" w:rsidP="000A4C44">
      <w:pPr>
        <w:pStyle w:val="BodyText"/>
        <w:ind w:left="1152"/>
        <w:rPr>
          <w:rFonts w:ascii="Courier New" w:hAnsi="Courier New" w:cs="Courier New"/>
          <w:sz w:val="18"/>
          <w:szCs w:val="18"/>
        </w:rPr>
      </w:pPr>
      <w:r>
        <w:rPr>
          <w:rFonts w:ascii="Courier New" w:hAnsi="Courier New" w:cs="Courier New"/>
          <w:sz w:val="18"/>
          <w:szCs w:val="18"/>
        </w:rPr>
        <w:t>result = FAILED</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Take a screenshot of the versions and place into results</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term.saveScreenshot((self.mapDirConf[‘result</w:t>
      </w:r>
      <w:r w:rsidRPr="008815FB">
        <w:rPr>
          <w:rFonts w:ascii="Courier New" w:hAnsi="Courier New" w:cs="Courier New"/>
          <w:sz w:val="18"/>
          <w:szCs w:val="18"/>
        </w:rPr>
        <w:t>Dir’]</w:t>
      </w:r>
      <w:r>
        <w:rPr>
          <w:rFonts w:ascii="Courier New" w:hAnsi="Courier New" w:cs="Courier New"/>
          <w:sz w:val="18"/>
          <w:szCs w:val="18"/>
        </w:rPr>
        <w:t xml:space="preserve"> + “/mapbunUploadVers.png”))</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Logout of the terminal</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term.algTerm</w:t>
      </w:r>
      <w:r w:rsidRPr="00D96D66">
        <w:rPr>
          <w:rFonts w:ascii="Courier New" w:hAnsi="Courier New" w:cs="Courier New"/>
          <w:sz w:val="18"/>
          <w:szCs w:val="18"/>
        </w:rPr>
        <w:t>Logout()</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xml:space="preserve">### Post results for the group/test </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xml:space="preserve">### </w:t>
      </w:r>
      <w:r w:rsidRPr="00AF5C7D">
        <w:rPr>
          <w:rFonts w:ascii="Courier New" w:hAnsi="Courier New" w:cs="Courier New"/>
          <w:sz w:val="18"/>
          <w:szCs w:val="18"/>
          <w:highlight w:val="yellow"/>
        </w:rPr>
        <w:t>[TBR]</w:t>
      </w:r>
      <w:r>
        <w:rPr>
          <w:rFonts w:ascii="Courier New" w:hAnsi="Courier New" w:cs="Courier New"/>
          <w:sz w:val="18"/>
          <w:szCs w:val="18"/>
        </w:rPr>
        <w:t xml:space="preserve"> </w:t>
      </w:r>
    </w:p>
    <w:p w:rsidR="000A4C44" w:rsidRDefault="000A4C44" w:rsidP="000A4C44">
      <w:pPr>
        <w:pStyle w:val="BodyText"/>
        <w:ind w:left="720"/>
        <w:rPr>
          <w:rFonts w:ascii="Courier New" w:hAnsi="Courier New" w:cs="Courier New"/>
          <w:sz w:val="18"/>
          <w:szCs w:val="18"/>
        </w:rPr>
      </w:pPr>
    </w:p>
    <w:p w:rsidR="000A4C44" w:rsidRDefault="000A4C44" w:rsidP="000A4C44">
      <w:pPr>
        <w:pStyle w:val="Heading4"/>
      </w:pPr>
      <w:r>
        <w:t>mapbunFLLock</w:t>
      </w:r>
    </w:p>
    <w:p w:rsidR="000A4C44" w:rsidRDefault="000A4C44" w:rsidP="000A4C44">
      <w:pPr>
        <w:pStyle w:val="BodyText"/>
      </w:pPr>
      <w:r>
        <w:t>The mapbunFLLock member function completely executes the Forward Link Lock test by:</w:t>
      </w:r>
    </w:p>
    <w:p w:rsidR="000A4C44" w:rsidRDefault="000A4C44" w:rsidP="000A4C44">
      <w:pPr>
        <w:pStyle w:val="BodyText"/>
        <w:numPr>
          <w:ilvl w:val="0"/>
          <w:numId w:val="27"/>
        </w:numPr>
      </w:pPr>
      <w:r>
        <w:t>Reconfiguring the EMS to use the new Forward Link frequency and chip rate</w:t>
      </w:r>
    </w:p>
    <w:p w:rsidR="000A4C44" w:rsidRDefault="000A4C44" w:rsidP="000A4C44">
      <w:pPr>
        <w:pStyle w:val="BodyText"/>
        <w:numPr>
          <w:ilvl w:val="0"/>
          <w:numId w:val="27"/>
        </w:numPr>
      </w:pPr>
      <w:r>
        <w:lastRenderedPageBreak/>
        <w:t>Reconfiguring the Terminal to a Latitude/Longitude within the new beam</w:t>
      </w:r>
    </w:p>
    <w:p w:rsidR="000A4C44" w:rsidRDefault="000A4C44" w:rsidP="000A4C44">
      <w:pPr>
        <w:pStyle w:val="BodyText"/>
        <w:numPr>
          <w:ilvl w:val="0"/>
          <w:numId w:val="27"/>
        </w:numPr>
      </w:pPr>
      <w:r>
        <w:t>Reconfiguring the Terminal to the antenna specified in sed.csv</w:t>
      </w:r>
    </w:p>
    <w:p w:rsidR="000A4C44" w:rsidRDefault="000A4C44" w:rsidP="000A4C44">
      <w:pPr>
        <w:pStyle w:val="BodyText"/>
        <w:numPr>
          <w:ilvl w:val="0"/>
          <w:numId w:val="27"/>
        </w:numPr>
      </w:pPr>
      <w:r>
        <w:t>Rebooting the terminal</w:t>
      </w:r>
    </w:p>
    <w:p w:rsidR="000A4C44" w:rsidRDefault="000A4C44" w:rsidP="000A4C44">
      <w:pPr>
        <w:pStyle w:val="BodyText"/>
        <w:numPr>
          <w:ilvl w:val="0"/>
          <w:numId w:val="27"/>
        </w:numPr>
      </w:pPr>
      <w:r>
        <w:t>Verifying the Terminal locks to the FL for the correct beam</w:t>
      </w:r>
    </w:p>
    <w:p w:rsidR="000A4C44" w:rsidRDefault="000A4C44" w:rsidP="000A4C44">
      <w:pPr>
        <w:pStyle w:val="BodyText"/>
        <w:numPr>
          <w:ilvl w:val="0"/>
          <w:numId w:val="27"/>
        </w:numPr>
      </w:pPr>
      <w:r>
        <w:t>(BR-Cband Spectral inversion check FWL test procedure)</w:t>
      </w:r>
    </w:p>
    <w:p w:rsidR="000A4C44" w:rsidRDefault="000A4C44" w:rsidP="000A4C44">
      <w:pPr>
        <w:pStyle w:val="BodyText"/>
      </w:pPr>
      <w:r>
        <w:t xml:space="preserve">Note, use </w:t>
      </w:r>
      <w:r w:rsidRPr="00902AE0">
        <w:t>//Arclight/ArcLight/AcceptanceTest/Automation/Scripts/Maps/SED_SSCF_bundtest.py</w:t>
      </w:r>
      <w:r>
        <w:t xml:space="preserve"> as a working example for using the TermCmd object.</w:t>
      </w:r>
    </w:p>
    <w:p w:rsidR="000A4C44" w:rsidRDefault="000A4C44" w:rsidP="000A4C44">
      <w:pPr>
        <w:pStyle w:val="BodyText"/>
      </w:pPr>
    </w:p>
    <w:p w:rsidR="000A4C44" w:rsidRDefault="000A4C44" w:rsidP="000A4C44">
      <w:pPr>
        <w:pStyle w:val="Heading5"/>
      </w:pPr>
      <w:r>
        <w:t>Pseudo Code</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mapbunFLLock()</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&lt;add description here&gt;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def mapbunFLLock (self, testId):</w:t>
      </w:r>
    </w:p>
    <w:p w:rsidR="000A4C44" w:rsidRDefault="000A4C44" w:rsidP="000A4C44">
      <w:pPr>
        <w:pStyle w:val="BodyText"/>
        <w:ind w:left="288"/>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result = FAILED</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state = START</w:t>
      </w:r>
    </w:p>
    <w:p w:rsidR="000A4C44" w:rsidRDefault="000A4C44" w:rsidP="000A4C44">
      <w:pPr>
        <w:pStyle w:val="BodyText"/>
        <w:ind w:left="576"/>
        <w:rPr>
          <w:rFonts w:ascii="Courier New" w:hAnsi="Courier New" w:cs="Courier New"/>
          <w:sz w:val="18"/>
          <w:szCs w:val="18"/>
        </w:rPr>
      </w:pPr>
    </w:p>
    <w:p w:rsidR="000A4C44" w:rsidRPr="00D96D66" w:rsidRDefault="000A4C44" w:rsidP="000A4C44">
      <w:pPr>
        <w:pStyle w:val="BodyText"/>
        <w:ind w:left="576"/>
        <w:rPr>
          <w:rFonts w:ascii="Courier New" w:hAnsi="Courier New" w:cs="Courier New"/>
          <w:sz w:val="18"/>
          <w:szCs w:val="18"/>
        </w:rPr>
      </w:pPr>
      <w:r>
        <w:rPr>
          <w:rFonts w:ascii="Courier New" w:hAnsi="Courier New" w:cs="Courier New"/>
          <w:sz w:val="18"/>
          <w:szCs w:val="18"/>
        </w:rPr>
        <w:t>self.ems.algE</w:t>
      </w:r>
      <w:r w:rsidRPr="00D96D66">
        <w:rPr>
          <w:rFonts w:ascii="Courier New" w:hAnsi="Courier New" w:cs="Courier New"/>
          <w:sz w:val="18"/>
          <w:szCs w:val="18"/>
        </w:rPr>
        <w:t>msLogin()</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self.ems.algEmsAcsmFlUpdate(self.mapConf[‘profile’], hub, self.emsTxFreq, self.termRxFreq, self.chipRate)</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state = FLTX</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Set the terminal lat/long and reboot to force the FL search</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TBR - setup the console/terminal class</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termCmd.login</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termCmd.setLatLong(self.latitude, self.longitude)</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termCmd.setAntenna(self.antennaType)</w:t>
      </w:r>
    </w:p>
    <w:p w:rsidR="000A4C44" w:rsidRPr="00D96D66" w:rsidRDefault="000A4C44" w:rsidP="000A4C44">
      <w:pPr>
        <w:pStyle w:val="BodyText"/>
        <w:ind w:left="576"/>
        <w:rPr>
          <w:rFonts w:ascii="Courier New" w:hAnsi="Courier New" w:cs="Courier New"/>
          <w:sz w:val="18"/>
          <w:szCs w:val="18"/>
        </w:rPr>
      </w:pPr>
      <w:r>
        <w:rPr>
          <w:rFonts w:ascii="Courier New" w:hAnsi="Courier New" w:cs="Courier New"/>
          <w:sz w:val="18"/>
          <w:szCs w:val="18"/>
        </w:rPr>
        <w:t>termCmd.reboot()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state = REBOOT</w:t>
      </w:r>
    </w:p>
    <w:p w:rsidR="000A4C44" w:rsidRPr="00D96D66"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Wait for the terminal to reset and re-acquire</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xml:space="preserve">### </w:t>
      </w:r>
      <w:r w:rsidRPr="00AF5C7D">
        <w:rPr>
          <w:rFonts w:ascii="Courier New" w:hAnsi="Courier New" w:cs="Courier New"/>
          <w:sz w:val="18"/>
          <w:szCs w:val="18"/>
          <w:highlight w:val="yellow"/>
        </w:rPr>
        <w:t>[TBR - monitor the terminal with tail –f /test/syslogmsg]</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if state == REBOOT:</w:t>
      </w: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self.term.algTerm</w:t>
      </w:r>
      <w:r w:rsidRPr="00D96D66">
        <w:rPr>
          <w:rFonts w:ascii="Courier New" w:hAnsi="Courier New" w:cs="Courier New"/>
          <w:sz w:val="18"/>
          <w:szCs w:val="18"/>
        </w:rPr>
        <w:t>Login()</w:t>
      </w: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while !timeout:</w:t>
      </w:r>
    </w:p>
    <w:p w:rsidR="000A4C44" w:rsidRDefault="000A4C44" w:rsidP="000A4C44">
      <w:pPr>
        <w:pStyle w:val="BodyText"/>
        <w:ind w:left="864" w:firstLine="432"/>
      </w:pPr>
      <w:r>
        <w:rPr>
          <w:rFonts w:ascii="Courier New" w:hAnsi="Courier New" w:cs="Courier New"/>
          <w:sz w:val="18"/>
          <w:szCs w:val="18"/>
        </w:rPr>
        <w:t>termFLStatus = self.term.algTermStatusFLLock()</w:t>
      </w:r>
    </w:p>
    <w:p w:rsidR="000A4C44" w:rsidRDefault="000A4C44" w:rsidP="000A4C44">
      <w:pPr>
        <w:ind w:left="864" w:firstLine="432"/>
        <w:rPr>
          <w:rFonts w:ascii="Courier New" w:hAnsi="Courier New" w:cs="Courier New"/>
          <w:sz w:val="18"/>
          <w:szCs w:val="18"/>
        </w:rPr>
      </w:pPr>
      <w:r>
        <w:rPr>
          <w:rFonts w:ascii="Courier New" w:hAnsi="Courier New" w:cs="Courier New"/>
          <w:sz w:val="18"/>
          <w:szCs w:val="18"/>
        </w:rPr>
        <w:t>if termFLStatus[‘flState’] == ‘Locked’:</w:t>
      </w:r>
    </w:p>
    <w:p w:rsidR="000A4C44" w:rsidRDefault="000A4C44" w:rsidP="000A4C44">
      <w:pPr>
        <w:ind w:left="1152" w:firstLine="432"/>
        <w:rPr>
          <w:rFonts w:ascii="Courier New" w:hAnsi="Courier New" w:cs="Courier New"/>
          <w:sz w:val="18"/>
          <w:szCs w:val="18"/>
        </w:rPr>
      </w:pPr>
      <w:r>
        <w:rPr>
          <w:rFonts w:ascii="Courier New" w:hAnsi="Courier New" w:cs="Courier New"/>
          <w:sz w:val="18"/>
          <w:szCs w:val="18"/>
        </w:rPr>
        <w:t>state = LOCKED</w:t>
      </w:r>
    </w:p>
    <w:p w:rsidR="000A4C44" w:rsidRDefault="000A4C44" w:rsidP="000A4C44">
      <w:pPr>
        <w:ind w:left="1152" w:firstLine="432"/>
        <w:rPr>
          <w:rFonts w:ascii="Courier New" w:hAnsi="Courier New" w:cs="Courier New"/>
          <w:sz w:val="18"/>
          <w:szCs w:val="18"/>
        </w:rPr>
      </w:pPr>
      <w:r>
        <w:rPr>
          <w:rFonts w:ascii="Courier New" w:hAnsi="Courier New" w:cs="Courier New"/>
          <w:sz w:val="18"/>
          <w:szCs w:val="18"/>
        </w:rPr>
        <w:t>break</w:t>
      </w:r>
    </w:p>
    <w:p w:rsidR="000A4C44" w:rsidRDefault="000A4C44" w:rsidP="000A4C44">
      <w:pPr>
        <w:pStyle w:val="BodyText"/>
        <w:ind w:left="432"/>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Verify the correct satellite/beam is locked</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if state == LOCKED:</w:t>
      </w:r>
    </w:p>
    <w:p w:rsidR="000A4C44" w:rsidRDefault="000A4C44" w:rsidP="000A4C44">
      <w:pPr>
        <w:ind w:left="1152"/>
        <w:rPr>
          <w:rFonts w:ascii="Courier New" w:hAnsi="Courier New" w:cs="Courier New"/>
          <w:sz w:val="18"/>
          <w:szCs w:val="18"/>
        </w:rPr>
      </w:pPr>
    </w:p>
    <w:p w:rsidR="000A4C44" w:rsidRDefault="000A4C44" w:rsidP="000A4C44">
      <w:pPr>
        <w:ind w:left="864"/>
        <w:rPr>
          <w:rFonts w:ascii="Courier New" w:hAnsi="Courier New" w:cs="Courier New"/>
          <w:sz w:val="18"/>
          <w:szCs w:val="18"/>
        </w:rPr>
      </w:pPr>
      <w:r>
        <w:rPr>
          <w:rFonts w:ascii="Courier New" w:hAnsi="Courier New" w:cs="Courier New"/>
          <w:sz w:val="18"/>
          <w:szCs w:val="18"/>
        </w:rPr>
        <w:t>if termFlStatus [‘lbandFreq’] == self.termLban</w:t>
      </w:r>
      <w:r w:rsidR="00CC28D1">
        <w:rPr>
          <w:rFonts w:ascii="Courier New" w:hAnsi="Courier New" w:cs="Courier New"/>
          <w:sz w:val="18"/>
          <w:szCs w:val="18"/>
        </w:rPr>
        <w:t>d</w:t>
      </w:r>
      <w:r>
        <w:rPr>
          <w:rFonts w:ascii="Courier New" w:hAnsi="Courier New" w:cs="Courier New"/>
          <w:sz w:val="18"/>
          <w:szCs w:val="18"/>
        </w:rPr>
        <w:t>Freq:</w:t>
      </w:r>
    </w:p>
    <w:p w:rsidR="000A4C44" w:rsidRPr="003B5227" w:rsidRDefault="000A4C44" w:rsidP="000A4C44">
      <w:pPr>
        <w:pStyle w:val="BodyText"/>
        <w:ind w:left="1152"/>
        <w:rPr>
          <w:rFonts w:ascii="Courier New" w:hAnsi="Courier New" w:cs="Courier New"/>
          <w:sz w:val="18"/>
          <w:szCs w:val="18"/>
        </w:rPr>
      </w:pPr>
      <w:r>
        <w:rPr>
          <w:rFonts w:ascii="Courier New" w:hAnsi="Courier New" w:cs="Courier New"/>
          <w:sz w:val="18"/>
          <w:szCs w:val="18"/>
        </w:rPr>
        <w:t>result = PASSED</w:t>
      </w:r>
    </w:p>
    <w:p w:rsidR="000A4C44" w:rsidRPr="003B5227" w:rsidRDefault="000A4C44" w:rsidP="000A4C44">
      <w:pPr>
        <w:pStyle w:val="BodyText"/>
        <w:ind w:left="864"/>
        <w:rPr>
          <w:rFonts w:ascii="Courier New" w:hAnsi="Courier New" w:cs="Courier New"/>
          <w:sz w:val="18"/>
          <w:szCs w:val="18"/>
        </w:rPr>
      </w:pPr>
      <w:r w:rsidRPr="003B5227">
        <w:rPr>
          <w:rFonts w:ascii="Courier New" w:hAnsi="Courier New" w:cs="Courier New"/>
          <w:sz w:val="18"/>
          <w:szCs w:val="18"/>
        </w:rPr>
        <w:t>else</w:t>
      </w:r>
    </w:p>
    <w:p w:rsidR="000A4C44" w:rsidRDefault="000A4C44" w:rsidP="000A4C44">
      <w:pPr>
        <w:pStyle w:val="BodyText"/>
        <w:ind w:left="1152"/>
        <w:rPr>
          <w:rFonts w:ascii="Courier New" w:hAnsi="Courier New" w:cs="Courier New"/>
          <w:sz w:val="18"/>
          <w:szCs w:val="18"/>
        </w:rPr>
      </w:pPr>
      <w:r>
        <w:rPr>
          <w:rFonts w:ascii="Courier New" w:hAnsi="Courier New" w:cs="Courier New"/>
          <w:sz w:val="18"/>
          <w:szCs w:val="18"/>
        </w:rPr>
        <w:t>result = FAILED</w:t>
      </w:r>
    </w:p>
    <w:p w:rsidR="000A4C44" w:rsidRDefault="000A4C44" w:rsidP="000A4C44">
      <w:pPr>
        <w:pStyle w:val="BodyText"/>
        <w:ind w:left="720"/>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Take a screenshot of the versions and place into results</w:t>
      </w:r>
    </w:p>
    <w:p w:rsidR="000A4C44" w:rsidRDefault="000A4C44" w:rsidP="000A4C44">
      <w:pPr>
        <w:ind w:left="576"/>
        <w:rPr>
          <w:rFonts w:ascii="Courier New" w:hAnsi="Courier New" w:cs="Courier New"/>
          <w:sz w:val="18"/>
          <w:szCs w:val="18"/>
        </w:rPr>
      </w:pPr>
      <w:r>
        <w:rPr>
          <w:rFonts w:ascii="Courier New" w:hAnsi="Courier New" w:cs="Courier New"/>
          <w:sz w:val="18"/>
          <w:szCs w:val="18"/>
        </w:rPr>
        <w:t>self.term.saveScreenshot((self.mapDirConf[‘result</w:t>
      </w:r>
      <w:r w:rsidRPr="008815FB">
        <w:rPr>
          <w:rFonts w:ascii="Courier New" w:hAnsi="Courier New" w:cs="Courier New"/>
          <w:sz w:val="18"/>
          <w:szCs w:val="18"/>
        </w:rPr>
        <w:t>Dir’]</w:t>
      </w:r>
      <w:r>
        <w:rPr>
          <w:rFonts w:ascii="Courier New" w:hAnsi="Courier New" w:cs="Courier New"/>
          <w:sz w:val="18"/>
          <w:szCs w:val="18"/>
        </w:rPr>
        <w:t xml:space="preserve"> + “/mapbunTrickleTermVers.png”))</w:t>
      </w:r>
    </w:p>
    <w:p w:rsidR="000A4C44" w:rsidRDefault="000A4C44" w:rsidP="000A4C44">
      <w:pPr>
        <w:pStyle w:val="BodyText"/>
        <w:ind w:left="576"/>
        <w:rPr>
          <w:rFonts w:ascii="Courier New" w:hAnsi="Courier New" w:cs="Courier New"/>
          <w:sz w:val="18"/>
          <w:szCs w:val="18"/>
        </w:rPr>
      </w:pPr>
    </w:p>
    <w:p w:rsidR="000A4C44" w:rsidRPr="00D96D66" w:rsidRDefault="000A4C44" w:rsidP="000A4C44">
      <w:pPr>
        <w:pStyle w:val="BodyText"/>
        <w:ind w:left="576"/>
        <w:rPr>
          <w:rFonts w:ascii="Courier New" w:hAnsi="Courier New" w:cs="Courier New"/>
          <w:sz w:val="18"/>
          <w:szCs w:val="18"/>
        </w:rPr>
      </w:pPr>
      <w:r>
        <w:rPr>
          <w:rFonts w:ascii="Courier New" w:hAnsi="Courier New" w:cs="Courier New"/>
          <w:sz w:val="18"/>
          <w:szCs w:val="18"/>
        </w:rPr>
        <w:t>self.nms.</w:t>
      </w:r>
      <w:r w:rsidRPr="00D96D66">
        <w:rPr>
          <w:rFonts w:ascii="Courier New" w:hAnsi="Courier New" w:cs="Courier New"/>
          <w:sz w:val="18"/>
          <w:szCs w:val="18"/>
        </w:rPr>
        <w:t>algNmsLogout()</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lastRenderedPageBreak/>
        <w:t>self.term.algTerm</w:t>
      </w:r>
      <w:r w:rsidRPr="00D96D66">
        <w:rPr>
          <w:rFonts w:ascii="Courier New" w:hAnsi="Courier New" w:cs="Courier New"/>
          <w:sz w:val="18"/>
          <w:szCs w:val="18"/>
        </w:rPr>
        <w:t>Logout()</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xml:space="preserve">### Post results for the group/test </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xml:space="preserve">### </w:t>
      </w:r>
      <w:r w:rsidRPr="00AF5C7D">
        <w:rPr>
          <w:rFonts w:ascii="Courier New" w:hAnsi="Courier New" w:cs="Courier New"/>
          <w:sz w:val="18"/>
          <w:szCs w:val="18"/>
          <w:highlight w:val="yellow"/>
        </w:rPr>
        <w:t>[TBR]</w:t>
      </w:r>
      <w:r>
        <w:rPr>
          <w:rFonts w:ascii="Courier New" w:hAnsi="Courier New" w:cs="Courier New"/>
          <w:sz w:val="18"/>
          <w:szCs w:val="18"/>
        </w:rPr>
        <w:t xml:space="preserve"> </w:t>
      </w:r>
    </w:p>
    <w:p w:rsidR="000A4C44" w:rsidRDefault="000A4C44" w:rsidP="000A4C44">
      <w:pPr>
        <w:pStyle w:val="BodyText"/>
        <w:ind w:left="576"/>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return status</w:t>
      </w:r>
    </w:p>
    <w:p w:rsidR="000A4C44" w:rsidRPr="00D96D66" w:rsidRDefault="000A4C44" w:rsidP="000A4C44">
      <w:pPr>
        <w:pStyle w:val="BodyText"/>
        <w:ind w:left="576"/>
        <w:rPr>
          <w:rFonts w:ascii="Courier New" w:hAnsi="Courier New" w:cs="Courier New"/>
          <w:sz w:val="18"/>
          <w:szCs w:val="18"/>
        </w:rPr>
      </w:pPr>
      <w:r>
        <w:rPr>
          <w:rFonts w:ascii="Courier New" w:hAnsi="Courier New" w:cs="Courier New"/>
          <w:sz w:val="18"/>
          <w:szCs w:val="18"/>
        </w:rPr>
        <w:t>return(result, state)</w:t>
      </w:r>
    </w:p>
    <w:p w:rsidR="000A4C44" w:rsidRPr="003B5227" w:rsidRDefault="000A4C44" w:rsidP="000A4C44">
      <w:pPr>
        <w:pStyle w:val="BodyText"/>
        <w:ind w:left="288"/>
        <w:rPr>
          <w:rFonts w:ascii="Courier New" w:hAnsi="Courier New" w:cs="Courier New"/>
          <w:sz w:val="18"/>
          <w:szCs w:val="18"/>
        </w:rPr>
      </w:pPr>
    </w:p>
    <w:p w:rsidR="000A4C44" w:rsidRPr="008605C7" w:rsidRDefault="000A4C44" w:rsidP="000A4C44">
      <w:pPr>
        <w:pStyle w:val="BodyText"/>
      </w:pPr>
    </w:p>
    <w:p w:rsidR="000A4C44" w:rsidRDefault="000A4C44" w:rsidP="000A4C44">
      <w:pPr>
        <w:pStyle w:val="Heading4"/>
      </w:pPr>
      <w:r>
        <w:t>mapbunPrecedence</w:t>
      </w:r>
    </w:p>
    <w:p w:rsidR="000A4C44" w:rsidRDefault="000A4C44" w:rsidP="000A4C44">
      <w:pPr>
        <w:pStyle w:val="BodyText"/>
      </w:pPr>
      <w:r>
        <w:t>The mapbunPrecedence member function completely executes the Precedence test by:</w:t>
      </w:r>
    </w:p>
    <w:p w:rsidR="000A4C44" w:rsidRDefault="000A4C44" w:rsidP="000A4C44">
      <w:pPr>
        <w:pStyle w:val="BodyText"/>
        <w:numPr>
          <w:ilvl w:val="0"/>
          <w:numId w:val="28"/>
        </w:numPr>
      </w:pPr>
      <w:r>
        <w:t xml:space="preserve">Changing the lat/long coordinates of the terminal based coordinates file created by mapConf </w:t>
      </w:r>
    </w:p>
    <w:p w:rsidR="000A4C44" w:rsidRDefault="000A4C44" w:rsidP="000A4C44">
      <w:pPr>
        <w:pStyle w:val="BodyText"/>
        <w:numPr>
          <w:ilvl w:val="0"/>
          <w:numId w:val="28"/>
        </w:numPr>
      </w:pPr>
      <w:r>
        <w:t>Turning on sat search</w:t>
      </w:r>
    </w:p>
    <w:p w:rsidR="000A4C44" w:rsidRDefault="000A4C44" w:rsidP="000A4C44">
      <w:pPr>
        <w:pStyle w:val="BodyText"/>
        <w:numPr>
          <w:ilvl w:val="0"/>
          <w:numId w:val="28"/>
        </w:numPr>
      </w:pPr>
      <w:r>
        <w:t xml:space="preserve">Removing the existing syslogMsgs file </w:t>
      </w:r>
    </w:p>
    <w:p w:rsidR="000A4C44" w:rsidRDefault="000A4C44" w:rsidP="000A4C44">
      <w:pPr>
        <w:pStyle w:val="BodyText"/>
        <w:numPr>
          <w:ilvl w:val="0"/>
          <w:numId w:val="28"/>
        </w:numPr>
      </w:pPr>
      <w:r>
        <w:t xml:space="preserve">Rebooting the Terminal </w:t>
      </w:r>
    </w:p>
    <w:p w:rsidR="000A4C44" w:rsidRDefault="000A4C44" w:rsidP="000A4C44">
      <w:pPr>
        <w:pStyle w:val="BodyText"/>
        <w:numPr>
          <w:ilvl w:val="0"/>
          <w:numId w:val="28"/>
        </w:numPr>
      </w:pPr>
      <w:r>
        <w:t>Waiting until Terminal  is comes back up</w:t>
      </w:r>
    </w:p>
    <w:p w:rsidR="000A4C44" w:rsidRDefault="000A4C44" w:rsidP="000A4C44">
      <w:pPr>
        <w:pStyle w:val="BodyText"/>
        <w:numPr>
          <w:ilvl w:val="0"/>
          <w:numId w:val="28"/>
        </w:numPr>
      </w:pPr>
      <w:r>
        <w:t>Creating a log file (or results database entries) of the satellites that the terminal tries to lock onto for each zone (along with Zone coordinates) by parsing the syslog Msgs containing console outputs (tempLog).</w:t>
      </w:r>
    </w:p>
    <w:p w:rsidR="000A4C44" w:rsidRDefault="000A4C44" w:rsidP="000A4C44">
      <w:pPr>
        <w:pStyle w:val="BodyText"/>
        <w:numPr>
          <w:ilvl w:val="0"/>
          <w:numId w:val="28"/>
        </w:numPr>
      </w:pPr>
      <w:r>
        <w:t xml:space="preserve">Placing Log file is results directory for later examination for correctness of satellite locking order.  </w:t>
      </w:r>
    </w:p>
    <w:p w:rsidR="00A46BCF" w:rsidRDefault="00A46BCF" w:rsidP="00A46BCF">
      <w:pPr>
        <w:pStyle w:val="BodyText"/>
        <w:numPr>
          <w:ilvl w:val="0"/>
          <w:numId w:val="28"/>
        </w:numPr>
      </w:pPr>
      <w:r>
        <w:t xml:space="preserve">A script will parse the log and create a “log” CSV file. </w:t>
      </w:r>
    </w:p>
    <w:p w:rsidR="00A46BCF" w:rsidRDefault="00A46BCF" w:rsidP="00A46BCF">
      <w:pPr>
        <w:pStyle w:val="BodyText"/>
        <w:numPr>
          <w:ilvl w:val="0"/>
          <w:numId w:val="28"/>
        </w:numPr>
      </w:pPr>
      <w:r>
        <w:t>A verify member function will use that “log” csv file can be used in conjunction with a precedence file (created at the time of the coordinates file) to verify precedence</w:t>
      </w:r>
    </w:p>
    <w:p w:rsidR="000A4C44" w:rsidRDefault="000A4C44" w:rsidP="000A4C44">
      <w:pPr>
        <w:pStyle w:val="BodyText"/>
      </w:pPr>
    </w:p>
    <w:p w:rsidR="000A4C44" w:rsidRDefault="000A4C44" w:rsidP="000A4C44">
      <w:pPr>
        <w:pStyle w:val="BodyText"/>
      </w:pPr>
      <w:r>
        <w:t xml:space="preserve">Note, use </w:t>
      </w:r>
      <w:r w:rsidRPr="003D47F8">
        <w:t>//Arclight/ArcLight/AcceptanceTest/Automation/Scripts/Maps/SED_SSCF_bundtest.py</w:t>
      </w:r>
      <w:r>
        <w:t xml:space="preserve"> as a working example for this script.</w:t>
      </w:r>
    </w:p>
    <w:p w:rsidR="000A4C44" w:rsidRDefault="000A4C44" w:rsidP="000A4C44">
      <w:pPr>
        <w:pStyle w:val="BodyText"/>
      </w:pPr>
    </w:p>
    <w:p w:rsidR="000A4C44" w:rsidRDefault="000A4C44" w:rsidP="000A4C44">
      <w:pPr>
        <w:pStyle w:val="Heading5"/>
      </w:pPr>
      <w:r>
        <w:t>Pseudo Code</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mapbunPrecedence()</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 &lt;add description here&gt;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w:t>
      </w:r>
    </w:p>
    <w:p w:rsidR="000A4C44" w:rsidRDefault="000A4C44" w:rsidP="000A4C44">
      <w:pPr>
        <w:pStyle w:val="BodyText"/>
        <w:ind w:left="288"/>
        <w:rPr>
          <w:rFonts w:ascii="Courier New" w:hAnsi="Courier New" w:cs="Courier New"/>
          <w:sz w:val="18"/>
          <w:szCs w:val="18"/>
        </w:rPr>
      </w:pPr>
      <w:r>
        <w:rPr>
          <w:rFonts w:ascii="Courier New" w:hAnsi="Courier New" w:cs="Courier New"/>
          <w:sz w:val="18"/>
          <w:szCs w:val="18"/>
        </w:rPr>
        <w:t>def mapbunPrecedence (self, testId):</w:t>
      </w:r>
    </w:p>
    <w:p w:rsidR="000A4C44" w:rsidRDefault="000A4C44" w:rsidP="000A4C44">
      <w:pPr>
        <w:pStyle w:val="BodyText"/>
        <w:ind w:left="288"/>
        <w:rPr>
          <w:rFonts w:ascii="Courier New" w:hAnsi="Courier New" w:cs="Courier New"/>
          <w:sz w:val="18"/>
          <w:szCs w:val="18"/>
        </w:rPr>
      </w:pP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Set the terminal lat/long and reboot to force the FL search</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 TBR - setup the console/terminal class</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termCmd.login()</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zoneid=0</w:t>
      </w:r>
    </w:p>
    <w:p w:rsidR="000A4C44" w:rsidRDefault="000A4C44" w:rsidP="000A4C44">
      <w:pPr>
        <w:pStyle w:val="BodyText"/>
        <w:ind w:left="576"/>
        <w:rPr>
          <w:rFonts w:ascii="Courier New" w:hAnsi="Courier New" w:cs="Courier New"/>
          <w:sz w:val="18"/>
          <w:szCs w:val="18"/>
        </w:rPr>
      </w:pPr>
      <w:r>
        <w:rPr>
          <w:rFonts w:ascii="Courier New" w:hAnsi="Courier New" w:cs="Courier New"/>
          <w:sz w:val="18"/>
          <w:szCs w:val="18"/>
        </w:rPr>
        <w:t>while (result = mapbunGetNextCoord()) != NULL:</w:t>
      </w: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zoneid++</w:t>
      </w: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termCmd.setLatLong(result[‘latitude’], result[‘longitude’])</w:t>
      </w: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termCmd.setAntenna(self.antennaType)</w:t>
      </w: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termCmd.rmFile</w:t>
      </w:r>
      <w:r w:rsidRPr="00D958D3">
        <w:t xml:space="preserve"> </w:t>
      </w:r>
      <w:r w:rsidRPr="00D958D3">
        <w:rPr>
          <w:rFonts w:ascii="Courier New" w:hAnsi="Courier New" w:cs="Courier New"/>
          <w:sz w:val="18"/>
          <w:szCs w:val="18"/>
        </w:rPr>
        <w:t>('/test/syslogMsgs'</w:t>
      </w:r>
      <w:r>
        <w:rPr>
          <w:rFonts w:ascii="Courier New" w:hAnsi="Courier New" w:cs="Courier New"/>
          <w:sz w:val="18"/>
          <w:szCs w:val="18"/>
        </w:rPr>
        <w:t>)</w:t>
      </w:r>
    </w:p>
    <w:p w:rsidR="000A4C44" w:rsidRPr="00D96D66" w:rsidRDefault="000A4C44" w:rsidP="000A4C44">
      <w:pPr>
        <w:pStyle w:val="BodyText"/>
        <w:ind w:left="864"/>
        <w:rPr>
          <w:rFonts w:ascii="Courier New" w:hAnsi="Courier New" w:cs="Courier New"/>
          <w:sz w:val="18"/>
          <w:szCs w:val="18"/>
        </w:rPr>
      </w:pPr>
      <w:r>
        <w:rPr>
          <w:rFonts w:ascii="Courier New" w:hAnsi="Courier New" w:cs="Courier New"/>
          <w:sz w:val="18"/>
          <w:szCs w:val="18"/>
        </w:rPr>
        <w:t>termCmd.reboot()</w:t>
      </w: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termCmd.login()</w:t>
      </w: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time.sleep(600)</w:t>
      </w:r>
    </w:p>
    <w:p w:rsidR="000A4C44" w:rsidRDefault="000A4C44" w:rsidP="000A4C44">
      <w:pPr>
        <w:pStyle w:val="BodyText"/>
        <w:ind w:left="864"/>
        <w:rPr>
          <w:rFonts w:ascii="Courier New" w:hAnsi="Courier New" w:cs="Courier New"/>
          <w:sz w:val="18"/>
          <w:szCs w:val="18"/>
        </w:rPr>
      </w:pPr>
    </w:p>
    <w:p w:rsidR="000A4C44" w:rsidRDefault="000A4C44" w:rsidP="000A4C44">
      <w:pPr>
        <w:pStyle w:val="BodyText"/>
        <w:ind w:left="864"/>
        <w:rPr>
          <w:rFonts w:ascii="Courier New" w:hAnsi="Courier New" w:cs="Courier New"/>
          <w:sz w:val="18"/>
          <w:szCs w:val="18"/>
        </w:rPr>
      </w:pPr>
      <w:r w:rsidRPr="00D958D3">
        <w:rPr>
          <w:rFonts w:ascii="Courier New" w:hAnsi="Courier New" w:cs="Courier New"/>
          <w:sz w:val="18"/>
          <w:szCs w:val="18"/>
        </w:rPr>
        <w:t xml:space="preserve">yield </w:t>
      </w:r>
      <w:r>
        <w:rPr>
          <w:rFonts w:ascii="Courier New" w:hAnsi="Courier New" w:cs="Courier New"/>
          <w:sz w:val="18"/>
          <w:szCs w:val="18"/>
        </w:rPr>
        <w:t>termCmd.</w:t>
      </w:r>
      <w:r w:rsidRPr="00D958D3">
        <w:rPr>
          <w:rFonts w:ascii="Courier New" w:hAnsi="Courier New" w:cs="Courier New"/>
          <w:sz w:val="18"/>
          <w:szCs w:val="18"/>
        </w:rPr>
        <w:t>grepLog('Set Antenna') #grep th</w:t>
      </w:r>
      <w:r>
        <w:rPr>
          <w:rFonts w:ascii="Courier New" w:hAnsi="Courier New" w:cs="Courier New"/>
          <w:sz w:val="18"/>
          <w:szCs w:val="18"/>
        </w:rPr>
        <w:t>e syslogMsgs file for this arg</w:t>
      </w:r>
    </w:p>
    <w:p w:rsidR="000A4C44" w:rsidRPr="00D958D3" w:rsidRDefault="000A4C44" w:rsidP="000A4C44">
      <w:pPr>
        <w:pStyle w:val="BodyText"/>
        <w:ind w:left="864"/>
        <w:rPr>
          <w:rFonts w:ascii="Courier New" w:hAnsi="Courier New" w:cs="Courier New"/>
          <w:sz w:val="18"/>
          <w:szCs w:val="18"/>
        </w:rPr>
      </w:pPr>
      <w:r w:rsidRPr="00D958D3">
        <w:rPr>
          <w:rFonts w:ascii="Courier New" w:hAnsi="Courier New" w:cs="Courier New"/>
          <w:sz w:val="18"/>
          <w:szCs w:val="18"/>
        </w:rPr>
        <w:t>self.log.close()</w:t>
      </w:r>
    </w:p>
    <w:p w:rsidR="000A4C44" w:rsidRPr="00D958D3" w:rsidRDefault="000A4C44" w:rsidP="000A4C44">
      <w:pPr>
        <w:pStyle w:val="BodyText"/>
        <w:ind w:left="864"/>
        <w:rPr>
          <w:rFonts w:ascii="Courier New" w:hAnsi="Courier New" w:cs="Courier New"/>
          <w:sz w:val="18"/>
          <w:szCs w:val="18"/>
        </w:rPr>
      </w:pPr>
    </w:p>
    <w:p w:rsidR="000A4C44" w:rsidRDefault="000A4C44" w:rsidP="000A4C44">
      <w:pPr>
        <w:pStyle w:val="BodyText"/>
        <w:ind w:left="864"/>
        <w:rPr>
          <w:rFonts w:ascii="Courier New" w:hAnsi="Courier New" w:cs="Courier New"/>
          <w:sz w:val="18"/>
          <w:szCs w:val="18"/>
        </w:rPr>
      </w:pPr>
      <w:r>
        <w:rPr>
          <w:rFonts w:ascii="Courier New" w:hAnsi="Courier New" w:cs="Courier New"/>
          <w:sz w:val="18"/>
          <w:szCs w:val="18"/>
        </w:rPr>
        <w:t xml:space="preserve">### Parse </w:t>
      </w:r>
      <w:r w:rsidRPr="00D958D3">
        <w:rPr>
          <w:rFonts w:ascii="Courier New" w:hAnsi="Courier New" w:cs="Courier New"/>
          <w:sz w:val="18"/>
          <w:szCs w:val="18"/>
        </w:rPr>
        <w:t>log for lines where sat locks</w:t>
      </w:r>
      <w:r>
        <w:rPr>
          <w:rFonts w:ascii="Courier New" w:hAnsi="Courier New" w:cs="Courier New"/>
          <w:sz w:val="18"/>
          <w:szCs w:val="18"/>
        </w:rPr>
        <w:t xml:space="preserve"> for this Zone and </w:t>
      </w:r>
    </w:p>
    <w:p w:rsidR="000A4C44" w:rsidRPr="00D958D3" w:rsidRDefault="000A4C44" w:rsidP="000A4C44">
      <w:pPr>
        <w:pStyle w:val="BodyText"/>
        <w:ind w:left="864"/>
        <w:rPr>
          <w:rFonts w:ascii="Courier New" w:hAnsi="Courier New" w:cs="Courier New"/>
          <w:sz w:val="18"/>
          <w:szCs w:val="18"/>
        </w:rPr>
      </w:pPr>
      <w:r>
        <w:rPr>
          <w:rFonts w:ascii="Courier New" w:hAnsi="Courier New" w:cs="Courier New"/>
          <w:sz w:val="18"/>
          <w:szCs w:val="18"/>
        </w:rPr>
        <w:t>###    append to results file</w:t>
      </w:r>
    </w:p>
    <w:p w:rsidR="000A4C44" w:rsidRPr="00D958D3" w:rsidRDefault="000A4C44" w:rsidP="000A4C44">
      <w:pPr>
        <w:pStyle w:val="BodyText"/>
        <w:ind w:left="864"/>
        <w:rPr>
          <w:rFonts w:ascii="Courier New" w:hAnsi="Courier New" w:cs="Courier New"/>
          <w:sz w:val="18"/>
          <w:szCs w:val="18"/>
        </w:rPr>
      </w:pPr>
      <w:r w:rsidRPr="00D958D3">
        <w:rPr>
          <w:rFonts w:ascii="Courier New" w:hAnsi="Courier New" w:cs="Courier New"/>
          <w:sz w:val="18"/>
          <w:szCs w:val="18"/>
        </w:rPr>
        <w:t>f = open(</w:t>
      </w:r>
      <w:r>
        <w:rPr>
          <w:rFonts w:ascii="Courier New" w:hAnsi="Courier New" w:cs="Courier New"/>
          <w:sz w:val="18"/>
          <w:szCs w:val="18"/>
        </w:rPr>
        <w:t>self.mapDirConf[‘result</w:t>
      </w:r>
      <w:r w:rsidRPr="008815FB">
        <w:rPr>
          <w:rFonts w:ascii="Courier New" w:hAnsi="Courier New" w:cs="Courier New"/>
          <w:sz w:val="18"/>
          <w:szCs w:val="18"/>
        </w:rPr>
        <w:t>Dir’]</w:t>
      </w:r>
      <w:r>
        <w:rPr>
          <w:rFonts w:ascii="Courier New" w:hAnsi="Courier New" w:cs="Courier New"/>
          <w:sz w:val="18"/>
          <w:szCs w:val="18"/>
        </w:rPr>
        <w:t xml:space="preserve"> + “/mapbunPrecedence.log”</w:t>
      </w:r>
      <w:r w:rsidRPr="00D958D3">
        <w:rPr>
          <w:rFonts w:ascii="Courier New" w:hAnsi="Courier New" w:cs="Courier New"/>
          <w:sz w:val="18"/>
          <w:szCs w:val="18"/>
        </w:rPr>
        <w:t>, "a")</w:t>
      </w:r>
    </w:p>
    <w:p w:rsidR="000A4C44" w:rsidRPr="00D958D3" w:rsidRDefault="000A4C44" w:rsidP="000A4C44">
      <w:pPr>
        <w:pStyle w:val="BodyText"/>
        <w:ind w:left="864"/>
        <w:rPr>
          <w:rFonts w:ascii="Courier New" w:hAnsi="Courier New" w:cs="Courier New"/>
          <w:sz w:val="18"/>
          <w:szCs w:val="18"/>
        </w:rPr>
      </w:pPr>
      <w:r>
        <w:rPr>
          <w:rFonts w:ascii="Courier New" w:hAnsi="Courier New" w:cs="Courier New"/>
          <w:sz w:val="18"/>
          <w:szCs w:val="18"/>
        </w:rPr>
        <w:t>f.write("\nZone "+str(zoneid</w:t>
      </w:r>
      <w:r w:rsidRPr="00D958D3">
        <w:rPr>
          <w:rFonts w:ascii="Courier New" w:hAnsi="Courier New" w:cs="Courier New"/>
          <w:sz w:val="18"/>
          <w:szCs w:val="18"/>
        </w:rPr>
        <w:t>)+": lat "+</w:t>
      </w:r>
      <w:r w:rsidRPr="003D104F">
        <w:rPr>
          <w:rFonts w:ascii="Courier New" w:hAnsi="Courier New" w:cs="Courier New"/>
          <w:sz w:val="18"/>
          <w:szCs w:val="18"/>
        </w:rPr>
        <w:t xml:space="preserve"> </w:t>
      </w:r>
      <w:r>
        <w:rPr>
          <w:rFonts w:ascii="Courier New" w:hAnsi="Courier New" w:cs="Courier New"/>
          <w:sz w:val="18"/>
          <w:szCs w:val="18"/>
        </w:rPr>
        <w:t xml:space="preserve">result[‘latitude’] </w:t>
      </w:r>
      <w:r w:rsidRPr="00D958D3">
        <w:rPr>
          <w:rFonts w:ascii="Courier New" w:hAnsi="Courier New" w:cs="Courier New"/>
          <w:sz w:val="18"/>
          <w:szCs w:val="18"/>
        </w:rPr>
        <w:t>+", long "+</w:t>
      </w:r>
      <w:r w:rsidRPr="003D104F">
        <w:rPr>
          <w:rFonts w:ascii="Courier New" w:hAnsi="Courier New" w:cs="Courier New"/>
          <w:sz w:val="18"/>
          <w:szCs w:val="18"/>
        </w:rPr>
        <w:t xml:space="preserve"> </w:t>
      </w:r>
      <w:r>
        <w:rPr>
          <w:rFonts w:ascii="Courier New" w:hAnsi="Courier New" w:cs="Courier New"/>
          <w:sz w:val="18"/>
          <w:szCs w:val="18"/>
        </w:rPr>
        <w:t>result[‘longitude’]</w:t>
      </w:r>
      <w:r w:rsidRPr="00D958D3">
        <w:rPr>
          <w:rFonts w:ascii="Courier New" w:hAnsi="Courier New" w:cs="Courier New"/>
          <w:sz w:val="18"/>
          <w:szCs w:val="18"/>
        </w:rPr>
        <w:t>)</w:t>
      </w:r>
    </w:p>
    <w:p w:rsidR="000A4C44" w:rsidRPr="00D958D3" w:rsidRDefault="000A4C44" w:rsidP="000A4C44">
      <w:pPr>
        <w:pStyle w:val="BodyText"/>
        <w:ind w:left="864"/>
        <w:rPr>
          <w:rFonts w:ascii="Courier New" w:hAnsi="Courier New" w:cs="Courier New"/>
          <w:sz w:val="18"/>
          <w:szCs w:val="18"/>
        </w:rPr>
      </w:pPr>
      <w:r w:rsidRPr="00D958D3">
        <w:rPr>
          <w:rFonts w:ascii="Courier New" w:hAnsi="Courier New" w:cs="Courier New"/>
          <w:sz w:val="18"/>
          <w:szCs w:val="18"/>
        </w:rPr>
        <w:t>f.write("--------------------------------------------------\n")</w:t>
      </w:r>
    </w:p>
    <w:p w:rsidR="000A4C44" w:rsidRPr="00D958D3" w:rsidRDefault="000A4C44" w:rsidP="000A4C44">
      <w:pPr>
        <w:pStyle w:val="BodyText"/>
        <w:ind w:left="864"/>
        <w:rPr>
          <w:rFonts w:ascii="Courier New" w:hAnsi="Courier New" w:cs="Courier New"/>
          <w:sz w:val="18"/>
          <w:szCs w:val="18"/>
        </w:rPr>
      </w:pPr>
      <w:r w:rsidRPr="00D958D3">
        <w:rPr>
          <w:rFonts w:ascii="Courier New" w:hAnsi="Courier New" w:cs="Courier New"/>
          <w:sz w:val="18"/>
          <w:szCs w:val="18"/>
        </w:rPr>
        <w:t>for line in open(self.capFilename, "r"):</w:t>
      </w:r>
    </w:p>
    <w:p w:rsidR="000A4C44" w:rsidRPr="00D958D3" w:rsidRDefault="000A4C44" w:rsidP="000A4C44">
      <w:pPr>
        <w:pStyle w:val="BodyText"/>
        <w:ind w:left="1152"/>
        <w:rPr>
          <w:rFonts w:ascii="Courier New" w:hAnsi="Courier New" w:cs="Courier New"/>
          <w:sz w:val="18"/>
          <w:szCs w:val="18"/>
        </w:rPr>
      </w:pPr>
      <w:r w:rsidRPr="00D958D3">
        <w:rPr>
          <w:rFonts w:ascii="Courier New" w:hAnsi="Courier New" w:cs="Courier New"/>
          <w:sz w:val="18"/>
          <w:szCs w:val="18"/>
        </w:rPr>
        <w:t>if "Set Antenna" in line:</w:t>
      </w:r>
    </w:p>
    <w:p w:rsidR="000A4C44" w:rsidRPr="00D958D3" w:rsidRDefault="000A4C44" w:rsidP="000A4C44">
      <w:pPr>
        <w:pStyle w:val="BodyText"/>
        <w:ind w:left="1440"/>
        <w:rPr>
          <w:rFonts w:ascii="Courier New" w:hAnsi="Courier New" w:cs="Courier New"/>
          <w:sz w:val="18"/>
          <w:szCs w:val="18"/>
        </w:rPr>
      </w:pPr>
      <w:r w:rsidRPr="00D958D3">
        <w:rPr>
          <w:rFonts w:ascii="Courier New" w:hAnsi="Courier New" w:cs="Courier New"/>
          <w:sz w:val="18"/>
          <w:szCs w:val="18"/>
        </w:rPr>
        <w:t>if "grep" in line:</w:t>
      </w:r>
    </w:p>
    <w:p w:rsidR="000A4C44" w:rsidRPr="00D958D3" w:rsidRDefault="000A4C44" w:rsidP="000A4C44">
      <w:pPr>
        <w:pStyle w:val="BodyText"/>
        <w:ind w:left="1728"/>
        <w:rPr>
          <w:rFonts w:ascii="Courier New" w:hAnsi="Courier New" w:cs="Courier New"/>
          <w:sz w:val="18"/>
          <w:szCs w:val="18"/>
        </w:rPr>
      </w:pPr>
      <w:r w:rsidRPr="00D958D3">
        <w:rPr>
          <w:rFonts w:ascii="Courier New" w:hAnsi="Courier New" w:cs="Courier New"/>
          <w:sz w:val="18"/>
          <w:szCs w:val="18"/>
        </w:rPr>
        <w:t>pass</w:t>
      </w:r>
    </w:p>
    <w:p w:rsidR="000A4C44" w:rsidRPr="00D958D3" w:rsidRDefault="000A4C44" w:rsidP="000A4C44">
      <w:pPr>
        <w:pStyle w:val="BodyText"/>
        <w:ind w:left="1440"/>
        <w:rPr>
          <w:rFonts w:ascii="Courier New" w:hAnsi="Courier New" w:cs="Courier New"/>
          <w:sz w:val="18"/>
          <w:szCs w:val="18"/>
        </w:rPr>
      </w:pPr>
      <w:r w:rsidRPr="00D958D3">
        <w:rPr>
          <w:rFonts w:ascii="Courier New" w:hAnsi="Courier New" w:cs="Courier New"/>
          <w:sz w:val="18"/>
          <w:szCs w:val="18"/>
        </w:rPr>
        <w:t>else:</w:t>
      </w:r>
    </w:p>
    <w:p w:rsidR="000A4C44" w:rsidRDefault="000A4C44" w:rsidP="000A4C44">
      <w:pPr>
        <w:pStyle w:val="BodyText"/>
        <w:ind w:left="1728"/>
        <w:rPr>
          <w:rFonts w:ascii="Courier New" w:hAnsi="Courier New" w:cs="Courier New"/>
          <w:sz w:val="18"/>
          <w:szCs w:val="18"/>
        </w:rPr>
      </w:pPr>
      <w:r w:rsidRPr="00D958D3">
        <w:rPr>
          <w:rFonts w:ascii="Courier New" w:hAnsi="Courier New" w:cs="Courier New"/>
          <w:sz w:val="18"/>
          <w:szCs w:val="18"/>
        </w:rPr>
        <w:t>f.write(line)</w:t>
      </w:r>
    </w:p>
    <w:p w:rsidR="000A4C44" w:rsidRPr="00D958D3" w:rsidRDefault="000A4C44" w:rsidP="000A4C44">
      <w:pPr>
        <w:pStyle w:val="BodyText"/>
        <w:ind w:left="1728"/>
        <w:rPr>
          <w:rFonts w:ascii="Courier New" w:hAnsi="Courier New" w:cs="Courier New"/>
          <w:sz w:val="18"/>
          <w:szCs w:val="18"/>
        </w:rPr>
      </w:pPr>
      <w:r>
        <w:rPr>
          <w:rFonts w:ascii="Courier New" w:hAnsi="Courier New" w:cs="Courier New"/>
          <w:sz w:val="18"/>
          <w:szCs w:val="18"/>
        </w:rPr>
        <w:t>### Add to results database</w:t>
      </w:r>
    </w:p>
    <w:p w:rsidR="000A4C44" w:rsidRDefault="000A4C44" w:rsidP="000A4C44">
      <w:pPr>
        <w:pStyle w:val="BodyText"/>
        <w:ind w:left="864"/>
        <w:rPr>
          <w:rFonts w:ascii="Courier New" w:hAnsi="Courier New" w:cs="Courier New"/>
          <w:sz w:val="18"/>
          <w:szCs w:val="18"/>
        </w:rPr>
      </w:pPr>
      <w:r w:rsidRPr="00D958D3">
        <w:rPr>
          <w:rFonts w:ascii="Courier New" w:hAnsi="Courier New" w:cs="Courier New"/>
          <w:sz w:val="18"/>
          <w:szCs w:val="18"/>
        </w:rPr>
        <w:t>f.close()</w:t>
      </w:r>
    </w:p>
    <w:p w:rsidR="000A4C44" w:rsidRPr="00D96D66" w:rsidRDefault="000A4C44" w:rsidP="000A4C44">
      <w:pPr>
        <w:pStyle w:val="BodyText"/>
        <w:ind w:left="864"/>
        <w:rPr>
          <w:rFonts w:ascii="Courier New" w:hAnsi="Courier New" w:cs="Courier New"/>
          <w:sz w:val="18"/>
          <w:szCs w:val="18"/>
        </w:rPr>
      </w:pPr>
    </w:p>
    <w:p w:rsidR="00324CCC" w:rsidRDefault="00324CCC" w:rsidP="00324CCC">
      <w:pPr>
        <w:pStyle w:val="Heading6"/>
      </w:pPr>
      <w:r>
        <w:t>mapbunPrecLogExtract.sh</w:t>
      </w:r>
    </w:p>
    <w:p w:rsidR="00324CCC" w:rsidRDefault="00324CCC" w:rsidP="00324CCC">
      <w:pPr>
        <w:pStyle w:val="BodyText"/>
        <w:ind w:left="288"/>
        <w:rPr>
          <w:rFonts w:ascii="Courier New" w:hAnsi="Courier New" w:cs="Courier New"/>
          <w:sz w:val="18"/>
          <w:szCs w:val="18"/>
        </w:rPr>
      </w:pPr>
    </w:p>
    <w:p w:rsidR="00324CCC" w:rsidRDefault="00324CCC" w:rsidP="00324CCC">
      <w:pPr>
        <w:pStyle w:val="BodyText"/>
        <w:ind w:left="288"/>
        <w:rPr>
          <w:rFonts w:ascii="Courier New" w:hAnsi="Courier New" w:cs="Courier New"/>
          <w:sz w:val="18"/>
          <w:szCs w:val="18"/>
        </w:rPr>
      </w:pPr>
      <w:r w:rsidRPr="00345AFD">
        <w:rPr>
          <w:rFonts w:ascii="Courier New" w:hAnsi="Courier New" w:cs="Courier New"/>
          <w:sz w:val="18"/>
          <w:szCs w:val="18"/>
        </w:rPr>
        <w:t>#!/bin/sh</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 mapbunPrecLogExtract</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 This script extracts the</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 LAT/LONG and beam precedence info from the</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 xml:space="preserve">### Terminal log in order to verify the </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 Terminal follows precedence</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 Inputs: input file name, output file name</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 Note: File names are complete paths</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w:t>
      </w:r>
    </w:p>
    <w:p w:rsidR="00324CCC" w:rsidRDefault="00324CCC" w:rsidP="00324CCC">
      <w:pPr>
        <w:pStyle w:val="BodyText"/>
        <w:ind w:left="288"/>
        <w:rPr>
          <w:rFonts w:ascii="Courier New" w:hAnsi="Courier New" w:cs="Courier New"/>
          <w:sz w:val="18"/>
          <w:szCs w:val="18"/>
        </w:rPr>
      </w:pPr>
      <w:r>
        <w:rPr>
          <w:rFonts w:ascii="Courier New" w:hAnsi="Courier New" w:cs="Courier New"/>
          <w:sz w:val="18"/>
          <w:szCs w:val="18"/>
        </w:rPr>
        <w:t>###############################################</w:t>
      </w:r>
    </w:p>
    <w:p w:rsidR="00324CCC" w:rsidRPr="00B07936" w:rsidRDefault="00324CCC" w:rsidP="00324CCC">
      <w:pPr>
        <w:pStyle w:val="BodyText"/>
        <w:ind w:left="288"/>
        <w:rPr>
          <w:rFonts w:ascii="Courier New" w:hAnsi="Courier New" w:cs="Courier New"/>
          <w:sz w:val="18"/>
          <w:szCs w:val="18"/>
        </w:rPr>
      </w:pPr>
      <w:r w:rsidRPr="00B07936">
        <w:rPr>
          <w:rFonts w:ascii="Courier New" w:hAnsi="Courier New" w:cs="Courier New"/>
          <w:sz w:val="18"/>
          <w:szCs w:val="18"/>
        </w:rPr>
        <w:t>#!/bin/bash</w:t>
      </w:r>
    </w:p>
    <w:p w:rsidR="00324CCC" w:rsidRPr="00B07936" w:rsidRDefault="00324CCC" w:rsidP="00324CCC">
      <w:pPr>
        <w:pStyle w:val="BodyText"/>
        <w:ind w:left="288"/>
        <w:rPr>
          <w:rFonts w:ascii="Courier New" w:hAnsi="Courier New" w:cs="Courier New"/>
          <w:sz w:val="18"/>
          <w:szCs w:val="18"/>
        </w:rPr>
      </w:pPr>
    </w:p>
    <w:p w:rsidR="00324CCC" w:rsidRPr="00B07936" w:rsidRDefault="00324CCC" w:rsidP="00324CCC">
      <w:pPr>
        <w:pStyle w:val="BodyText"/>
        <w:ind w:left="288"/>
        <w:rPr>
          <w:rFonts w:ascii="Courier New" w:hAnsi="Courier New" w:cs="Courier New"/>
          <w:sz w:val="18"/>
          <w:szCs w:val="18"/>
        </w:rPr>
      </w:pPr>
      <w:r w:rsidRPr="00B07936">
        <w:rPr>
          <w:rFonts w:ascii="Courier New" w:hAnsi="Courier New" w:cs="Courier New"/>
          <w:sz w:val="18"/>
          <w:szCs w:val="18"/>
        </w:rPr>
        <w:t>infn=$1</w:t>
      </w:r>
    </w:p>
    <w:p w:rsidR="00324CCC" w:rsidRPr="00B07936" w:rsidRDefault="00324CCC" w:rsidP="00324CCC">
      <w:pPr>
        <w:pStyle w:val="BodyText"/>
        <w:ind w:left="288"/>
        <w:rPr>
          <w:rFonts w:ascii="Courier New" w:hAnsi="Courier New" w:cs="Courier New"/>
          <w:sz w:val="18"/>
          <w:szCs w:val="18"/>
        </w:rPr>
      </w:pPr>
      <w:r w:rsidRPr="00B07936">
        <w:rPr>
          <w:rFonts w:ascii="Courier New" w:hAnsi="Courier New" w:cs="Courier New"/>
          <w:sz w:val="18"/>
          <w:szCs w:val="18"/>
        </w:rPr>
        <w:t>outfn=$2</w:t>
      </w:r>
    </w:p>
    <w:p w:rsidR="00324CCC" w:rsidRPr="00B07936" w:rsidRDefault="00324CCC" w:rsidP="00324CCC">
      <w:pPr>
        <w:pStyle w:val="BodyText"/>
        <w:ind w:left="288"/>
        <w:rPr>
          <w:rFonts w:ascii="Courier New" w:hAnsi="Courier New" w:cs="Courier New"/>
          <w:sz w:val="18"/>
          <w:szCs w:val="18"/>
        </w:rPr>
      </w:pPr>
    </w:p>
    <w:p w:rsidR="00324CCC" w:rsidRPr="00B07936" w:rsidRDefault="00324CCC" w:rsidP="00324CCC">
      <w:pPr>
        <w:pStyle w:val="BodyText"/>
        <w:ind w:left="288"/>
        <w:rPr>
          <w:rFonts w:ascii="Courier New" w:hAnsi="Courier New" w:cs="Courier New"/>
          <w:sz w:val="18"/>
          <w:szCs w:val="18"/>
        </w:rPr>
      </w:pPr>
      <w:r w:rsidRPr="00B07936">
        <w:rPr>
          <w:rFonts w:ascii="Courier New" w:hAnsi="Courier New" w:cs="Courier New"/>
          <w:sz w:val="18"/>
          <w:szCs w:val="18"/>
        </w:rPr>
        <w:t>cat $infn | sed -e '{/Zone /{s/.*:/Zone_/;s/lat//;s/long//;s/ //g;N;s/\n//;s/--.*/,/}}' -e t -e '{/Antenna State/{s/.*sat:1,//;s/ .*/,/}}' | awk '/Zone_$/ {print;next;} {printf("%s",$0);}' | sed -e 's/,Zone_/\n/g' | sed -e 's/Zone_//' | sed -e '$s/,$/\n/' | sed -e 's/,/, /g' &gt; $outfn</w:t>
      </w:r>
    </w:p>
    <w:p w:rsidR="00324CCC" w:rsidRPr="00B07936" w:rsidRDefault="00324CCC" w:rsidP="00324CCC">
      <w:pPr>
        <w:pStyle w:val="BodyText"/>
        <w:ind w:left="288"/>
        <w:rPr>
          <w:rFonts w:ascii="Courier New" w:hAnsi="Courier New" w:cs="Courier New"/>
          <w:sz w:val="18"/>
          <w:szCs w:val="18"/>
        </w:rPr>
      </w:pPr>
    </w:p>
    <w:p w:rsidR="000A4C44" w:rsidRDefault="000A4C44" w:rsidP="000A4C44">
      <w:pPr>
        <w:pStyle w:val="BodyText"/>
      </w:pPr>
    </w:p>
    <w:p w:rsidR="004738A3" w:rsidRDefault="004738A3" w:rsidP="001B6840">
      <w:pPr>
        <w:pStyle w:val="Heading3"/>
      </w:pPr>
      <w:bookmarkStart w:id="574" w:name="_Toc444246735"/>
      <w:r>
        <w:t>NLG</w:t>
      </w:r>
      <w:bookmarkEnd w:id="574"/>
    </w:p>
    <w:p w:rsidR="004738A3" w:rsidRDefault="004738A3" w:rsidP="001B6840">
      <w:pPr>
        <w:pStyle w:val="BodyText"/>
      </w:pPr>
      <w:r>
        <w:t>This class automates the NLG Terminal Status gathering as outlined in test plan (REF-23-06)</w:t>
      </w:r>
    </w:p>
    <w:p w:rsidR="004738A3" w:rsidRDefault="004738A3" w:rsidP="001B6840">
      <w:pPr>
        <w:pStyle w:val="BodyText"/>
      </w:pPr>
    </w:p>
    <w:p w:rsidR="001B4FFE" w:rsidRDefault="001B4FFE" w:rsidP="001B6840">
      <w:pPr>
        <w:pStyle w:val="BodyText"/>
      </w:pPr>
      <w:r>
        <w:t>The NLG “poller</w:t>
      </w:r>
      <w:r w:rsidR="00984926">
        <w:t>,</w:t>
      </w:r>
      <w:r>
        <w:t xml:space="preserve">” shown in </w:t>
      </w:r>
      <w:r w:rsidR="00984926">
        <w:fldChar w:fldCharType="begin"/>
      </w:r>
      <w:r w:rsidR="00984926">
        <w:instrText xml:space="preserve"> REF _Ref440282277 \h </w:instrText>
      </w:r>
      <w:r w:rsidR="00984926">
        <w:fldChar w:fldCharType="separate"/>
      </w:r>
      <w:ins w:id="575" w:author="Wolff, Michael" w:date="2016-02-26T16:43:00Z">
        <w:r w:rsidR="003363C0">
          <w:t xml:space="preserve">Figure </w:t>
        </w:r>
        <w:r w:rsidR="003363C0">
          <w:rPr>
            <w:noProof/>
          </w:rPr>
          <w:t>18</w:t>
        </w:r>
        <w:r w:rsidR="003363C0" w:rsidRPr="001B4FFE">
          <w:t xml:space="preserve">- </w:t>
        </w:r>
        <w:r w:rsidR="003363C0">
          <w:t>NLG Poller Architecture</w:t>
        </w:r>
      </w:ins>
      <w:del w:id="576" w:author="Wolff, Michael" w:date="2016-02-26T10:43:00Z">
        <w:r w:rsidR="00683459" w:rsidDel="007B2102">
          <w:delText xml:space="preserve">Figure </w:delText>
        </w:r>
        <w:r w:rsidR="00683459" w:rsidDel="007B2102">
          <w:rPr>
            <w:noProof/>
          </w:rPr>
          <w:delText>18</w:delText>
        </w:r>
        <w:r w:rsidR="00683459" w:rsidRPr="001B4FFE" w:rsidDel="007B2102">
          <w:delText xml:space="preserve">- </w:delText>
        </w:r>
        <w:r w:rsidR="00683459" w:rsidDel="007B2102">
          <w:delText>NLG Poller Architecture</w:delText>
        </w:r>
      </w:del>
      <w:r w:rsidR="00984926">
        <w:fldChar w:fldCharType="end"/>
      </w:r>
      <w:r w:rsidR="00984926">
        <w:t xml:space="preserve">, </w:t>
      </w:r>
      <w:r>
        <w:t>operates as follows:</w:t>
      </w:r>
    </w:p>
    <w:p w:rsidR="001B4FFE" w:rsidRDefault="001B4FFE" w:rsidP="001B6840">
      <w:pPr>
        <w:pStyle w:val="BodyText"/>
      </w:pPr>
    </w:p>
    <w:p w:rsidR="00A77A0B" w:rsidRPr="001B4FFE" w:rsidRDefault="001B4FFE" w:rsidP="001B6840">
      <w:pPr>
        <w:pStyle w:val="BodyText"/>
        <w:numPr>
          <w:ilvl w:val="0"/>
          <w:numId w:val="44"/>
        </w:numPr>
      </w:pPr>
      <w:r w:rsidRPr="001B4FFE">
        <w:t>Turn On/Off from ALTG</w:t>
      </w:r>
    </w:p>
    <w:p w:rsidR="00A77A0B" w:rsidRPr="001B4FFE" w:rsidRDefault="001B4FFE" w:rsidP="001B6840">
      <w:pPr>
        <w:pStyle w:val="BodyText"/>
        <w:numPr>
          <w:ilvl w:val="1"/>
          <w:numId w:val="44"/>
        </w:numPr>
      </w:pPr>
      <w:r w:rsidRPr="001B4FFE">
        <w:t>On</w:t>
      </w:r>
    </w:p>
    <w:p w:rsidR="00A77A0B" w:rsidRPr="001B4FFE" w:rsidRDefault="001B4FFE" w:rsidP="001B6840">
      <w:pPr>
        <w:pStyle w:val="BodyText"/>
        <w:numPr>
          <w:ilvl w:val="2"/>
          <w:numId w:val="44"/>
        </w:numPr>
      </w:pPr>
      <w:r w:rsidRPr="001B4FFE">
        <w:t>Launched to background from ALAM</w:t>
      </w:r>
    </w:p>
    <w:p w:rsidR="00A77A0B" w:rsidRPr="001B4FFE" w:rsidRDefault="001B4FFE" w:rsidP="001B6840">
      <w:pPr>
        <w:pStyle w:val="BodyText"/>
        <w:numPr>
          <w:ilvl w:val="2"/>
          <w:numId w:val="44"/>
        </w:numPr>
      </w:pPr>
      <w:r w:rsidRPr="001B4FFE">
        <w:t>Save Linux Task Id (in NLG db)</w:t>
      </w:r>
    </w:p>
    <w:p w:rsidR="00A77A0B" w:rsidRPr="001B4FFE" w:rsidRDefault="001B4FFE" w:rsidP="001B6840">
      <w:pPr>
        <w:pStyle w:val="BodyText"/>
        <w:numPr>
          <w:ilvl w:val="1"/>
          <w:numId w:val="44"/>
        </w:numPr>
      </w:pPr>
      <w:r w:rsidRPr="001B4FFE">
        <w:lastRenderedPageBreak/>
        <w:t>Off</w:t>
      </w:r>
    </w:p>
    <w:p w:rsidR="00A77A0B" w:rsidRPr="001B4FFE" w:rsidRDefault="001B4FFE" w:rsidP="001B6840">
      <w:pPr>
        <w:pStyle w:val="BodyText"/>
        <w:numPr>
          <w:ilvl w:val="2"/>
          <w:numId w:val="44"/>
        </w:numPr>
      </w:pPr>
      <w:r w:rsidRPr="001B4FFE">
        <w:t xml:space="preserve">Signal </w:t>
      </w:r>
      <w:r>
        <w:t xml:space="preserve">SIGUSR1 </w:t>
      </w:r>
      <w:r w:rsidRPr="001B4FFE">
        <w:t>to Linux Task Id</w:t>
      </w:r>
      <w:r>
        <w:t xml:space="preserve"> from NLG db lookup by groupId</w:t>
      </w:r>
    </w:p>
    <w:p w:rsidR="00A77A0B" w:rsidRPr="001B4FFE" w:rsidRDefault="001B4FFE" w:rsidP="001B6840">
      <w:pPr>
        <w:pStyle w:val="BodyText"/>
        <w:numPr>
          <w:ilvl w:val="0"/>
          <w:numId w:val="44"/>
        </w:numPr>
      </w:pPr>
      <w:r w:rsidRPr="001B4FFE">
        <w:t>Config</w:t>
      </w:r>
    </w:p>
    <w:p w:rsidR="00A77A0B" w:rsidRPr="001B4FFE" w:rsidRDefault="001B4FFE" w:rsidP="001B6840">
      <w:pPr>
        <w:pStyle w:val="BodyText"/>
        <w:numPr>
          <w:ilvl w:val="1"/>
          <w:numId w:val="44"/>
        </w:numPr>
      </w:pPr>
      <w:r w:rsidRPr="001B4FFE">
        <w:t>Mode</w:t>
      </w:r>
    </w:p>
    <w:p w:rsidR="00A77A0B" w:rsidRPr="001B4FFE" w:rsidRDefault="001B4FFE" w:rsidP="001B6840">
      <w:pPr>
        <w:pStyle w:val="BodyText"/>
        <w:numPr>
          <w:ilvl w:val="2"/>
          <w:numId w:val="44"/>
        </w:numPr>
      </w:pPr>
      <w:r w:rsidRPr="001B4FFE">
        <w:t>Terminal</w:t>
      </w:r>
    </w:p>
    <w:p w:rsidR="00A77A0B" w:rsidRPr="001B4FFE" w:rsidRDefault="001B4FFE" w:rsidP="001B6840">
      <w:pPr>
        <w:pStyle w:val="BodyText"/>
        <w:numPr>
          <w:ilvl w:val="2"/>
          <w:numId w:val="44"/>
        </w:numPr>
      </w:pPr>
      <w:r w:rsidRPr="001B4FFE">
        <w:t>Both Terminal &amp; NMSPM</w:t>
      </w:r>
    </w:p>
    <w:p w:rsidR="00A77A0B" w:rsidRPr="001B4FFE" w:rsidRDefault="001B4FFE" w:rsidP="001B6840">
      <w:pPr>
        <w:pStyle w:val="BodyText"/>
        <w:numPr>
          <w:ilvl w:val="1"/>
          <w:numId w:val="44"/>
        </w:numPr>
      </w:pPr>
      <w:r w:rsidRPr="001B4FFE">
        <w:t>Tuning Parameters static in alDefaults</w:t>
      </w:r>
    </w:p>
    <w:p w:rsidR="00A77A0B" w:rsidRPr="001B4FFE" w:rsidRDefault="001B4FFE" w:rsidP="001B6840">
      <w:pPr>
        <w:pStyle w:val="BodyText"/>
        <w:numPr>
          <w:ilvl w:val="2"/>
          <w:numId w:val="44"/>
        </w:numPr>
      </w:pPr>
      <w:r w:rsidRPr="001B4FFE">
        <w:t>Terminal Poll Rate</w:t>
      </w:r>
    </w:p>
    <w:p w:rsidR="00A77A0B" w:rsidRPr="001B4FFE" w:rsidRDefault="001B4FFE" w:rsidP="001B6840">
      <w:pPr>
        <w:pStyle w:val="BodyText"/>
        <w:numPr>
          <w:ilvl w:val="2"/>
          <w:numId w:val="44"/>
        </w:numPr>
      </w:pPr>
      <w:r w:rsidRPr="001B4FFE">
        <w:t>NMSPM Poll Rate</w:t>
      </w:r>
    </w:p>
    <w:p w:rsidR="00A77A0B" w:rsidRPr="001B4FFE" w:rsidRDefault="001B4FFE" w:rsidP="001B6840">
      <w:pPr>
        <w:pStyle w:val="BodyText"/>
        <w:numPr>
          <w:ilvl w:val="0"/>
          <w:numId w:val="44"/>
        </w:numPr>
      </w:pPr>
      <w:r w:rsidRPr="001B4FFE">
        <w:t>Inputs</w:t>
      </w:r>
    </w:p>
    <w:p w:rsidR="00A77A0B" w:rsidRPr="001B4FFE" w:rsidRDefault="001B4FFE" w:rsidP="001B6840">
      <w:pPr>
        <w:pStyle w:val="BodyText"/>
        <w:numPr>
          <w:ilvl w:val="1"/>
          <w:numId w:val="44"/>
        </w:numPr>
      </w:pPr>
      <w:r w:rsidRPr="001B4FFE">
        <w:t>Poll Timeout</w:t>
      </w:r>
    </w:p>
    <w:p w:rsidR="00A77A0B" w:rsidRPr="001B4FFE" w:rsidRDefault="001B4FFE" w:rsidP="001B6840">
      <w:pPr>
        <w:pStyle w:val="BodyText"/>
        <w:numPr>
          <w:ilvl w:val="2"/>
          <w:numId w:val="44"/>
        </w:numPr>
      </w:pPr>
      <w:r w:rsidRPr="001B4FFE">
        <w:t>Terminal</w:t>
      </w:r>
    </w:p>
    <w:p w:rsidR="00A77A0B" w:rsidRPr="001B4FFE" w:rsidRDefault="001B4FFE" w:rsidP="001B6840">
      <w:pPr>
        <w:pStyle w:val="BodyText"/>
        <w:numPr>
          <w:ilvl w:val="2"/>
          <w:numId w:val="44"/>
        </w:numPr>
      </w:pPr>
      <w:r w:rsidRPr="001B4FFE">
        <w:t>NMSPM</w:t>
      </w:r>
    </w:p>
    <w:p w:rsidR="00A77A0B" w:rsidRPr="001B4FFE" w:rsidRDefault="001B4FFE" w:rsidP="001B6840">
      <w:pPr>
        <w:pStyle w:val="BodyText"/>
        <w:numPr>
          <w:ilvl w:val="1"/>
          <w:numId w:val="44"/>
        </w:numPr>
      </w:pPr>
      <w:r w:rsidRPr="001B4FFE">
        <w:t>Signal</w:t>
      </w:r>
    </w:p>
    <w:p w:rsidR="00A77A0B" w:rsidRPr="001B4FFE" w:rsidRDefault="001B4FFE" w:rsidP="001B6840">
      <w:pPr>
        <w:pStyle w:val="BodyText"/>
        <w:numPr>
          <w:ilvl w:val="2"/>
          <w:numId w:val="44"/>
        </w:numPr>
      </w:pPr>
      <w:r w:rsidRPr="001B4FFE">
        <w:t>SIGUSR1</w:t>
      </w:r>
    </w:p>
    <w:p w:rsidR="00A77A0B" w:rsidRPr="001B4FFE" w:rsidRDefault="001B4FFE" w:rsidP="001B6840">
      <w:pPr>
        <w:pStyle w:val="BodyText"/>
        <w:numPr>
          <w:ilvl w:val="3"/>
          <w:numId w:val="44"/>
        </w:numPr>
      </w:pPr>
      <w:r w:rsidRPr="001B4FFE">
        <w:t>Save files and exit</w:t>
      </w:r>
    </w:p>
    <w:p w:rsidR="00A77A0B" w:rsidRPr="001B4FFE" w:rsidRDefault="001B4FFE" w:rsidP="001B6840">
      <w:pPr>
        <w:pStyle w:val="BodyText"/>
        <w:numPr>
          <w:ilvl w:val="0"/>
          <w:numId w:val="44"/>
        </w:numPr>
      </w:pPr>
      <w:r w:rsidRPr="001B4FFE">
        <w:t>Outputs</w:t>
      </w:r>
    </w:p>
    <w:p w:rsidR="00A77A0B" w:rsidRPr="001B4FFE" w:rsidRDefault="001B4FFE" w:rsidP="001B6840">
      <w:pPr>
        <w:pStyle w:val="BodyText"/>
        <w:numPr>
          <w:ilvl w:val="1"/>
          <w:numId w:val="44"/>
        </w:numPr>
      </w:pPr>
      <w:r w:rsidRPr="001B4FFE">
        <w:t>ALDB API</w:t>
      </w:r>
    </w:p>
    <w:p w:rsidR="00A77A0B" w:rsidRPr="001B4FFE" w:rsidRDefault="001B4FFE" w:rsidP="001B6840">
      <w:pPr>
        <w:pStyle w:val="BodyText"/>
        <w:numPr>
          <w:ilvl w:val="2"/>
          <w:numId w:val="44"/>
        </w:numPr>
      </w:pPr>
      <w:r w:rsidRPr="001B4FFE">
        <w:t>Save Terminal Status; key=group, time</w:t>
      </w:r>
    </w:p>
    <w:p w:rsidR="00A77A0B" w:rsidRPr="001B4FFE" w:rsidRDefault="001B4FFE" w:rsidP="001B6840">
      <w:pPr>
        <w:pStyle w:val="BodyText"/>
        <w:numPr>
          <w:ilvl w:val="2"/>
          <w:numId w:val="44"/>
        </w:numPr>
      </w:pPr>
      <w:r w:rsidRPr="001B4FFE">
        <w:t>Save NMSPM Status; key=group, time</w:t>
      </w:r>
    </w:p>
    <w:p w:rsidR="00A77A0B" w:rsidRPr="001B4FFE" w:rsidRDefault="001B4FFE" w:rsidP="001B6840">
      <w:pPr>
        <w:pStyle w:val="BodyText"/>
        <w:numPr>
          <w:ilvl w:val="1"/>
          <w:numId w:val="44"/>
        </w:numPr>
      </w:pPr>
      <w:r w:rsidRPr="001B4FFE">
        <w:t>Results</w:t>
      </w:r>
    </w:p>
    <w:p w:rsidR="00A77A0B" w:rsidRPr="001B4FFE" w:rsidRDefault="001B4FFE" w:rsidP="001B6840">
      <w:pPr>
        <w:pStyle w:val="BodyText"/>
        <w:numPr>
          <w:ilvl w:val="2"/>
          <w:numId w:val="44"/>
        </w:numPr>
      </w:pPr>
      <w:r w:rsidRPr="001B4FFE">
        <w:t xml:space="preserve">File Save of status data during test duration as CSV </w:t>
      </w:r>
    </w:p>
    <w:p w:rsidR="00A77A0B" w:rsidRPr="001B4FFE" w:rsidRDefault="001B4FFE" w:rsidP="001B6840">
      <w:pPr>
        <w:pStyle w:val="BodyText"/>
        <w:numPr>
          <w:ilvl w:val="2"/>
          <w:numId w:val="44"/>
        </w:numPr>
      </w:pPr>
      <w:r w:rsidRPr="001B4FFE">
        <w:t>Save Charts as PNG; select  period based on test duration</w:t>
      </w:r>
    </w:p>
    <w:p w:rsidR="00A77A0B" w:rsidRPr="001B4FFE" w:rsidRDefault="001B4FFE" w:rsidP="001B6840">
      <w:pPr>
        <w:pStyle w:val="BodyText"/>
        <w:numPr>
          <w:ilvl w:val="2"/>
          <w:numId w:val="44"/>
        </w:numPr>
      </w:pPr>
      <w:r w:rsidRPr="001B4FFE">
        <w:t>Syslogs</w:t>
      </w:r>
    </w:p>
    <w:p w:rsidR="00A77A0B" w:rsidRPr="001B4FFE" w:rsidRDefault="001B4FFE" w:rsidP="001B6840">
      <w:pPr>
        <w:pStyle w:val="BodyText"/>
        <w:numPr>
          <w:ilvl w:val="3"/>
          <w:numId w:val="44"/>
        </w:numPr>
      </w:pPr>
      <w:r w:rsidRPr="001B4FFE">
        <w:t>Post Processed as events in CSV file</w:t>
      </w:r>
    </w:p>
    <w:p w:rsidR="00A77A0B" w:rsidRDefault="001B4FFE" w:rsidP="001B6840">
      <w:pPr>
        <w:pStyle w:val="BodyText"/>
        <w:numPr>
          <w:ilvl w:val="3"/>
          <w:numId w:val="44"/>
        </w:numPr>
      </w:pPr>
      <w:r w:rsidRPr="001B4FFE">
        <w:t>Compress Syslogs</w:t>
      </w:r>
    </w:p>
    <w:p w:rsidR="001B4FFE" w:rsidRDefault="001B4FFE" w:rsidP="001B6840">
      <w:pPr>
        <w:pStyle w:val="BodyText"/>
        <w:ind w:left="1080"/>
      </w:pPr>
    </w:p>
    <w:p w:rsidR="001B4FFE" w:rsidRDefault="008D3230" w:rsidP="001B6840">
      <w:pPr>
        <w:pStyle w:val="BodyText"/>
        <w:jc w:val="center"/>
      </w:pPr>
      <w:r>
        <w:pict w14:anchorId="00142056">
          <v:shape id="_x0000_i1043" type="#_x0000_t75" style="width:148.9pt;height:145.25pt;mso-left-percent:-10001;mso-top-percent:-10001;mso-position-horizontal:absolute;mso-position-horizontal-relative:char;mso-position-vertical:absolute;mso-position-vertical-relative:line;mso-left-percent:-10001;mso-top-percent:-10001">
            <v:imagedata r:id="rId30" o:title=""/>
          </v:shape>
        </w:pict>
      </w:r>
    </w:p>
    <w:p w:rsidR="001B4FFE" w:rsidRDefault="001B4FFE" w:rsidP="001B6840">
      <w:pPr>
        <w:pStyle w:val="BodyText"/>
        <w:jc w:val="center"/>
      </w:pPr>
    </w:p>
    <w:p w:rsidR="001B4FFE" w:rsidRDefault="00984926" w:rsidP="001B6840">
      <w:pPr>
        <w:pStyle w:val="Caption"/>
        <w:jc w:val="center"/>
      </w:pPr>
      <w:bookmarkStart w:id="577" w:name="_Ref440282277"/>
      <w:bookmarkStart w:id="578" w:name="_Toc444246767"/>
      <w:r>
        <w:t xml:space="preserve">Figure </w:t>
      </w:r>
      <w:fldSimple w:instr=" SEQ Figure \* ARABIC ">
        <w:r w:rsidR="003363C0">
          <w:rPr>
            <w:noProof/>
          </w:rPr>
          <w:t>18</w:t>
        </w:r>
      </w:fldSimple>
      <w:r w:rsidR="001B4FFE" w:rsidRPr="001B4FFE">
        <w:t xml:space="preserve">- </w:t>
      </w:r>
      <w:r>
        <w:t>NLG Poller Architecture</w:t>
      </w:r>
      <w:bookmarkEnd w:id="577"/>
      <w:bookmarkEnd w:id="578"/>
    </w:p>
    <w:p w:rsidR="001B4FFE" w:rsidRDefault="001B4FFE" w:rsidP="001B6840">
      <w:pPr>
        <w:pStyle w:val="BodyText"/>
      </w:pPr>
    </w:p>
    <w:p w:rsidR="004738A3" w:rsidRDefault="00EE5C61" w:rsidP="001B6840">
      <w:pPr>
        <w:pStyle w:val="Heading3"/>
      </w:pPr>
      <w:bookmarkStart w:id="579" w:name="_Toc444246736"/>
      <w:r>
        <w:t xml:space="preserve">NLG Main </w:t>
      </w:r>
      <w:r w:rsidR="004738A3">
        <w:t>Pseudo-Code</w:t>
      </w:r>
      <w:bookmarkEnd w:id="579"/>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Initialize class; connect to configuration</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__init__(self,groupId, termonly=False):</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lastRenderedPageBreak/>
        <w:t>#</w:t>
      </w:r>
      <w:r w:rsidRPr="003471E8">
        <w:rPr>
          <w:rFonts w:ascii="Courier New" w:hAnsi="Courier New" w:cs="Courier New"/>
          <w:sz w:val="18"/>
          <w:szCs w:val="18"/>
        </w:rPr>
        <w:t xml:space="preserve">  Setup the NMSPM page for fast polling</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nlgNmspmOpen(self):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Setup the Terminal page for fast polling</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nlgTermOpen(self):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close the NMSPM page and generate results</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nlgNmspmClose(self):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close the Terminal page and generate results</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nlgTermClose(self):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Start the terminal and if necessary the nmspm</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start(self):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Start NMSPM  Data collection data</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nlgNmspmStart(self):</w:t>
      </w:r>
    </w:p>
    <w:p w:rsidR="003471E8" w:rsidRPr="003471E8" w:rsidRDefault="00EA1296" w:rsidP="001B6840">
      <w:pPr>
        <w:ind w:left="288"/>
        <w:rPr>
          <w:rFonts w:ascii="Courier New" w:hAnsi="Courier New" w:cs="Courier New"/>
          <w:sz w:val="18"/>
          <w:szCs w:val="18"/>
        </w:rPr>
      </w:pPr>
      <w:r>
        <w:rPr>
          <w:rFonts w:ascii="Courier New" w:hAnsi="Courier New" w:cs="Courier New"/>
          <w:sz w:val="18"/>
          <w:szCs w:val="18"/>
        </w:rPr>
        <w:t xml:space="preserve">    </w:t>
      </w:r>
      <w:r w:rsidR="003471E8" w:rsidRPr="003471E8">
        <w:rPr>
          <w:rFonts w:ascii="Courier New" w:hAnsi="Courier New" w:cs="Courier New"/>
          <w:sz w:val="18"/>
          <w:szCs w:val="18"/>
        </w:rPr>
        <w:t>self.nlgNmspmOpen()</w:t>
      </w:r>
    </w:p>
    <w:p w:rsidR="003471E8" w:rsidRPr="003471E8" w:rsidRDefault="003471E8" w:rsidP="001B6840">
      <w:pPr>
        <w:ind w:left="288"/>
        <w:rPr>
          <w:rFonts w:ascii="Courier New" w:hAnsi="Courier New" w:cs="Courier New"/>
          <w:sz w:val="18"/>
          <w:szCs w:val="18"/>
        </w:rPr>
      </w:pPr>
      <w:r w:rsidRPr="003471E8">
        <w:rPr>
          <w:rFonts w:ascii="Courier New" w:hAnsi="Courier New" w:cs="Courier New"/>
          <w:sz w:val="18"/>
          <w:szCs w:val="18"/>
        </w:rPr>
        <w:t xml:space="preserve">  </w:t>
      </w:r>
      <w:r w:rsidR="00EA1296">
        <w:rPr>
          <w:rFonts w:ascii="Courier New" w:hAnsi="Courier New" w:cs="Courier New"/>
          <w:sz w:val="18"/>
          <w:szCs w:val="18"/>
        </w:rPr>
        <w:t xml:space="preserve">  </w:t>
      </w:r>
      <w:r w:rsidRPr="003471E8">
        <w:rPr>
          <w:rFonts w:ascii="Courier New" w:hAnsi="Courier New" w:cs="Courier New"/>
          <w:sz w:val="18"/>
          <w:szCs w:val="18"/>
        </w:rPr>
        <w:t>self.timerNmspmState = True</w:t>
      </w:r>
    </w:p>
    <w:p w:rsidR="003471E8" w:rsidRPr="003471E8" w:rsidRDefault="003471E8" w:rsidP="001B6840">
      <w:pPr>
        <w:ind w:left="288"/>
        <w:rPr>
          <w:rFonts w:ascii="Courier New" w:hAnsi="Courier New" w:cs="Courier New"/>
          <w:sz w:val="18"/>
          <w:szCs w:val="18"/>
        </w:rPr>
      </w:pPr>
      <w:r w:rsidRPr="003471E8">
        <w:rPr>
          <w:rFonts w:ascii="Courier New" w:hAnsi="Courier New" w:cs="Courier New"/>
          <w:sz w:val="18"/>
          <w:szCs w:val="18"/>
        </w:rPr>
        <w:t xml:space="preserve">    </w:t>
      </w:r>
      <w:r>
        <w:rPr>
          <w:rFonts w:ascii="Courier New" w:hAnsi="Courier New" w:cs="Courier New"/>
          <w:sz w:val="18"/>
          <w:szCs w:val="18"/>
        </w:rPr>
        <w:t>#</w:t>
      </w:r>
      <w:r w:rsidRPr="003471E8">
        <w:rPr>
          <w:rFonts w:ascii="Courier New" w:hAnsi="Courier New" w:cs="Courier New"/>
          <w:sz w:val="18"/>
          <w:szCs w:val="18"/>
        </w:rPr>
        <w:t xml:space="preserve"> Schedule the Timer Thread</w:t>
      </w:r>
    </w:p>
    <w:p w:rsidR="003471E8" w:rsidRPr="003471E8" w:rsidRDefault="00EA1296" w:rsidP="001B6840">
      <w:pPr>
        <w:ind w:left="288"/>
        <w:rPr>
          <w:rFonts w:ascii="Courier New" w:hAnsi="Courier New" w:cs="Courier New"/>
          <w:sz w:val="18"/>
          <w:szCs w:val="18"/>
        </w:rPr>
      </w:pPr>
      <w:r>
        <w:rPr>
          <w:rFonts w:ascii="Courier New" w:hAnsi="Courier New" w:cs="Courier New"/>
          <w:sz w:val="18"/>
          <w:szCs w:val="18"/>
        </w:rPr>
        <w:t xml:space="preserve">    </w:t>
      </w:r>
      <w:r w:rsidR="003471E8" w:rsidRPr="003471E8">
        <w:rPr>
          <w:rFonts w:ascii="Courier New" w:hAnsi="Courier New" w:cs="Courier New"/>
          <w:sz w:val="18"/>
          <w:szCs w:val="18"/>
        </w:rPr>
        <w:t>self.timerNmspm = Timer(defNlgTimeoutNmspm,self.nlgNmspmTimerThread)</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Start Terminal Data collection data</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nlgTermStart(self):</w:t>
      </w:r>
    </w:p>
    <w:p w:rsidR="003471E8" w:rsidRPr="003471E8" w:rsidRDefault="00EA1296" w:rsidP="001B6840">
      <w:pPr>
        <w:ind w:left="288"/>
        <w:rPr>
          <w:rFonts w:ascii="Courier New" w:hAnsi="Courier New" w:cs="Courier New"/>
          <w:sz w:val="18"/>
          <w:szCs w:val="18"/>
        </w:rPr>
      </w:pPr>
      <w:r>
        <w:rPr>
          <w:rFonts w:ascii="Courier New" w:hAnsi="Courier New" w:cs="Courier New"/>
          <w:sz w:val="18"/>
          <w:szCs w:val="18"/>
        </w:rPr>
        <w:t xml:space="preserve">    </w:t>
      </w:r>
      <w:r w:rsidR="003471E8" w:rsidRPr="003471E8">
        <w:rPr>
          <w:rFonts w:ascii="Courier New" w:hAnsi="Courier New" w:cs="Courier New"/>
          <w:sz w:val="18"/>
          <w:szCs w:val="18"/>
        </w:rPr>
        <w:t>self.nlgTermOpen()</w:t>
      </w:r>
    </w:p>
    <w:p w:rsidR="003471E8" w:rsidRPr="003471E8" w:rsidRDefault="00EA1296" w:rsidP="001B6840">
      <w:pPr>
        <w:ind w:left="288"/>
        <w:rPr>
          <w:rFonts w:ascii="Courier New" w:hAnsi="Courier New" w:cs="Courier New"/>
          <w:sz w:val="18"/>
          <w:szCs w:val="18"/>
        </w:rPr>
      </w:pPr>
      <w:r>
        <w:rPr>
          <w:rFonts w:ascii="Courier New" w:hAnsi="Courier New" w:cs="Courier New"/>
          <w:sz w:val="18"/>
          <w:szCs w:val="18"/>
        </w:rPr>
        <w:t xml:space="preserve">    </w:t>
      </w:r>
      <w:r w:rsidR="003471E8" w:rsidRPr="003471E8">
        <w:rPr>
          <w:rFonts w:ascii="Courier New" w:hAnsi="Courier New" w:cs="Courier New"/>
          <w:sz w:val="18"/>
          <w:szCs w:val="18"/>
        </w:rPr>
        <w:t>self.timerTermState = True</w:t>
      </w:r>
    </w:p>
    <w:p w:rsidR="003471E8" w:rsidRPr="003471E8" w:rsidRDefault="003471E8" w:rsidP="001B6840">
      <w:pPr>
        <w:ind w:left="288"/>
        <w:rPr>
          <w:rFonts w:ascii="Courier New" w:hAnsi="Courier New" w:cs="Courier New"/>
          <w:sz w:val="18"/>
          <w:szCs w:val="18"/>
        </w:rPr>
      </w:pPr>
      <w:r w:rsidRPr="003471E8">
        <w:rPr>
          <w:rFonts w:ascii="Courier New" w:hAnsi="Courier New" w:cs="Courier New"/>
          <w:sz w:val="18"/>
          <w:szCs w:val="18"/>
        </w:rPr>
        <w:t xml:space="preserve">    </w:t>
      </w:r>
      <w:r>
        <w:rPr>
          <w:rFonts w:ascii="Courier New" w:hAnsi="Courier New" w:cs="Courier New"/>
          <w:sz w:val="18"/>
          <w:szCs w:val="18"/>
        </w:rPr>
        <w:t>#</w:t>
      </w:r>
      <w:r w:rsidRPr="003471E8">
        <w:rPr>
          <w:rFonts w:ascii="Courier New" w:hAnsi="Courier New" w:cs="Courier New"/>
          <w:sz w:val="18"/>
          <w:szCs w:val="18"/>
        </w:rPr>
        <w:t xml:space="preserve"> Schedule the Timer Thread</w:t>
      </w:r>
    </w:p>
    <w:p w:rsidR="003471E8" w:rsidRPr="003471E8" w:rsidRDefault="00EA1296" w:rsidP="001B6840">
      <w:pPr>
        <w:ind w:left="288"/>
        <w:rPr>
          <w:rFonts w:ascii="Courier New" w:hAnsi="Courier New" w:cs="Courier New"/>
          <w:sz w:val="18"/>
          <w:szCs w:val="18"/>
        </w:rPr>
      </w:pPr>
      <w:r>
        <w:rPr>
          <w:rFonts w:ascii="Courier New" w:hAnsi="Courier New" w:cs="Courier New"/>
          <w:sz w:val="18"/>
          <w:szCs w:val="18"/>
        </w:rPr>
        <w:t xml:space="preserve">    </w:t>
      </w:r>
      <w:r w:rsidR="003471E8" w:rsidRPr="003471E8">
        <w:rPr>
          <w:rFonts w:ascii="Courier New" w:hAnsi="Courier New" w:cs="Courier New"/>
          <w:sz w:val="18"/>
          <w:szCs w:val="18"/>
        </w:rPr>
        <w:t>self.timerTerm = Timer(defNlgTimeoutTerm,self.nlgTermTimerThread)</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Stop the nmspm &amp; terminal</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stop(self):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Stop NMSPM Data collection</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nlgNmspmStop(self):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Stop Terminal Data collection</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nlgTermStop(self):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Signal Handler</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00EA1296">
        <w:rPr>
          <w:rFonts w:ascii="Courier New" w:hAnsi="Courier New" w:cs="Courier New"/>
          <w:sz w:val="18"/>
          <w:szCs w:val="18"/>
        </w:rPr>
        <w:t xml:space="preserve">  </w:t>
      </w:r>
      <w:r w:rsidRPr="003471E8">
        <w:rPr>
          <w:rFonts w:ascii="Courier New" w:hAnsi="Courier New" w:cs="Courier New"/>
          <w:sz w:val="18"/>
          <w:szCs w:val="18"/>
        </w:rPr>
        <w:t>Upon receipt of SIGUSR1; stop the running poll processor</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nlgSigHandler(self, signum, stack):</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Poll the NMSPM Terminal (VMT) Data and add entry to the database</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00EA1296">
        <w:rPr>
          <w:rFonts w:ascii="Courier New" w:hAnsi="Courier New" w:cs="Courier New"/>
          <w:sz w:val="18"/>
          <w:szCs w:val="18"/>
        </w:rPr>
        <w:t xml:space="preserve">  </w:t>
      </w:r>
      <w:r w:rsidRPr="003471E8">
        <w:rPr>
          <w:rFonts w:ascii="Courier New" w:hAnsi="Courier New" w:cs="Courier New"/>
          <w:sz w:val="18"/>
          <w:szCs w:val="18"/>
        </w:rPr>
        <w:t>Assumes NMS Map window opened</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nlgNmspmPollStatus(self):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Poll the Terminal Data and add entry to the database</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00EA1296">
        <w:rPr>
          <w:rFonts w:ascii="Courier New" w:hAnsi="Courier New" w:cs="Courier New"/>
          <w:sz w:val="18"/>
          <w:szCs w:val="18"/>
        </w:rPr>
        <w:t xml:space="preserve">  </w:t>
      </w:r>
      <w:r w:rsidRPr="003471E8">
        <w:rPr>
          <w:rFonts w:ascii="Courier New" w:hAnsi="Courier New" w:cs="Courier New"/>
          <w:sz w:val="18"/>
          <w:szCs w:val="18"/>
        </w:rPr>
        <w:t>Assumes Terminal window opened</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nlgTermPollStatus(self):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Timer Thread for collecting NSPM data</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lastRenderedPageBreak/>
        <w:t>def</w:t>
      </w:r>
      <w:r w:rsidRPr="003471E8">
        <w:rPr>
          <w:rFonts w:ascii="Courier New" w:hAnsi="Courier New" w:cs="Courier New"/>
          <w:sz w:val="18"/>
          <w:szCs w:val="18"/>
        </w:rPr>
        <w:t xml:space="preserve"> nlgNmspmTimerThread(self):</w:t>
      </w:r>
    </w:p>
    <w:p w:rsidR="003471E8" w:rsidRPr="003471E8" w:rsidRDefault="00EA1296" w:rsidP="001B6840">
      <w:pPr>
        <w:ind w:left="288"/>
        <w:rPr>
          <w:rFonts w:ascii="Courier New" w:hAnsi="Courier New" w:cs="Courier New"/>
          <w:sz w:val="18"/>
          <w:szCs w:val="18"/>
        </w:rPr>
      </w:pPr>
      <w:r>
        <w:rPr>
          <w:rFonts w:ascii="Courier New" w:hAnsi="Courier New" w:cs="Courier New"/>
          <w:sz w:val="18"/>
          <w:szCs w:val="18"/>
        </w:rPr>
        <w:t xml:space="preserve">    </w:t>
      </w:r>
      <w:r w:rsidR="003471E8" w:rsidRPr="003471E8">
        <w:rPr>
          <w:rFonts w:ascii="Courier New" w:hAnsi="Courier New" w:cs="Courier New"/>
          <w:sz w:val="18"/>
          <w:szCs w:val="18"/>
        </w:rPr>
        <w:t>if self.timerNmspmState :</w:t>
      </w:r>
    </w:p>
    <w:p w:rsidR="003471E8" w:rsidRPr="003471E8" w:rsidRDefault="00EA1296" w:rsidP="001B6840">
      <w:pPr>
        <w:ind w:left="288"/>
        <w:rPr>
          <w:rFonts w:ascii="Courier New" w:hAnsi="Courier New" w:cs="Courier New"/>
          <w:sz w:val="18"/>
          <w:szCs w:val="18"/>
        </w:rPr>
      </w:pPr>
      <w:r>
        <w:rPr>
          <w:rFonts w:ascii="Courier New" w:hAnsi="Courier New" w:cs="Courier New"/>
          <w:sz w:val="18"/>
          <w:szCs w:val="18"/>
        </w:rPr>
        <w:t xml:space="preserve">        </w:t>
      </w:r>
      <w:r w:rsidR="003471E8" w:rsidRPr="003471E8">
        <w:rPr>
          <w:rFonts w:ascii="Courier New" w:hAnsi="Courier New" w:cs="Courier New"/>
          <w:sz w:val="18"/>
          <w:szCs w:val="18"/>
        </w:rPr>
        <w:t>self.timerNmspm = Timer(defNlgTimeoutNmspm,self.nlgNmspmTimerThread)</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Timer Thread for collecting Term data</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nlgTermTimerThread(self):</w:t>
      </w:r>
    </w:p>
    <w:p w:rsidR="003471E8" w:rsidRPr="003471E8" w:rsidRDefault="00EA1296" w:rsidP="001B6840">
      <w:pPr>
        <w:ind w:left="288"/>
        <w:rPr>
          <w:rFonts w:ascii="Courier New" w:hAnsi="Courier New" w:cs="Courier New"/>
          <w:sz w:val="18"/>
          <w:szCs w:val="18"/>
        </w:rPr>
      </w:pPr>
      <w:r>
        <w:rPr>
          <w:rFonts w:ascii="Courier New" w:hAnsi="Courier New" w:cs="Courier New"/>
          <w:sz w:val="18"/>
          <w:szCs w:val="18"/>
        </w:rPr>
        <w:t xml:space="preserve">    </w:t>
      </w:r>
      <w:r w:rsidR="003471E8" w:rsidRPr="003471E8">
        <w:rPr>
          <w:rFonts w:ascii="Courier New" w:hAnsi="Courier New" w:cs="Courier New"/>
          <w:sz w:val="18"/>
          <w:szCs w:val="18"/>
        </w:rPr>
        <w:t>if self.timerTermState :</w:t>
      </w:r>
    </w:p>
    <w:p w:rsidR="003471E8" w:rsidRPr="003471E8" w:rsidRDefault="00EA1296" w:rsidP="001B6840">
      <w:pPr>
        <w:ind w:left="288"/>
        <w:rPr>
          <w:rFonts w:ascii="Courier New" w:hAnsi="Courier New" w:cs="Courier New"/>
          <w:sz w:val="18"/>
          <w:szCs w:val="18"/>
        </w:rPr>
      </w:pPr>
      <w:r>
        <w:rPr>
          <w:rFonts w:ascii="Courier New" w:hAnsi="Courier New" w:cs="Courier New"/>
          <w:sz w:val="18"/>
          <w:szCs w:val="18"/>
        </w:rPr>
        <w:t xml:space="preserve">        </w:t>
      </w:r>
      <w:r w:rsidR="003471E8" w:rsidRPr="003471E8">
        <w:rPr>
          <w:rFonts w:ascii="Courier New" w:hAnsi="Courier New" w:cs="Courier New"/>
          <w:sz w:val="18"/>
          <w:szCs w:val="18"/>
        </w:rPr>
        <w:t>self.timerTerm = Timer(defNlgTimeoutTerm,self.nlgTermTimerThread)</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NLG VMT Logout Command</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nlgNmsVmtCommand(self, command):</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Start a backgroun running poller task for this group</w:t>
      </w: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nlgStartPoll(self):</w:t>
      </w: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p>
    <w:p w:rsidR="003471E8" w:rsidRPr="003471E8" w:rsidRDefault="003471E8" w:rsidP="001B6840">
      <w:pPr>
        <w:ind w:left="288"/>
        <w:rPr>
          <w:rFonts w:ascii="Courier New" w:hAnsi="Courier New" w:cs="Courier New"/>
          <w:sz w:val="18"/>
          <w:szCs w:val="18"/>
        </w:rPr>
      </w:pPr>
      <w:r>
        <w:rPr>
          <w:rFonts w:ascii="Courier New" w:hAnsi="Courier New" w:cs="Courier New"/>
          <w:sz w:val="18"/>
          <w:szCs w:val="18"/>
        </w:rPr>
        <w:t>#</w:t>
      </w:r>
      <w:r w:rsidRPr="003471E8">
        <w:rPr>
          <w:rFonts w:ascii="Courier New" w:hAnsi="Courier New" w:cs="Courier New"/>
          <w:sz w:val="18"/>
          <w:szCs w:val="18"/>
        </w:rPr>
        <w:t xml:space="preserve">  Send signal to the running poller task for this group</w:t>
      </w:r>
    </w:p>
    <w:p w:rsidR="003471E8" w:rsidRDefault="003471E8" w:rsidP="001B6840">
      <w:pPr>
        <w:ind w:left="288"/>
        <w:rPr>
          <w:rFonts w:ascii="Courier New" w:hAnsi="Courier New" w:cs="Courier New"/>
          <w:sz w:val="18"/>
          <w:szCs w:val="18"/>
        </w:rPr>
      </w:pPr>
      <w:r>
        <w:rPr>
          <w:rFonts w:ascii="Courier New" w:hAnsi="Courier New" w:cs="Courier New"/>
          <w:sz w:val="18"/>
          <w:szCs w:val="18"/>
        </w:rPr>
        <w:t>def</w:t>
      </w:r>
      <w:r w:rsidRPr="003471E8">
        <w:rPr>
          <w:rFonts w:ascii="Courier New" w:hAnsi="Courier New" w:cs="Courier New"/>
          <w:sz w:val="18"/>
          <w:szCs w:val="18"/>
        </w:rPr>
        <w:t xml:space="preserve"> nlgStopPoll(self):</w:t>
      </w:r>
    </w:p>
    <w:p w:rsidR="00EE5C61" w:rsidRDefault="00EE5C61" w:rsidP="001B6840">
      <w:pPr>
        <w:ind w:left="288"/>
        <w:rPr>
          <w:rFonts w:ascii="Courier New" w:hAnsi="Courier New" w:cs="Courier New"/>
          <w:sz w:val="18"/>
          <w:szCs w:val="18"/>
        </w:rPr>
      </w:pPr>
    </w:p>
    <w:p w:rsidR="00EE5C61" w:rsidRDefault="00EE5C61" w:rsidP="001B6840">
      <w:pPr>
        <w:pStyle w:val="Heading3"/>
      </w:pPr>
      <w:bookmarkStart w:id="580" w:name="_Toc444246737"/>
      <w:r>
        <w:t>NLG Syslog Post Processing</w:t>
      </w:r>
      <w:bookmarkEnd w:id="580"/>
    </w:p>
    <w:p w:rsidR="00EE5C61" w:rsidRDefault="00EE5C61" w:rsidP="001B6840">
      <w:pPr>
        <w:pStyle w:val="BodyText"/>
      </w:pPr>
      <w:r>
        <w:t>Upon closing NLG NMSPM and Terminal threads, the RTNMS and Terminal syslogs are scp’ed back to the results. Those syslogs are converted to .csv files for easier analysis in Excel using a post processing script called from nlgMain.py. Below are the RTNMS and Terminal Syslog pseudo code descriptions</w:t>
      </w:r>
    </w:p>
    <w:p w:rsidR="00EE5C61" w:rsidRDefault="00EE5C61" w:rsidP="001B6840">
      <w:pPr>
        <w:pStyle w:val="BodyText"/>
      </w:pP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nlgPostprocRtnms.sh</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This script parses the Rtnms syslog file</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into an event oriented CSV file w/Header Row</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Currently, the following events are parsed:</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VMT_STATE,CRL_STATE,CONN_LOGIN,CONN_OPER,</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CONN_SESS,PWRCTL_UPD,ACSM_UPD,CONN_LOGOUT,</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CONN_Vmt,CONN_VMT,CONN_RL"</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Each event is represented with a "1" in the event column,</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and any supporting info is in the VARG column(s) as</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follows:</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VARG_1 is Terminal ID (decimal equiv of 0.0.c.d addr), or</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CRL indicator for CRL_STATE</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VARG_2 is State for VMT_STATE or CRL_STATE, otherwise</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contains message</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Input parameters:</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basedir to put files</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input file name (in basedir or full path)</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output file name (to basedir)</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w:t>
      </w:r>
    </w:p>
    <w:p w:rsidR="00EE5C61" w:rsidRPr="004B51FB" w:rsidRDefault="00EE5C61" w:rsidP="001B6840">
      <w:pPr>
        <w:pStyle w:val="BodyText"/>
        <w:ind w:left="360"/>
        <w:rPr>
          <w:rFonts w:ascii="Courier New" w:hAnsi="Courier New" w:cs="Courier New"/>
          <w:sz w:val="18"/>
          <w:szCs w:val="18"/>
        </w:rPr>
      </w:pPr>
      <w:r w:rsidRPr="004B51FB">
        <w:rPr>
          <w:rFonts w:ascii="Courier New" w:hAnsi="Courier New" w:cs="Courier New"/>
          <w:sz w:val="18"/>
          <w:szCs w:val="18"/>
        </w:rPr>
        <w:t>### ArcLight Test Automation</w:t>
      </w:r>
    </w:p>
    <w:p w:rsidR="00EE5C61" w:rsidRDefault="00EE5C61" w:rsidP="001B6840">
      <w:pPr>
        <w:pStyle w:val="BodyText"/>
        <w:ind w:left="360"/>
        <w:rPr>
          <w:rFonts w:ascii="Courier New" w:hAnsi="Courier New" w:cs="Courier New"/>
          <w:sz w:val="18"/>
          <w:szCs w:val="18"/>
        </w:rPr>
      </w:pPr>
      <w:r w:rsidRPr="002F50C3">
        <w:rPr>
          <w:rFonts w:ascii="Courier New" w:hAnsi="Courier New" w:cs="Courier New"/>
          <w:sz w:val="18"/>
          <w:szCs w:val="18"/>
        </w:rPr>
        <w:t>###############################################</w:t>
      </w:r>
    </w:p>
    <w:p w:rsidR="00EE5C61" w:rsidRDefault="00EE5C61" w:rsidP="001B6840">
      <w:pPr>
        <w:pStyle w:val="BodyText"/>
        <w:ind w:left="360"/>
        <w:rPr>
          <w:rFonts w:ascii="Courier New" w:hAnsi="Courier New" w:cs="Courier New"/>
          <w:sz w:val="18"/>
          <w:szCs w:val="18"/>
        </w:rPr>
      </w:pPr>
    </w:p>
    <w:p w:rsidR="00EE5C61" w:rsidRDefault="00EE5C61" w:rsidP="001B6840">
      <w:pPr>
        <w:pStyle w:val="BodyText"/>
        <w:ind w:left="360"/>
        <w:rPr>
          <w:rFonts w:ascii="Courier New" w:hAnsi="Courier New" w:cs="Courier New"/>
          <w:sz w:val="18"/>
          <w:szCs w:val="18"/>
        </w:rPr>
      </w:pP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nlgPostprocTerm.sh</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This script parses the terminal syslog file</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into an event oriented CSV file w/Header Row</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lastRenderedPageBreak/>
        <w:t>### Currently, the following events are parsed:</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SAT_SRCH, SAT_LOCK, BRL_LOGIN, CRL_LOGIN,</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LOGOUT_CMD, REBOOT_CMD, RELOGIN_CMD, TOD_RESET,</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SET_ANT, DWELL_TIMEO, SAT_HANDO, RLC_STATE,</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SMS_STATE, BB_STATE, LOGIN_STATE, TERM_STATE,</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UPD_ANTTXB, SEND_ANTSAT, MODE_CHG</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Each event is represented with a "1" in the event column,</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and any supporting info is in the VARG column(s) as</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follows:</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If TOD_RESET, then VARG_1 is TOD_NEW and VARG_2 is TOD_OLD</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If SET_ANT, then VARG_1 is BEAM_NAME and VARG_2 is 0</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If *_STATE, then VARG_1 is state change value and VARG_2 is 0</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If SEND_ANTSAT, then VARG_1 is AcuSt and VARG_2 is 0</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If UPD_ANTTXB, then VARG_1 is AcuSt and VARG_2 is 0</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Input parameters:</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basedir to put files</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input file name (in basedir or full path)</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output file name (to basedir)</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 ArcLight Test Automation</w:t>
      </w:r>
    </w:p>
    <w:p w:rsidR="00EE5C61" w:rsidRPr="00EE5C61"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w:t>
      </w:r>
    </w:p>
    <w:p w:rsidR="00EE5C61" w:rsidRPr="002F50C3" w:rsidRDefault="00EE5C61" w:rsidP="001B6840">
      <w:pPr>
        <w:pStyle w:val="BodyText"/>
        <w:ind w:left="360"/>
        <w:rPr>
          <w:rFonts w:ascii="Courier New" w:hAnsi="Courier New" w:cs="Courier New"/>
          <w:sz w:val="18"/>
          <w:szCs w:val="18"/>
        </w:rPr>
      </w:pPr>
      <w:r w:rsidRPr="00EE5C61">
        <w:rPr>
          <w:rFonts w:ascii="Courier New" w:hAnsi="Courier New" w:cs="Courier New"/>
          <w:sz w:val="18"/>
          <w:szCs w:val="18"/>
        </w:rPr>
        <w:t>###############################################</w:t>
      </w:r>
    </w:p>
    <w:p w:rsidR="00EE5C61" w:rsidRPr="00EE5C61" w:rsidRDefault="00EE5C61" w:rsidP="001B6840">
      <w:pPr>
        <w:pStyle w:val="BodyText"/>
      </w:pPr>
    </w:p>
    <w:p w:rsidR="004738A3" w:rsidRDefault="004B51FB" w:rsidP="001B6840">
      <w:pPr>
        <w:pStyle w:val="BodyText"/>
      </w:pPr>
      <w:r>
        <w:t>The following syslog to event mapping is used:</w:t>
      </w:r>
    </w:p>
    <w:p w:rsidR="005611D3" w:rsidRPr="004B51FB" w:rsidRDefault="004B51FB" w:rsidP="001B6840">
      <w:pPr>
        <w:pStyle w:val="BodyText"/>
        <w:numPr>
          <w:ilvl w:val="0"/>
          <w:numId w:val="45"/>
        </w:numPr>
      </w:pPr>
      <w:r w:rsidRPr="004B51FB">
        <w:t>Satellite Search (SAT_SRCH)</w:t>
      </w:r>
    </w:p>
    <w:p w:rsidR="005611D3" w:rsidRPr="004B51FB" w:rsidRDefault="004B51FB" w:rsidP="001B6840">
      <w:pPr>
        <w:pStyle w:val="BodyText"/>
        <w:numPr>
          <w:ilvl w:val="1"/>
          <w:numId w:val="45"/>
        </w:numPr>
      </w:pPr>
      <w:r w:rsidRPr="004B51FB">
        <w:t>daemon.debug CCD: [SSM:NO COVER:03] SAT #Avail: 1</w:t>
      </w:r>
    </w:p>
    <w:p w:rsidR="005611D3" w:rsidRPr="004B51FB" w:rsidRDefault="004B51FB" w:rsidP="001B6840">
      <w:pPr>
        <w:pStyle w:val="BodyText"/>
        <w:numPr>
          <w:ilvl w:val="0"/>
          <w:numId w:val="45"/>
        </w:numPr>
      </w:pPr>
      <w:r w:rsidRPr="004B51FB">
        <w:t>Satellite Lock (SAT_LOCK)</w:t>
      </w:r>
    </w:p>
    <w:p w:rsidR="005611D3" w:rsidRPr="004B51FB" w:rsidRDefault="004B51FB" w:rsidP="001B6840">
      <w:pPr>
        <w:pStyle w:val="BodyText"/>
        <w:numPr>
          <w:ilvl w:val="1"/>
          <w:numId w:val="45"/>
        </w:numPr>
      </w:pPr>
      <w:r w:rsidRPr="004B51FB">
        <w:t>daemon.info CCD: [SSM:SAT LOCK:01] SATSRCH STATE CHANGE: ** SAT LOCK **</w:t>
      </w:r>
    </w:p>
    <w:p w:rsidR="005611D3" w:rsidRPr="004B51FB" w:rsidRDefault="004B51FB" w:rsidP="001B6840">
      <w:pPr>
        <w:pStyle w:val="BodyText"/>
        <w:numPr>
          <w:ilvl w:val="0"/>
          <w:numId w:val="45"/>
        </w:numPr>
      </w:pPr>
      <w:r w:rsidRPr="004B51FB">
        <w:t>(BRL_Login)</w:t>
      </w:r>
    </w:p>
    <w:p w:rsidR="005611D3" w:rsidRPr="004B51FB" w:rsidRDefault="004B51FB" w:rsidP="001B6840">
      <w:pPr>
        <w:pStyle w:val="BodyText"/>
        <w:numPr>
          <w:ilvl w:val="1"/>
          <w:numId w:val="45"/>
        </w:numPr>
      </w:pPr>
      <w:r w:rsidRPr="004B51FB">
        <w:t>daemon.info CCD: Received CRL PCM after Login response PCM Ack sent - Assume officially logged in via BRL now (t=1432912130 csec)</w:t>
      </w:r>
    </w:p>
    <w:p w:rsidR="005611D3" w:rsidRPr="004B51FB" w:rsidRDefault="004B51FB" w:rsidP="001B6840">
      <w:pPr>
        <w:pStyle w:val="BodyText"/>
        <w:numPr>
          <w:ilvl w:val="0"/>
          <w:numId w:val="45"/>
        </w:numPr>
      </w:pPr>
      <w:r w:rsidRPr="004B51FB">
        <w:t>(CRL_Login)</w:t>
      </w:r>
    </w:p>
    <w:p w:rsidR="005611D3" w:rsidRPr="004B51FB" w:rsidRDefault="004B51FB" w:rsidP="001B6840">
      <w:pPr>
        <w:pStyle w:val="BodyText"/>
        <w:numPr>
          <w:ilvl w:val="1"/>
          <w:numId w:val="45"/>
        </w:numPr>
      </w:pPr>
      <w:r w:rsidRPr="004B51FB">
        <w:t>daemon.info CCD: [LSM:07:01] LOGIN STATE CHANGE: ** Terminal Logged In (CRL) **</w:t>
      </w:r>
    </w:p>
    <w:p w:rsidR="005611D3" w:rsidRPr="004B51FB" w:rsidRDefault="004B51FB" w:rsidP="001B6840">
      <w:pPr>
        <w:pStyle w:val="BodyText"/>
        <w:numPr>
          <w:ilvl w:val="0"/>
          <w:numId w:val="45"/>
        </w:numPr>
      </w:pPr>
      <w:r w:rsidRPr="004B51FB">
        <w:t>Logout Command (LOGOUT_CMD)</w:t>
      </w:r>
    </w:p>
    <w:p w:rsidR="005611D3" w:rsidRPr="004B51FB" w:rsidRDefault="004B51FB" w:rsidP="001B6840">
      <w:pPr>
        <w:pStyle w:val="BodyText"/>
        <w:numPr>
          <w:ilvl w:val="1"/>
          <w:numId w:val="45"/>
        </w:numPr>
      </w:pPr>
      <w:r w:rsidRPr="004B51FB">
        <w:t>CCD: \[ACP:10:03\] ACP Command Message -- LOGOUT CMD --</w:t>
      </w:r>
    </w:p>
    <w:p w:rsidR="005611D3" w:rsidRPr="004B51FB" w:rsidRDefault="004B51FB" w:rsidP="001B6840">
      <w:pPr>
        <w:pStyle w:val="BodyText"/>
        <w:numPr>
          <w:ilvl w:val="0"/>
          <w:numId w:val="45"/>
        </w:numPr>
      </w:pPr>
      <w:r w:rsidRPr="004B51FB">
        <w:t>Reboot Command (REBOOT_CMD)</w:t>
      </w:r>
    </w:p>
    <w:p w:rsidR="005611D3" w:rsidRPr="004B51FB" w:rsidRDefault="004B51FB" w:rsidP="001B6840">
      <w:pPr>
        <w:pStyle w:val="BodyText"/>
        <w:numPr>
          <w:ilvl w:val="1"/>
          <w:numId w:val="45"/>
        </w:numPr>
      </w:pPr>
      <w:r w:rsidRPr="004B51FB">
        <w:t>CCD: \[ACP:10:01\] ACP Command Message -- REBOOT CMD –</w:t>
      </w:r>
    </w:p>
    <w:p w:rsidR="005611D3" w:rsidRPr="004B51FB" w:rsidRDefault="004B51FB" w:rsidP="001B6840">
      <w:pPr>
        <w:pStyle w:val="BodyText"/>
        <w:numPr>
          <w:ilvl w:val="0"/>
          <w:numId w:val="45"/>
        </w:numPr>
      </w:pPr>
      <w:r w:rsidRPr="004B51FB">
        <w:t>Relogin Command (RELOGIN_CMD)</w:t>
      </w:r>
    </w:p>
    <w:p w:rsidR="005611D3" w:rsidRDefault="004B51FB" w:rsidP="001B6840">
      <w:pPr>
        <w:pStyle w:val="BodyText"/>
        <w:numPr>
          <w:ilvl w:val="1"/>
          <w:numId w:val="45"/>
        </w:numPr>
      </w:pPr>
      <w:r w:rsidRPr="004B51FB">
        <w:t xml:space="preserve">CCD: \[ACP:10:02\] ACP Command Message -- RELOGIN CMD -- </w:t>
      </w:r>
    </w:p>
    <w:p w:rsidR="005611D3" w:rsidRPr="004B51FB" w:rsidRDefault="004B51FB" w:rsidP="001B6840">
      <w:pPr>
        <w:pStyle w:val="BodyText"/>
        <w:numPr>
          <w:ilvl w:val="0"/>
          <w:numId w:val="45"/>
        </w:numPr>
      </w:pPr>
      <w:r w:rsidRPr="004B51FB">
        <w:t>Time of Day Reset (TOD_RESET)</w:t>
      </w:r>
    </w:p>
    <w:p w:rsidR="005611D3" w:rsidRPr="004B51FB" w:rsidRDefault="004B51FB" w:rsidP="001B6840">
      <w:pPr>
        <w:pStyle w:val="BodyText"/>
        <w:numPr>
          <w:ilvl w:val="1"/>
          <w:numId w:val="45"/>
        </w:numPr>
      </w:pPr>
      <w:r w:rsidRPr="004B51FB">
        <w:t>CCD: Time of Day Reset.</w:t>
      </w:r>
    </w:p>
    <w:p w:rsidR="005611D3" w:rsidRPr="004B51FB" w:rsidRDefault="004B51FB" w:rsidP="001B6840">
      <w:pPr>
        <w:pStyle w:val="BodyText"/>
        <w:numPr>
          <w:ilvl w:val="0"/>
          <w:numId w:val="45"/>
        </w:numPr>
      </w:pPr>
      <w:r w:rsidRPr="004B51FB">
        <w:t>Set Antenna (SET_ANT)</w:t>
      </w:r>
    </w:p>
    <w:p w:rsidR="005611D3" w:rsidRPr="004B51FB" w:rsidRDefault="004B51FB" w:rsidP="001B6840">
      <w:pPr>
        <w:pStyle w:val="BodyText"/>
        <w:numPr>
          <w:ilvl w:val="1"/>
          <w:numId w:val="45"/>
        </w:numPr>
      </w:pPr>
      <w:r w:rsidRPr="004B51FB">
        <w:t>CCD: \[SSM:NO COVER\] Set Antenna State sat:“</w:t>
      </w:r>
    </w:p>
    <w:p w:rsidR="005611D3" w:rsidRPr="004B51FB" w:rsidRDefault="004B51FB" w:rsidP="001B6840">
      <w:pPr>
        <w:pStyle w:val="BodyText"/>
        <w:numPr>
          <w:ilvl w:val="0"/>
          <w:numId w:val="45"/>
        </w:numPr>
      </w:pPr>
      <w:r w:rsidRPr="004B51FB">
        <w:t>Dwell Expired</w:t>
      </w:r>
    </w:p>
    <w:p w:rsidR="005611D3" w:rsidRPr="004B51FB" w:rsidRDefault="004B51FB" w:rsidP="001B6840">
      <w:pPr>
        <w:pStyle w:val="BodyText"/>
        <w:numPr>
          <w:ilvl w:val="1"/>
          <w:numId w:val="45"/>
        </w:numPr>
      </w:pPr>
      <w:r w:rsidRPr="004B51FB">
        <w:t>daemon.debug CCD: [SSM:HandleDwellTimerExp] SEARCH: entering</w:t>
      </w:r>
    </w:p>
    <w:p w:rsidR="005611D3" w:rsidRPr="004B51FB" w:rsidRDefault="004B51FB" w:rsidP="001B6840">
      <w:pPr>
        <w:pStyle w:val="BodyText"/>
        <w:numPr>
          <w:ilvl w:val="1"/>
          <w:numId w:val="45"/>
        </w:numPr>
      </w:pPr>
      <w:r w:rsidRPr="004B51FB">
        <w:t>daemon.info CCD: [SSM]:next satsearch</w:t>
      </w:r>
    </w:p>
    <w:p w:rsidR="005611D3" w:rsidRPr="004B51FB" w:rsidRDefault="004B51FB" w:rsidP="001B6840">
      <w:pPr>
        <w:pStyle w:val="BodyText"/>
        <w:numPr>
          <w:ilvl w:val="0"/>
          <w:numId w:val="45"/>
        </w:numPr>
      </w:pPr>
      <w:r w:rsidRPr="004B51FB">
        <w:t>Handover</w:t>
      </w:r>
    </w:p>
    <w:p w:rsidR="005611D3" w:rsidRPr="004B51FB" w:rsidRDefault="004B51FB" w:rsidP="001B6840">
      <w:pPr>
        <w:pStyle w:val="BodyText"/>
        <w:numPr>
          <w:ilvl w:val="0"/>
          <w:numId w:val="45"/>
        </w:numPr>
      </w:pPr>
      <w:r w:rsidRPr="004B51FB">
        <w:t xml:space="preserve"> </w:t>
      </w:r>
      <w:r>
        <w:tab/>
      </w:r>
      <w:r w:rsidRPr="004B51FB">
        <w:t>daemon.info CCD: [SSM] Satellite Handover, satDistance</w:t>
      </w:r>
    </w:p>
    <w:p w:rsidR="005611D3" w:rsidRPr="004B51FB" w:rsidRDefault="004B51FB" w:rsidP="001B6840">
      <w:pPr>
        <w:pStyle w:val="BodyText"/>
        <w:numPr>
          <w:ilvl w:val="0"/>
          <w:numId w:val="45"/>
        </w:numPr>
      </w:pPr>
      <w:r w:rsidRPr="004B51FB">
        <w:t>State Changes</w:t>
      </w:r>
    </w:p>
    <w:p w:rsidR="005611D3" w:rsidRPr="004B51FB" w:rsidRDefault="004B51FB" w:rsidP="001B6840">
      <w:pPr>
        <w:pStyle w:val="BodyText"/>
        <w:numPr>
          <w:ilvl w:val="1"/>
          <w:numId w:val="45"/>
        </w:numPr>
      </w:pPr>
      <w:r w:rsidRPr="004B51FB">
        <w:lastRenderedPageBreak/>
        <w:t>daemon.info CCD: [RLC:00:01] RLC MSG STATE CHANGE: FAIL</w:t>
      </w:r>
    </w:p>
    <w:p w:rsidR="005611D3" w:rsidRPr="004B51FB" w:rsidRDefault="004B51FB" w:rsidP="001B6840">
      <w:pPr>
        <w:pStyle w:val="BodyText"/>
        <w:numPr>
          <w:ilvl w:val="1"/>
          <w:numId w:val="45"/>
        </w:numPr>
      </w:pPr>
      <w:r w:rsidRPr="004B51FB">
        <w:t>daemon.info CCD: [BBM:00:01] BB MSG STATE CHANGE: FAIL</w:t>
      </w:r>
    </w:p>
    <w:p w:rsidR="005611D3" w:rsidRPr="004B51FB" w:rsidRDefault="004B51FB" w:rsidP="001B6840">
      <w:pPr>
        <w:pStyle w:val="BodyText"/>
        <w:numPr>
          <w:ilvl w:val="1"/>
          <w:numId w:val="45"/>
        </w:numPr>
      </w:pPr>
      <w:r w:rsidRPr="004B51FB">
        <w:t>daemon.info CCD: [LSM:00:01] LOGIN STATE CHANGE: Wait for Login Info</w:t>
      </w:r>
    </w:p>
    <w:p w:rsidR="005611D3" w:rsidRPr="004B51FB" w:rsidRDefault="004B51FB" w:rsidP="001B6840">
      <w:pPr>
        <w:pStyle w:val="BodyText"/>
        <w:numPr>
          <w:ilvl w:val="1"/>
          <w:numId w:val="45"/>
        </w:numPr>
      </w:pPr>
      <w:r w:rsidRPr="004B51FB">
        <w:t>daemon.info CCD: [TSM:03:01] TERM STATE CHANGE: ** TX Enable **</w:t>
      </w:r>
    </w:p>
    <w:p w:rsidR="004B51FB" w:rsidRPr="004B51FB" w:rsidRDefault="004B51FB" w:rsidP="001B6840">
      <w:pPr>
        <w:pStyle w:val="BodyText"/>
        <w:numPr>
          <w:ilvl w:val="0"/>
          <w:numId w:val="45"/>
        </w:numPr>
      </w:pPr>
      <w:r w:rsidRPr="004B51FB">
        <w:t>daemon.info CCD: [TSM:00:01] TERM STATE CHANGE: Non-Valid</w:t>
      </w:r>
    </w:p>
    <w:p w:rsidR="004B51FB" w:rsidRDefault="004B51FB" w:rsidP="001B6840">
      <w:pPr>
        <w:pStyle w:val="BodyText"/>
      </w:pPr>
    </w:p>
    <w:p w:rsidR="00C559B0" w:rsidRDefault="00C559B0" w:rsidP="007C74E1">
      <w:pPr>
        <w:pStyle w:val="Heading2"/>
      </w:pPr>
      <w:bookmarkStart w:id="581" w:name="_Toc444246738"/>
      <w:r>
        <w:t>AL GUI</w:t>
      </w:r>
      <w:bookmarkEnd w:id="581"/>
    </w:p>
    <w:p w:rsidR="009F6032" w:rsidRDefault="000F3678" w:rsidP="009F6032">
      <w:pPr>
        <w:pStyle w:val="BodyText"/>
      </w:pPr>
      <w:r>
        <w:t xml:space="preserve">The ALGUI routines use Selenium libraries to automate the browser actions needed to control the ArcLight NMS, EMS and Terminal </w:t>
      </w:r>
      <w:r w:rsidR="00F4655F">
        <w:t>GUI’s per the map bundle test procedure [</w:t>
      </w:r>
      <w:r w:rsidR="00F4655F" w:rsidRPr="00F4655F">
        <w:t>REF-23-02</w:t>
      </w:r>
      <w:r w:rsidR="00F4655F">
        <w:t>].</w:t>
      </w:r>
    </w:p>
    <w:p w:rsidR="009F6032" w:rsidRDefault="009F6032" w:rsidP="009F6032">
      <w:pPr>
        <w:pStyle w:val="Heading4"/>
      </w:pPr>
      <w:r>
        <w:t>Pseudo-Code</w:t>
      </w:r>
    </w:p>
    <w:p w:rsidR="009E3156" w:rsidRDefault="00AF5C7D" w:rsidP="009E3156">
      <w:pPr>
        <w:pStyle w:val="BodyText"/>
      </w:pPr>
      <w:r>
        <w:rPr>
          <w:highlight w:val="yellow"/>
        </w:rPr>
        <w:t>[TBR</w:t>
      </w:r>
      <w:r w:rsidR="00AF0508">
        <w:rPr>
          <w:highlight w:val="yellow"/>
        </w:rPr>
        <w:t>-</w:t>
      </w:r>
      <w:r w:rsidR="009E3156" w:rsidRPr="009E3156">
        <w:rPr>
          <w:highlight w:val="yellow"/>
        </w:rPr>
        <w:t>Enhance pseudo-code to include more viasatSelenium calls</w:t>
      </w:r>
      <w:r>
        <w:t>]</w:t>
      </w:r>
    </w:p>
    <w:p w:rsidR="009E3156" w:rsidRPr="009E3156" w:rsidRDefault="009E3156" w:rsidP="009E3156">
      <w:pPr>
        <w:pStyle w:val="BodyText"/>
      </w:pPr>
    </w:p>
    <w:p w:rsidR="00C1382A" w:rsidRDefault="00C1382A" w:rsidP="00C1382A">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algElements(viasatSelenium)</w:t>
      </w:r>
      <w:r w:rsidRPr="008F1795">
        <w:rPr>
          <w:rFonts w:ascii="Courier New" w:hAnsi="Courier New" w:cs="Courier New"/>
          <w:sz w:val="18"/>
          <w:szCs w:val="18"/>
        </w:rPr>
        <w:t>:</w:t>
      </w:r>
    </w:p>
    <w:p w:rsidR="00C1382A" w:rsidRDefault="00C1382A" w:rsidP="00C1382A">
      <w:pPr>
        <w:ind w:left="576"/>
        <w:rPr>
          <w:rFonts w:ascii="Courier New" w:hAnsi="Courier New" w:cs="Courier New"/>
          <w:sz w:val="18"/>
          <w:szCs w:val="18"/>
        </w:rPr>
      </w:pPr>
      <w:r>
        <w:rPr>
          <w:rFonts w:ascii="Courier New" w:hAnsi="Courier New" w:cs="Courier New"/>
          <w:sz w:val="18"/>
          <w:szCs w:val="18"/>
        </w:rPr>
        <w:t>__init__(self, resultsDir):</w:t>
      </w:r>
    </w:p>
    <w:p w:rsidR="00C1382A" w:rsidRDefault="00C1382A" w:rsidP="00C1382A">
      <w:pPr>
        <w:ind w:left="864"/>
        <w:rPr>
          <w:rFonts w:ascii="Courier New" w:hAnsi="Courier New" w:cs="Courier New"/>
          <w:sz w:val="18"/>
          <w:szCs w:val="18"/>
        </w:rPr>
      </w:pPr>
      <w:r>
        <w:rPr>
          <w:rFonts w:ascii="Courier New" w:hAnsi="Courier New" w:cs="Courier New"/>
          <w:sz w:val="18"/>
          <w:szCs w:val="18"/>
        </w:rPr>
        <w:t>viasatSelenium</w:t>
      </w:r>
      <w:r w:rsidR="005F6DF2">
        <w:rPr>
          <w:rFonts w:ascii="Courier New" w:hAnsi="Courier New" w:cs="Courier New"/>
          <w:sz w:val="18"/>
          <w:szCs w:val="18"/>
        </w:rPr>
        <w:t>.__init__</w:t>
      </w:r>
      <w:r>
        <w:rPr>
          <w:rFonts w:ascii="Courier New" w:hAnsi="Courier New" w:cs="Courier New"/>
          <w:sz w:val="18"/>
          <w:szCs w:val="18"/>
        </w:rPr>
        <w:t>(“chrome”, resultsDir)</w:t>
      </w:r>
    </w:p>
    <w:p w:rsidR="00C1382A" w:rsidRDefault="00C1382A" w:rsidP="00C1382A">
      <w:pPr>
        <w:ind w:left="288"/>
        <w:rPr>
          <w:rFonts w:ascii="Courier New" w:hAnsi="Courier New" w:cs="Courier New"/>
          <w:sz w:val="18"/>
          <w:szCs w:val="18"/>
        </w:rPr>
      </w:pPr>
    </w:p>
    <w:p w:rsidR="00C1382A" w:rsidRDefault="00C1382A" w:rsidP="00C1382A">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algNms(algElements)</w:t>
      </w:r>
      <w:r w:rsidRPr="008F1795">
        <w:rPr>
          <w:rFonts w:ascii="Courier New" w:hAnsi="Courier New" w:cs="Courier New"/>
          <w:sz w:val="18"/>
          <w:szCs w:val="18"/>
        </w:rPr>
        <w:t>:</w:t>
      </w:r>
    </w:p>
    <w:p w:rsidR="00C1382A" w:rsidRDefault="00C1382A" w:rsidP="00C1382A">
      <w:pPr>
        <w:ind w:left="576"/>
        <w:rPr>
          <w:rFonts w:ascii="Courier New" w:hAnsi="Courier New" w:cs="Courier New"/>
          <w:sz w:val="18"/>
          <w:szCs w:val="18"/>
        </w:rPr>
      </w:pPr>
      <w:r w:rsidRPr="008F1795">
        <w:rPr>
          <w:rFonts w:ascii="Courier New" w:hAnsi="Courier New" w:cs="Courier New"/>
          <w:sz w:val="18"/>
          <w:szCs w:val="18"/>
        </w:rPr>
        <w:t xml:space="preserve">def __init__(self, </w:t>
      </w:r>
      <w:r w:rsidR="000B3C4C">
        <w:rPr>
          <w:rFonts w:ascii="Courier New" w:hAnsi="Courier New" w:cs="Courier New"/>
          <w:sz w:val="18"/>
          <w:szCs w:val="18"/>
        </w:rPr>
        <w:t>url</w:t>
      </w:r>
      <w:r>
        <w:rPr>
          <w:rFonts w:ascii="Courier New" w:hAnsi="Courier New" w:cs="Courier New"/>
          <w:sz w:val="18"/>
          <w:szCs w:val="18"/>
        </w:rPr>
        <w:t>,</w:t>
      </w:r>
      <w:r w:rsidRPr="008F1795">
        <w:rPr>
          <w:rFonts w:ascii="Courier New" w:hAnsi="Courier New" w:cs="Courier New"/>
          <w:sz w:val="18"/>
          <w:szCs w:val="18"/>
        </w:rPr>
        <w:t xml:space="preserve"> </w:t>
      </w:r>
      <w:r>
        <w:rPr>
          <w:rFonts w:ascii="Courier New" w:hAnsi="Courier New" w:cs="Courier New"/>
          <w:sz w:val="18"/>
          <w:szCs w:val="18"/>
        </w:rPr>
        <w:t>user, pw, resultsDir</w:t>
      </w:r>
      <w:r w:rsidRPr="008F1795">
        <w:rPr>
          <w:rFonts w:ascii="Courier New" w:hAnsi="Courier New" w:cs="Courier New"/>
          <w:sz w:val="18"/>
          <w:szCs w:val="18"/>
        </w:rPr>
        <w:t>):</w:t>
      </w:r>
    </w:p>
    <w:p w:rsidR="00C1382A" w:rsidRDefault="00C1382A" w:rsidP="00C1382A">
      <w:pPr>
        <w:ind w:left="864"/>
        <w:rPr>
          <w:rFonts w:ascii="Courier New" w:hAnsi="Courier New" w:cs="Courier New"/>
          <w:sz w:val="18"/>
          <w:szCs w:val="18"/>
        </w:rPr>
      </w:pPr>
      <w:r>
        <w:rPr>
          <w:rFonts w:ascii="Courier New" w:hAnsi="Courier New" w:cs="Courier New"/>
          <w:sz w:val="18"/>
          <w:szCs w:val="18"/>
        </w:rPr>
        <w:t>algElements</w:t>
      </w:r>
      <w:r w:rsidR="005F6DF2">
        <w:rPr>
          <w:rFonts w:ascii="Courier New" w:hAnsi="Courier New" w:cs="Courier New"/>
          <w:sz w:val="18"/>
          <w:szCs w:val="18"/>
        </w:rPr>
        <w:t>.__init__</w:t>
      </w:r>
      <w:r>
        <w:rPr>
          <w:rFonts w:ascii="Courier New" w:hAnsi="Courier New" w:cs="Courier New"/>
          <w:sz w:val="18"/>
          <w:szCs w:val="18"/>
        </w:rPr>
        <w:t>(resultsDir)</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w:t>
      </w:r>
      <w:r w:rsidR="000B3C4C">
        <w:rPr>
          <w:rFonts w:ascii="Courier New" w:hAnsi="Courier New" w:cs="Courier New"/>
          <w:sz w:val="18"/>
          <w:szCs w:val="18"/>
        </w:rPr>
        <w:t>url</w:t>
      </w:r>
      <w:r>
        <w:rPr>
          <w:rFonts w:ascii="Courier New" w:hAnsi="Courier New" w:cs="Courier New"/>
          <w:sz w:val="18"/>
          <w:szCs w:val="18"/>
        </w:rPr>
        <w:t xml:space="preserve"> = </w:t>
      </w:r>
      <w:r w:rsidR="000B3C4C">
        <w:rPr>
          <w:rFonts w:ascii="Courier New" w:hAnsi="Courier New" w:cs="Courier New"/>
          <w:sz w:val="18"/>
          <w:szCs w:val="18"/>
        </w:rPr>
        <w:t>url</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self.usern = user</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self.passw = pw</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self.resultsDir = resultsDir</w:t>
      </w:r>
    </w:p>
    <w:p w:rsidR="00C1382A" w:rsidRDefault="00C1382A" w:rsidP="00C1382A">
      <w:pPr>
        <w:ind w:left="288"/>
        <w:rPr>
          <w:rFonts w:ascii="Courier New" w:hAnsi="Courier New" w:cs="Courier New"/>
          <w:sz w:val="18"/>
          <w:szCs w:val="18"/>
        </w:rPr>
      </w:pPr>
    </w:p>
    <w:p w:rsidR="00C1382A" w:rsidRDefault="00C1382A" w:rsidP="00C1382A">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algEms(algElements)</w:t>
      </w:r>
      <w:r w:rsidRPr="008F1795">
        <w:rPr>
          <w:rFonts w:ascii="Courier New" w:hAnsi="Courier New" w:cs="Courier New"/>
          <w:sz w:val="18"/>
          <w:szCs w:val="18"/>
        </w:rPr>
        <w:t>:</w:t>
      </w:r>
    </w:p>
    <w:p w:rsidR="00C1382A" w:rsidRDefault="00C1382A" w:rsidP="00C1382A">
      <w:pPr>
        <w:ind w:left="576"/>
        <w:rPr>
          <w:rFonts w:ascii="Courier New" w:hAnsi="Courier New" w:cs="Courier New"/>
          <w:sz w:val="18"/>
          <w:szCs w:val="18"/>
        </w:rPr>
      </w:pPr>
      <w:r w:rsidRPr="008F1795">
        <w:rPr>
          <w:rFonts w:ascii="Courier New" w:hAnsi="Courier New" w:cs="Courier New"/>
          <w:sz w:val="18"/>
          <w:szCs w:val="18"/>
        </w:rPr>
        <w:t xml:space="preserve">def __init__(self, </w:t>
      </w:r>
      <w:r w:rsidR="000B3C4C">
        <w:rPr>
          <w:rFonts w:ascii="Courier New" w:hAnsi="Courier New" w:cs="Courier New"/>
          <w:sz w:val="18"/>
          <w:szCs w:val="18"/>
        </w:rPr>
        <w:t>url</w:t>
      </w:r>
      <w:r>
        <w:rPr>
          <w:rFonts w:ascii="Courier New" w:hAnsi="Courier New" w:cs="Courier New"/>
          <w:sz w:val="18"/>
          <w:szCs w:val="18"/>
        </w:rPr>
        <w:t>,</w:t>
      </w:r>
      <w:r w:rsidRPr="008F1795">
        <w:rPr>
          <w:rFonts w:ascii="Courier New" w:hAnsi="Courier New" w:cs="Courier New"/>
          <w:sz w:val="18"/>
          <w:szCs w:val="18"/>
        </w:rPr>
        <w:t xml:space="preserve"> </w:t>
      </w:r>
      <w:r>
        <w:rPr>
          <w:rFonts w:ascii="Courier New" w:hAnsi="Courier New" w:cs="Courier New"/>
          <w:sz w:val="18"/>
          <w:szCs w:val="18"/>
        </w:rPr>
        <w:t>user, pw, resultsDir</w:t>
      </w:r>
      <w:r w:rsidRPr="008F1795">
        <w:rPr>
          <w:rFonts w:ascii="Courier New" w:hAnsi="Courier New" w:cs="Courier New"/>
          <w:sz w:val="18"/>
          <w:szCs w:val="18"/>
        </w:rPr>
        <w:t>):</w:t>
      </w:r>
    </w:p>
    <w:p w:rsidR="00C1382A" w:rsidRDefault="00C1382A" w:rsidP="00C1382A">
      <w:pPr>
        <w:ind w:left="864"/>
        <w:rPr>
          <w:rFonts w:ascii="Courier New" w:hAnsi="Courier New" w:cs="Courier New"/>
          <w:sz w:val="18"/>
          <w:szCs w:val="18"/>
        </w:rPr>
      </w:pPr>
      <w:r>
        <w:rPr>
          <w:rFonts w:ascii="Courier New" w:hAnsi="Courier New" w:cs="Courier New"/>
          <w:sz w:val="18"/>
          <w:szCs w:val="18"/>
        </w:rPr>
        <w:t>algElements</w:t>
      </w:r>
      <w:r w:rsidR="005F6DF2">
        <w:rPr>
          <w:rFonts w:ascii="Courier New" w:hAnsi="Courier New" w:cs="Courier New"/>
          <w:sz w:val="18"/>
          <w:szCs w:val="18"/>
        </w:rPr>
        <w:t>.__init__</w:t>
      </w:r>
      <w:r>
        <w:rPr>
          <w:rFonts w:ascii="Courier New" w:hAnsi="Courier New" w:cs="Courier New"/>
          <w:sz w:val="18"/>
          <w:szCs w:val="18"/>
        </w:rPr>
        <w:t>(resultsDir)</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w:t>
      </w:r>
      <w:r w:rsidR="000B3C4C">
        <w:rPr>
          <w:rFonts w:ascii="Courier New" w:hAnsi="Courier New" w:cs="Courier New"/>
          <w:sz w:val="18"/>
          <w:szCs w:val="18"/>
        </w:rPr>
        <w:t>url</w:t>
      </w:r>
      <w:r>
        <w:rPr>
          <w:rFonts w:ascii="Courier New" w:hAnsi="Courier New" w:cs="Courier New"/>
          <w:sz w:val="18"/>
          <w:szCs w:val="18"/>
        </w:rPr>
        <w:t xml:space="preserve"> = </w:t>
      </w:r>
      <w:r w:rsidR="000B3C4C">
        <w:rPr>
          <w:rFonts w:ascii="Courier New" w:hAnsi="Courier New" w:cs="Courier New"/>
          <w:sz w:val="18"/>
          <w:szCs w:val="18"/>
        </w:rPr>
        <w:t>url</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self.usern = user</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self.passw = pw</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self.resultsDir = resultsDir</w:t>
      </w:r>
    </w:p>
    <w:p w:rsidR="00C1382A" w:rsidRDefault="00C1382A" w:rsidP="00C1382A">
      <w:pPr>
        <w:ind w:left="288"/>
        <w:rPr>
          <w:rFonts w:ascii="Courier New" w:hAnsi="Courier New" w:cs="Courier New"/>
          <w:sz w:val="18"/>
          <w:szCs w:val="18"/>
        </w:rPr>
      </w:pPr>
    </w:p>
    <w:p w:rsidR="00C1382A" w:rsidRDefault="00C1382A" w:rsidP="00C1382A">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algTerm(algElements)</w:t>
      </w:r>
      <w:r w:rsidRPr="008F1795">
        <w:rPr>
          <w:rFonts w:ascii="Courier New" w:hAnsi="Courier New" w:cs="Courier New"/>
          <w:sz w:val="18"/>
          <w:szCs w:val="18"/>
        </w:rPr>
        <w:t>:</w:t>
      </w:r>
    </w:p>
    <w:p w:rsidR="00C1382A" w:rsidRDefault="00C1382A" w:rsidP="00C1382A">
      <w:pPr>
        <w:ind w:left="576"/>
        <w:rPr>
          <w:rFonts w:ascii="Courier New" w:hAnsi="Courier New" w:cs="Courier New"/>
          <w:sz w:val="18"/>
          <w:szCs w:val="18"/>
        </w:rPr>
      </w:pPr>
      <w:r w:rsidRPr="008F1795">
        <w:rPr>
          <w:rFonts w:ascii="Courier New" w:hAnsi="Courier New" w:cs="Courier New"/>
          <w:sz w:val="18"/>
          <w:szCs w:val="18"/>
        </w:rPr>
        <w:t xml:space="preserve">def __init__(self, </w:t>
      </w:r>
      <w:r w:rsidR="000B3C4C">
        <w:rPr>
          <w:rFonts w:ascii="Courier New" w:hAnsi="Courier New" w:cs="Courier New"/>
          <w:sz w:val="18"/>
          <w:szCs w:val="18"/>
        </w:rPr>
        <w:t>url</w:t>
      </w:r>
      <w:r>
        <w:rPr>
          <w:rFonts w:ascii="Courier New" w:hAnsi="Courier New" w:cs="Courier New"/>
          <w:sz w:val="18"/>
          <w:szCs w:val="18"/>
        </w:rPr>
        <w:t>,</w:t>
      </w:r>
      <w:r w:rsidRPr="008F1795">
        <w:rPr>
          <w:rFonts w:ascii="Courier New" w:hAnsi="Courier New" w:cs="Courier New"/>
          <w:sz w:val="18"/>
          <w:szCs w:val="18"/>
        </w:rPr>
        <w:t xml:space="preserve"> </w:t>
      </w:r>
      <w:r>
        <w:rPr>
          <w:rFonts w:ascii="Courier New" w:hAnsi="Courier New" w:cs="Courier New"/>
          <w:sz w:val="18"/>
          <w:szCs w:val="18"/>
        </w:rPr>
        <w:t>user, pw, resultsDir</w:t>
      </w:r>
      <w:r w:rsidRPr="008F1795">
        <w:rPr>
          <w:rFonts w:ascii="Courier New" w:hAnsi="Courier New" w:cs="Courier New"/>
          <w:sz w:val="18"/>
          <w:szCs w:val="18"/>
        </w:rPr>
        <w:t>):</w:t>
      </w:r>
    </w:p>
    <w:p w:rsidR="00C1382A" w:rsidRDefault="00C1382A" w:rsidP="00C1382A">
      <w:pPr>
        <w:ind w:left="864"/>
        <w:rPr>
          <w:rFonts w:ascii="Courier New" w:hAnsi="Courier New" w:cs="Courier New"/>
          <w:sz w:val="18"/>
          <w:szCs w:val="18"/>
        </w:rPr>
      </w:pPr>
      <w:r>
        <w:rPr>
          <w:rFonts w:ascii="Courier New" w:hAnsi="Courier New" w:cs="Courier New"/>
          <w:sz w:val="18"/>
          <w:szCs w:val="18"/>
        </w:rPr>
        <w:t>algElements</w:t>
      </w:r>
      <w:r w:rsidR="005F6DF2">
        <w:rPr>
          <w:rFonts w:ascii="Courier New" w:hAnsi="Courier New" w:cs="Courier New"/>
          <w:sz w:val="18"/>
          <w:szCs w:val="18"/>
        </w:rPr>
        <w:t>.__init__</w:t>
      </w:r>
      <w:r>
        <w:rPr>
          <w:rFonts w:ascii="Courier New" w:hAnsi="Courier New" w:cs="Courier New"/>
          <w:sz w:val="18"/>
          <w:szCs w:val="18"/>
        </w:rPr>
        <w:t>(resultsDir)</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w:t>
      </w:r>
      <w:r w:rsidR="000B3C4C">
        <w:rPr>
          <w:rFonts w:ascii="Courier New" w:hAnsi="Courier New" w:cs="Courier New"/>
          <w:sz w:val="18"/>
          <w:szCs w:val="18"/>
        </w:rPr>
        <w:t>url</w:t>
      </w:r>
      <w:r>
        <w:rPr>
          <w:rFonts w:ascii="Courier New" w:hAnsi="Courier New" w:cs="Courier New"/>
          <w:sz w:val="18"/>
          <w:szCs w:val="18"/>
        </w:rPr>
        <w:t xml:space="preserve"> = </w:t>
      </w:r>
      <w:r w:rsidR="000B3C4C">
        <w:rPr>
          <w:rFonts w:ascii="Courier New" w:hAnsi="Courier New" w:cs="Courier New"/>
          <w:sz w:val="18"/>
          <w:szCs w:val="18"/>
        </w:rPr>
        <w:t>url</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self.usern = user</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self.passw = pw</w:t>
      </w:r>
    </w:p>
    <w:p w:rsidR="00C1382A" w:rsidRDefault="00C1382A" w:rsidP="00C1382A">
      <w:pPr>
        <w:ind w:left="864"/>
        <w:rPr>
          <w:rFonts w:ascii="Courier New" w:hAnsi="Courier New" w:cs="Courier New"/>
          <w:sz w:val="18"/>
          <w:szCs w:val="18"/>
        </w:rPr>
      </w:pPr>
      <w:r>
        <w:rPr>
          <w:rFonts w:ascii="Courier New" w:hAnsi="Courier New" w:cs="Courier New"/>
          <w:sz w:val="18"/>
          <w:szCs w:val="18"/>
        </w:rPr>
        <w:t>self.resultsDir = resultsDir</w:t>
      </w:r>
    </w:p>
    <w:p w:rsidR="009F6032" w:rsidRPr="009F6032" w:rsidRDefault="009F6032" w:rsidP="009F6032">
      <w:pPr>
        <w:pStyle w:val="BodyText"/>
      </w:pPr>
    </w:p>
    <w:p w:rsidR="007C74E1" w:rsidRDefault="007C74E1" w:rsidP="007C74E1">
      <w:pPr>
        <w:pStyle w:val="Heading2"/>
      </w:pPr>
      <w:bookmarkStart w:id="582" w:name="_Toc444246739"/>
      <w:r>
        <w:t>ViaSat Selenium</w:t>
      </w:r>
      <w:bookmarkEnd w:id="582"/>
    </w:p>
    <w:p w:rsidR="007C74E1" w:rsidRPr="006F5B8A" w:rsidRDefault="007C74E1" w:rsidP="007C74E1">
      <w:pPr>
        <w:pStyle w:val="BodyText"/>
      </w:pPr>
      <w:r>
        <w:t xml:space="preserve">The ViaSat Selenium library (VSEL) is derived (copied) from the Surfbeam Automation Manager code base file </w:t>
      </w:r>
      <w:r w:rsidRPr="006F5B8A">
        <w:t>//Broadband/TestTools/SAM/</w:t>
      </w:r>
      <w:r w:rsidR="009F6032">
        <w:t>core</w:t>
      </w:r>
      <w:r w:rsidRPr="006F5B8A">
        <w:t>/source/lib/Selenium2.py</w:t>
      </w:r>
      <w:r w:rsidR="00E11995">
        <w:t xml:space="preserve"> along with member function extensions.</w:t>
      </w:r>
    </w:p>
    <w:p w:rsidR="007C74E1" w:rsidRDefault="007C74E1" w:rsidP="007C74E1">
      <w:pPr>
        <w:pStyle w:val="BodyText"/>
      </w:pPr>
    </w:p>
    <w:p w:rsidR="007C74E1" w:rsidRDefault="007C74E1" w:rsidP="007C74E1">
      <w:pPr>
        <w:pStyle w:val="Heading4"/>
      </w:pPr>
      <w:r>
        <w:t>Pseudo-Code</w:t>
      </w:r>
    </w:p>
    <w:p w:rsidR="007C74E1" w:rsidRPr="003B7058" w:rsidRDefault="007C74E1" w:rsidP="007C74E1">
      <w:pPr>
        <w:ind w:left="288"/>
        <w:rPr>
          <w:rFonts w:ascii="Courier New" w:hAnsi="Courier New" w:cs="Courier New"/>
          <w:sz w:val="18"/>
          <w:szCs w:val="18"/>
        </w:rPr>
      </w:pPr>
      <w:r>
        <w:rPr>
          <w:rFonts w:ascii="Courier New" w:hAnsi="Courier New" w:cs="Courier New"/>
          <w:sz w:val="18"/>
          <w:szCs w:val="18"/>
        </w:rPr>
        <w:t>from Selenium2 IMPORT *</w:t>
      </w:r>
    </w:p>
    <w:p w:rsidR="007C74E1" w:rsidRPr="003B7058" w:rsidRDefault="007C74E1" w:rsidP="007C74E1">
      <w:pPr>
        <w:ind w:left="288"/>
        <w:rPr>
          <w:rFonts w:ascii="Courier New" w:hAnsi="Courier New" w:cs="Courier New"/>
          <w:sz w:val="18"/>
          <w:szCs w:val="18"/>
        </w:rPr>
      </w:pPr>
    </w:p>
    <w:p w:rsidR="007C74E1" w:rsidRDefault="007C74E1" w:rsidP="007C74E1">
      <w:pPr>
        <w:ind w:left="288"/>
        <w:rPr>
          <w:rFonts w:ascii="Courier New" w:hAnsi="Courier New" w:cs="Courier New"/>
          <w:sz w:val="18"/>
          <w:szCs w:val="18"/>
        </w:rPr>
      </w:pPr>
      <w:r w:rsidRPr="008F1795">
        <w:rPr>
          <w:rFonts w:ascii="Courier New" w:hAnsi="Courier New" w:cs="Courier New"/>
          <w:sz w:val="18"/>
          <w:szCs w:val="18"/>
        </w:rPr>
        <w:t xml:space="preserve">class </w:t>
      </w:r>
      <w:r>
        <w:rPr>
          <w:rFonts w:ascii="Courier New" w:hAnsi="Courier New" w:cs="Courier New"/>
          <w:sz w:val="18"/>
          <w:szCs w:val="18"/>
        </w:rPr>
        <w:t>vselenium(</w:t>
      </w:r>
      <w:r w:rsidRPr="008F1795">
        <w:rPr>
          <w:rFonts w:ascii="Courier New" w:hAnsi="Courier New" w:cs="Courier New"/>
          <w:sz w:val="18"/>
          <w:szCs w:val="18"/>
        </w:rPr>
        <w:t>Selenium2</w:t>
      </w:r>
      <w:r>
        <w:rPr>
          <w:rFonts w:ascii="Courier New" w:hAnsi="Courier New" w:cs="Courier New"/>
          <w:sz w:val="18"/>
          <w:szCs w:val="18"/>
        </w:rPr>
        <w:t>)</w:t>
      </w:r>
      <w:r w:rsidRPr="008F1795">
        <w:rPr>
          <w:rFonts w:ascii="Courier New" w:hAnsi="Courier New" w:cs="Courier New"/>
          <w:sz w:val="18"/>
          <w:szCs w:val="18"/>
        </w:rPr>
        <w:t>:</w:t>
      </w:r>
    </w:p>
    <w:p w:rsidR="005F6DF2" w:rsidRPr="005F6DF2" w:rsidRDefault="005F6DF2" w:rsidP="005F6DF2">
      <w:pPr>
        <w:ind w:left="576"/>
        <w:rPr>
          <w:rFonts w:ascii="Courier New" w:hAnsi="Courier New" w:cs="Courier New"/>
          <w:sz w:val="18"/>
          <w:szCs w:val="18"/>
        </w:rPr>
      </w:pPr>
      <w:r w:rsidRPr="005F6DF2">
        <w:rPr>
          <w:rFonts w:ascii="Courier New" w:hAnsi="Courier New" w:cs="Courier New"/>
          <w:sz w:val="18"/>
          <w:szCs w:val="18"/>
        </w:rPr>
        <w:lastRenderedPageBreak/>
        <w:t>def __init__(self, browserType, resultsDir):</w:t>
      </w:r>
    </w:p>
    <w:p w:rsidR="00A75E4D" w:rsidRDefault="005F6DF2" w:rsidP="00115F4D">
      <w:pPr>
        <w:ind w:left="864"/>
        <w:rPr>
          <w:rFonts w:ascii="Courier New" w:hAnsi="Courier New" w:cs="Courier New"/>
          <w:sz w:val="18"/>
          <w:szCs w:val="18"/>
        </w:rPr>
      </w:pPr>
      <w:r w:rsidRPr="005F6DF2">
        <w:rPr>
          <w:rFonts w:ascii="Courier New" w:hAnsi="Courier New" w:cs="Courier New"/>
          <w:sz w:val="18"/>
          <w:szCs w:val="18"/>
        </w:rPr>
        <w:t>Selenium2.__init__(self, "chrome", resultsDir)</w:t>
      </w:r>
    </w:p>
    <w:p w:rsidR="005F6DF2" w:rsidRDefault="005F6DF2" w:rsidP="00115F4D">
      <w:pPr>
        <w:ind w:left="864"/>
        <w:rPr>
          <w:rFonts w:ascii="Courier New" w:hAnsi="Courier New" w:cs="Courier New"/>
          <w:sz w:val="18"/>
          <w:szCs w:val="18"/>
        </w:rPr>
      </w:pPr>
    </w:p>
    <w:p w:rsidR="00E11995" w:rsidRDefault="00E11995" w:rsidP="00E11995">
      <w:pPr>
        <w:ind w:left="576"/>
        <w:rPr>
          <w:rFonts w:ascii="Courier New" w:hAnsi="Courier New" w:cs="Courier New"/>
          <w:sz w:val="18"/>
          <w:szCs w:val="18"/>
        </w:rPr>
      </w:pPr>
      <w:r w:rsidRPr="00CA0BE5">
        <w:rPr>
          <w:rFonts w:ascii="Courier New" w:hAnsi="Courier New" w:cs="Courier New"/>
          <w:sz w:val="18"/>
          <w:szCs w:val="18"/>
        </w:rPr>
        <w:t>def timestamp(self):</w:t>
      </w:r>
    </w:p>
    <w:p w:rsidR="00A75E4D" w:rsidRPr="00A75E4D" w:rsidRDefault="00A75E4D" w:rsidP="00A75E4D">
      <w:pPr>
        <w:ind w:left="864"/>
        <w:rPr>
          <w:rFonts w:ascii="Courier New" w:hAnsi="Courier New" w:cs="Courier New"/>
          <w:sz w:val="18"/>
          <w:szCs w:val="18"/>
        </w:rPr>
      </w:pPr>
      <w:r>
        <w:rPr>
          <w:rFonts w:ascii="Courier New" w:hAnsi="Courier New" w:cs="Courier New"/>
          <w:sz w:val="18"/>
          <w:szCs w:val="18"/>
        </w:rPr>
        <w:t>return</w:t>
      </w:r>
      <w:r w:rsidRPr="00A75E4D">
        <w:rPr>
          <w:rFonts w:ascii="Courier New" w:hAnsi="Courier New" w:cs="Courier New"/>
          <w:sz w:val="18"/>
          <w:szCs w:val="18"/>
        </w:rPr>
        <w:t xml:space="preserve"> datetime.datetime.fromtimestamp(time.time()).strftime('%Y-%m-%d-%H-%M-%S')</w:t>
      </w:r>
    </w:p>
    <w:p w:rsidR="00A75E4D" w:rsidRDefault="00A75E4D" w:rsidP="00E11995">
      <w:pPr>
        <w:ind w:left="576"/>
        <w:rPr>
          <w:rFonts w:ascii="Courier New" w:hAnsi="Courier New" w:cs="Courier New"/>
          <w:sz w:val="18"/>
          <w:szCs w:val="18"/>
        </w:rPr>
      </w:pPr>
    </w:p>
    <w:p w:rsidR="00E11995" w:rsidRDefault="00E11995" w:rsidP="00E11995">
      <w:pPr>
        <w:ind w:left="576"/>
        <w:rPr>
          <w:rFonts w:ascii="Courier New" w:hAnsi="Courier New" w:cs="Courier New"/>
          <w:sz w:val="18"/>
          <w:szCs w:val="18"/>
        </w:rPr>
      </w:pPr>
      <w:r w:rsidRPr="00CA0BE5">
        <w:rPr>
          <w:rFonts w:ascii="Courier New" w:hAnsi="Courier New" w:cs="Courier New"/>
          <w:sz w:val="18"/>
          <w:szCs w:val="18"/>
        </w:rPr>
        <w:t>def click</w:t>
      </w:r>
      <w:r>
        <w:rPr>
          <w:rFonts w:ascii="Courier New" w:hAnsi="Courier New" w:cs="Courier New"/>
          <w:sz w:val="18"/>
          <w:szCs w:val="18"/>
        </w:rPr>
        <w:t>Button</w:t>
      </w:r>
      <w:r w:rsidRPr="00CA0BE5">
        <w:rPr>
          <w:rFonts w:ascii="Courier New" w:hAnsi="Courier New" w:cs="Courier New"/>
          <w:sz w:val="18"/>
          <w:szCs w:val="18"/>
        </w:rPr>
        <w:t>(self,</w:t>
      </w:r>
      <w:r>
        <w:rPr>
          <w:rFonts w:ascii="Courier New" w:hAnsi="Courier New" w:cs="Courier New"/>
          <w:sz w:val="18"/>
          <w:szCs w:val="18"/>
        </w:rPr>
        <w:t xml:space="preserve"> </w:t>
      </w:r>
      <w:r w:rsidRPr="00CA0BE5">
        <w:rPr>
          <w:rFonts w:ascii="Courier New" w:hAnsi="Courier New" w:cs="Courier New"/>
          <w:sz w:val="18"/>
          <w:szCs w:val="18"/>
        </w:rPr>
        <w:t>TEXT):</w:t>
      </w:r>
    </w:p>
    <w:p w:rsidR="00CB6596" w:rsidRDefault="00BD4C8D" w:rsidP="00BD4C8D">
      <w:pPr>
        <w:ind w:left="864"/>
        <w:rPr>
          <w:rFonts w:ascii="Courier New" w:hAnsi="Courier New" w:cs="Courier New"/>
          <w:sz w:val="18"/>
          <w:szCs w:val="18"/>
        </w:rPr>
      </w:pPr>
      <w:r>
        <w:rPr>
          <w:rFonts w:ascii="Courier New" w:hAnsi="Courier New" w:cs="Courier New"/>
          <w:sz w:val="18"/>
          <w:szCs w:val="18"/>
        </w:rPr>
        <w:t>self.</w:t>
      </w:r>
      <w:r w:rsidRPr="00BD4C8D">
        <w:rPr>
          <w:rFonts w:ascii="Courier New" w:hAnsi="Courier New" w:cs="Courier New"/>
          <w:sz w:val="18"/>
          <w:szCs w:val="18"/>
        </w:rPr>
        <w:t>clickElement (</w:t>
      </w:r>
      <w:r>
        <w:rPr>
          <w:rFonts w:ascii="Courier New" w:hAnsi="Courier New" w:cs="Courier New"/>
          <w:sz w:val="18"/>
          <w:szCs w:val="18"/>
        </w:rPr>
        <w:t>“xpath=”+TEXT</w:t>
      </w:r>
      <w:r w:rsidRPr="00BD4C8D">
        <w:rPr>
          <w:rFonts w:ascii="Courier New" w:hAnsi="Courier New" w:cs="Courier New"/>
          <w:sz w:val="18"/>
          <w:szCs w:val="18"/>
        </w:rPr>
        <w:t>):</w:t>
      </w:r>
    </w:p>
    <w:p w:rsidR="00A75E4D" w:rsidRDefault="00A75E4D" w:rsidP="00E11995">
      <w:pPr>
        <w:ind w:left="576"/>
        <w:rPr>
          <w:rFonts w:ascii="Courier New" w:hAnsi="Courier New" w:cs="Courier New"/>
          <w:sz w:val="18"/>
          <w:szCs w:val="18"/>
        </w:rPr>
      </w:pPr>
    </w:p>
    <w:p w:rsidR="00A75E4D" w:rsidRDefault="00E11995" w:rsidP="00E11995">
      <w:pPr>
        <w:ind w:left="576"/>
        <w:rPr>
          <w:rFonts w:ascii="Courier New" w:hAnsi="Courier New" w:cs="Courier New"/>
          <w:sz w:val="18"/>
          <w:szCs w:val="18"/>
        </w:rPr>
      </w:pPr>
      <w:r>
        <w:rPr>
          <w:rFonts w:ascii="Courier New" w:hAnsi="Courier New" w:cs="Courier New"/>
          <w:sz w:val="18"/>
          <w:szCs w:val="18"/>
        </w:rPr>
        <w:t>def tearDown(self):</w:t>
      </w:r>
      <w:r w:rsidR="00A75E4D" w:rsidRPr="00A75E4D">
        <w:rPr>
          <w:rFonts w:ascii="Courier New" w:hAnsi="Courier New" w:cs="Courier New"/>
          <w:sz w:val="18"/>
          <w:szCs w:val="18"/>
        </w:rPr>
        <w:t xml:space="preserve"> </w:t>
      </w:r>
    </w:p>
    <w:p w:rsidR="00E11995" w:rsidRDefault="00A75E4D" w:rsidP="00A75E4D">
      <w:pPr>
        <w:ind w:left="864"/>
        <w:rPr>
          <w:rFonts w:ascii="Courier New" w:hAnsi="Courier New" w:cs="Courier New"/>
          <w:sz w:val="18"/>
          <w:szCs w:val="18"/>
        </w:rPr>
      </w:pPr>
      <w:r w:rsidRPr="00A75E4D">
        <w:rPr>
          <w:rFonts w:ascii="Courier New" w:hAnsi="Courier New" w:cs="Courier New"/>
          <w:sz w:val="18"/>
          <w:szCs w:val="18"/>
        </w:rPr>
        <w:t>self.driver.quit()</w:t>
      </w:r>
    </w:p>
    <w:p w:rsidR="00A75E4D" w:rsidRDefault="00A75E4D" w:rsidP="00E11995">
      <w:pPr>
        <w:ind w:left="576"/>
        <w:rPr>
          <w:rFonts w:ascii="Courier New" w:hAnsi="Courier New" w:cs="Courier New"/>
          <w:sz w:val="18"/>
          <w:szCs w:val="18"/>
        </w:rPr>
      </w:pPr>
    </w:p>
    <w:p w:rsidR="007C74E1" w:rsidRPr="006509D3" w:rsidRDefault="007C74E1" w:rsidP="007C74E1">
      <w:pPr>
        <w:pStyle w:val="BodyText"/>
      </w:pPr>
    </w:p>
    <w:p w:rsidR="00C559B0" w:rsidRDefault="00C559B0" w:rsidP="00190952">
      <w:pPr>
        <w:pStyle w:val="Heading2"/>
      </w:pPr>
      <w:bookmarkStart w:id="583" w:name="_Toc444246740"/>
      <w:r>
        <w:t>AL Devices</w:t>
      </w:r>
      <w:bookmarkEnd w:id="583"/>
    </w:p>
    <w:p w:rsidR="00B55DE0" w:rsidRDefault="00B55DE0" w:rsidP="00B55DE0">
      <w:pPr>
        <w:pStyle w:val="BodyText"/>
      </w:pPr>
      <w:r>
        <w:t xml:space="preserve">Update the existing TerminalSerialCom.py located in perforce at </w:t>
      </w:r>
    </w:p>
    <w:p w:rsidR="00B55DE0" w:rsidRDefault="00B55DE0" w:rsidP="00B55DE0">
      <w:pPr>
        <w:pStyle w:val="BodyText"/>
      </w:pPr>
      <w:r w:rsidRPr="00B55DE0">
        <w:t>//Arclight/ArcLight/AcceptanceTest/Automation/GTAF_TIDE/Scripts/utils/TermSerialCom.py</w:t>
      </w:r>
      <w:r>
        <w:t xml:space="preserve"> to support additional member functions, e.g. </w:t>
      </w:r>
      <w:r w:rsidRPr="00B55DE0">
        <w:t>setAntenna()</w:t>
      </w:r>
    </w:p>
    <w:p w:rsidR="00205BBF" w:rsidRDefault="00205BBF" w:rsidP="00B55DE0">
      <w:pPr>
        <w:pStyle w:val="BodyText"/>
      </w:pPr>
      <w:r>
        <w:t xml:space="preserve">As an interim solution, </w:t>
      </w:r>
      <w:r w:rsidRPr="00205BBF">
        <w:t>//Arclight/ArcLight/AcceptanceTest/Automation/MapTesting/src/vsel/termLinkSSH.py</w:t>
      </w:r>
      <w:r w:rsidR="001867DA">
        <w:t xml:space="preserve"> was created to support the SSH path and in the future should be merged with TermSerialCom.py to separate the common code (and remain backward compatable).</w:t>
      </w:r>
    </w:p>
    <w:p w:rsidR="00660AF3" w:rsidRDefault="00660AF3" w:rsidP="00B55DE0">
      <w:pPr>
        <w:pStyle w:val="BodyText"/>
      </w:pPr>
    </w:p>
    <w:p w:rsidR="00660AF3" w:rsidRPr="00660AF3" w:rsidRDefault="00660AF3" w:rsidP="00660AF3">
      <w:pPr>
        <w:pStyle w:val="BodyText"/>
        <w:ind w:left="720"/>
        <w:rPr>
          <w:rFonts w:ascii="Courier New" w:hAnsi="Courier New" w:cs="Courier New"/>
          <w:sz w:val="18"/>
          <w:szCs w:val="18"/>
        </w:rPr>
      </w:pPr>
      <w:r w:rsidRPr="00660AF3">
        <w:rPr>
          <w:rFonts w:ascii="Courier New" w:hAnsi="Courier New" w:cs="Courier New"/>
          <w:sz w:val="18"/>
          <w:szCs w:val="18"/>
        </w:rPr>
        <w:t>Please enter menu item: I</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Antenna Type Definitions</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1:  Rantec 11.5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2:  Rantec 11.5 Narrow-fit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3:  ViaSat VR12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4:  ViaSat VR12 HiPwr(10W)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5:  ViaSat VR12HS HiPwr(10W)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6:  ViaSat VR12Ku-HP HiPwr(20W) LO-Sel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7:  ViaSat VR12 Ka-Band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8:  ViaSat KuKarray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10:  ViaSat HMSA Ka-Band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11:  KVH V7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12:  KVH V3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13:  KVH V11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21:  Tracstar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31:  RaySat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51:  TECOM KuStream 1500 Antenna</w:t>
      </w:r>
    </w:p>
    <w:p w:rsidR="00351167" w:rsidRPr="00351167" w:rsidRDefault="00351167" w:rsidP="00351167">
      <w:pPr>
        <w:pStyle w:val="BodyText"/>
        <w:ind w:left="720"/>
        <w:rPr>
          <w:rFonts w:ascii="Courier New" w:hAnsi="Courier New" w:cs="Courier New"/>
          <w:sz w:val="18"/>
          <w:szCs w:val="18"/>
        </w:rPr>
      </w:pPr>
      <w:r w:rsidRPr="00351167">
        <w:rPr>
          <w:rFonts w:ascii="Courier New" w:hAnsi="Courier New" w:cs="Courier New"/>
          <w:sz w:val="18"/>
          <w:szCs w:val="18"/>
        </w:rPr>
        <w:t xml:space="preserve"> 52:  TECOM KuStream 1015 Antenna</w:t>
      </w:r>
    </w:p>
    <w:p w:rsidR="00B55DE0" w:rsidRPr="002361B2" w:rsidRDefault="00351167" w:rsidP="00B55DE0">
      <w:pPr>
        <w:rPr>
          <w:rFonts w:ascii="Courier New" w:hAnsi="Courier New" w:cs="Courier New"/>
          <w:sz w:val="18"/>
          <w:szCs w:val="18"/>
        </w:rPr>
      </w:pPr>
      <w:r w:rsidRPr="00351167">
        <w:rPr>
          <w:rFonts w:ascii="Courier New" w:hAnsi="Courier New" w:cs="Courier New"/>
          <w:sz w:val="18"/>
          <w:szCs w:val="18"/>
        </w:rPr>
        <w:t xml:space="preserve"> 99:  Undefined Antenna</w:t>
      </w:r>
    </w:p>
    <w:p w:rsidR="00B55DE0" w:rsidRDefault="00B55DE0" w:rsidP="00B55DE0">
      <w:pPr>
        <w:pStyle w:val="Heading4"/>
      </w:pPr>
      <w:r>
        <w:t>Pseudo Code</w:t>
      </w:r>
    </w:p>
    <w:p w:rsidR="00B55DE0" w:rsidRDefault="00B55DE0" w:rsidP="00B55DE0">
      <w:pPr>
        <w:pStyle w:val="BodyText"/>
      </w:pPr>
    </w:p>
    <w:p w:rsidR="005209DC" w:rsidRPr="005209DC" w:rsidRDefault="005209DC" w:rsidP="005209DC">
      <w:pPr>
        <w:pStyle w:val="BodyText"/>
        <w:ind w:left="576"/>
        <w:rPr>
          <w:rFonts w:ascii="Courier New" w:hAnsi="Courier New" w:cs="Courier New"/>
          <w:sz w:val="18"/>
          <w:szCs w:val="18"/>
        </w:rPr>
      </w:pPr>
      <w:r w:rsidRPr="005209DC">
        <w:rPr>
          <w:rFonts w:ascii="Courier New" w:hAnsi="Courier New" w:cs="Courier New"/>
          <w:sz w:val="18"/>
          <w:szCs w:val="18"/>
        </w:rPr>
        <w:t>@defer.inlineCallbacks</w:t>
      </w:r>
    </w:p>
    <w:p w:rsidR="00B55DE0" w:rsidRDefault="00B55DE0" w:rsidP="005209DC">
      <w:pPr>
        <w:pStyle w:val="BodyText"/>
        <w:ind w:left="576"/>
        <w:rPr>
          <w:rFonts w:ascii="Courier New" w:hAnsi="Courier New" w:cs="Courier New"/>
          <w:sz w:val="18"/>
          <w:szCs w:val="18"/>
        </w:rPr>
      </w:pPr>
      <w:r>
        <w:rPr>
          <w:rFonts w:ascii="Courier New" w:hAnsi="Courier New" w:cs="Courier New"/>
          <w:sz w:val="18"/>
          <w:szCs w:val="18"/>
        </w:rPr>
        <w:t>def setAntenna(self, antennaType)</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 xml:space="preserve">"""Set the </w:t>
      </w:r>
      <w:r>
        <w:rPr>
          <w:rFonts w:ascii="Courier New" w:hAnsi="Courier New" w:cs="Courier New"/>
          <w:sz w:val="18"/>
          <w:szCs w:val="18"/>
        </w:rPr>
        <w:t>Antenna Type</w:t>
      </w:r>
      <w:r w:rsidRPr="005209DC">
        <w:rPr>
          <w:rFonts w:ascii="Courier New" w:hAnsi="Courier New" w:cs="Courier New"/>
          <w:sz w:val="18"/>
          <w:szCs w:val="18"/>
        </w:rPr>
        <w:t xml:space="preserve"> of the terminal image </w:t>
      </w:r>
    </w:p>
    <w:p w:rsidR="005209DC" w:rsidRPr="005209DC" w:rsidRDefault="005209DC" w:rsidP="00B4570A">
      <w:pPr>
        <w:pStyle w:val="BodyText"/>
        <w:ind w:left="864"/>
        <w:rPr>
          <w:rFonts w:ascii="Courier New" w:hAnsi="Courier New" w:cs="Courier New"/>
          <w:sz w:val="18"/>
          <w:szCs w:val="18"/>
        </w:rPr>
      </w:pPr>
      <w:r>
        <w:rPr>
          <w:rFonts w:ascii="Courier New" w:hAnsi="Courier New" w:cs="Courier New"/>
          <w:sz w:val="18"/>
          <w:szCs w:val="18"/>
        </w:rPr>
        <w:t>antennaType</w:t>
      </w:r>
      <w:r w:rsidRPr="005209DC">
        <w:rPr>
          <w:rFonts w:ascii="Courier New" w:hAnsi="Courier New" w:cs="Courier New"/>
          <w:sz w:val="18"/>
          <w:szCs w:val="18"/>
        </w:rPr>
        <w:t xml:space="preserve"> - </w:t>
      </w:r>
      <w:r>
        <w:rPr>
          <w:rFonts w:ascii="Courier New" w:hAnsi="Courier New" w:cs="Courier New"/>
          <w:sz w:val="18"/>
          <w:szCs w:val="18"/>
        </w:rPr>
        <w:t xml:space="preserve">id of antenna, e.g. 7 </w:t>
      </w:r>
      <w:r w:rsidRPr="005209DC">
        <w:rPr>
          <w:rFonts w:ascii="Courier New" w:hAnsi="Courier New" w:cs="Courier New"/>
          <w:sz w:val="18"/>
          <w:szCs w:val="18"/>
        </w:rPr>
        <w:t>ViaSat VR12 Ka-Band Antenna</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yield self.login()</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yield self.termcfg()</w:t>
      </w:r>
    </w:p>
    <w:p w:rsidR="005209DC" w:rsidRPr="005209DC" w:rsidRDefault="005209DC" w:rsidP="00B4570A">
      <w:pPr>
        <w:pStyle w:val="BodyText"/>
        <w:ind w:left="864"/>
        <w:rPr>
          <w:rFonts w:ascii="Courier New" w:hAnsi="Courier New" w:cs="Courier New"/>
          <w:sz w:val="18"/>
          <w:szCs w:val="18"/>
        </w:rPr>
      </w:pPr>
      <w:r>
        <w:rPr>
          <w:rFonts w:ascii="Courier New" w:hAnsi="Courier New" w:cs="Courier New"/>
          <w:sz w:val="18"/>
          <w:szCs w:val="18"/>
        </w:rPr>
        <w:t># enter General Parameters</w:t>
      </w:r>
      <w:r w:rsidRPr="005209DC">
        <w:rPr>
          <w:rFonts w:ascii="Courier New" w:hAnsi="Courier New" w:cs="Courier New"/>
          <w:sz w:val="18"/>
          <w:szCs w:val="18"/>
        </w:rPr>
        <w:t xml:space="preserve"> menu</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yield Cmd(self.tl, '</w:t>
      </w:r>
      <w:r>
        <w:rPr>
          <w:rFonts w:ascii="Courier New" w:hAnsi="Courier New" w:cs="Courier New"/>
          <w:sz w:val="18"/>
          <w:szCs w:val="18"/>
        </w:rPr>
        <w:t>0</w:t>
      </w:r>
      <w:r w:rsidRPr="005209DC">
        <w:rPr>
          <w:rFonts w:ascii="Courier New" w:hAnsi="Courier New" w:cs="Courier New"/>
          <w:sz w:val="18"/>
          <w:szCs w:val="18"/>
        </w:rPr>
        <w:t>', self.resp_termcfgPrompt).send()</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 xml:space="preserve"># select the </w:t>
      </w:r>
      <w:r>
        <w:rPr>
          <w:rFonts w:ascii="Courier New" w:hAnsi="Courier New" w:cs="Courier New"/>
          <w:sz w:val="18"/>
          <w:szCs w:val="18"/>
        </w:rPr>
        <w:t>Antenna Type menu</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yield Cmd(self.tl, '</w:t>
      </w:r>
      <w:r>
        <w:rPr>
          <w:rFonts w:ascii="Courier New" w:hAnsi="Courier New" w:cs="Courier New"/>
          <w:sz w:val="18"/>
          <w:szCs w:val="18"/>
        </w:rPr>
        <w:t>I</w:t>
      </w:r>
      <w:r w:rsidRPr="005209DC">
        <w:rPr>
          <w:rFonts w:ascii="Courier New" w:hAnsi="Courier New" w:cs="Courier New"/>
          <w:sz w:val="18"/>
          <w:szCs w:val="18"/>
        </w:rPr>
        <w:t>', 'x.xx\):').send()</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lastRenderedPageBreak/>
        <w:t xml:space="preserve">yield Cmd(self.tl, </w:t>
      </w:r>
      <w:r>
        <w:rPr>
          <w:rFonts w:ascii="Courier New" w:hAnsi="Courier New" w:cs="Courier New"/>
          <w:sz w:val="18"/>
          <w:szCs w:val="18"/>
        </w:rPr>
        <w:t>antennaType</w:t>
      </w:r>
      <w:r w:rsidRPr="005209DC">
        <w:rPr>
          <w:rFonts w:ascii="Courier New" w:hAnsi="Courier New" w:cs="Courier New"/>
          <w:sz w:val="18"/>
          <w:szCs w:val="18"/>
        </w:rPr>
        <w:t>, 'menu item: ').send()</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 xml:space="preserve"># exit the </w:t>
      </w:r>
      <w:r>
        <w:rPr>
          <w:rFonts w:ascii="Courier New" w:hAnsi="Courier New" w:cs="Courier New"/>
          <w:sz w:val="18"/>
          <w:szCs w:val="18"/>
        </w:rPr>
        <w:t>Antenna</w:t>
      </w:r>
      <w:r w:rsidRPr="005209DC">
        <w:rPr>
          <w:rFonts w:ascii="Courier New" w:hAnsi="Courier New" w:cs="Courier New"/>
          <w:sz w:val="18"/>
          <w:szCs w:val="18"/>
        </w:rPr>
        <w:t xml:space="preserve"> menu</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yield Cmd(self.tl, 'x', 'menu item: ').send()</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 exit termcfg</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yield Cmd(self.tl, 'x', '\(y/n\)\?').send()</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 save the settings</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yield Cmd(self.tl, 'y', '\(y/n\)\?').send()</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 don't reboot the VMT</w:t>
      </w:r>
    </w:p>
    <w:p w:rsidR="005209DC" w:rsidRPr="005209DC"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yield Cmd(self.tl, 'n', self.resp_shellPrompt).send()</w:t>
      </w:r>
    </w:p>
    <w:p w:rsidR="005209DC" w:rsidRPr="00E052B6" w:rsidRDefault="005209DC" w:rsidP="00B4570A">
      <w:pPr>
        <w:pStyle w:val="BodyText"/>
        <w:ind w:left="864"/>
        <w:rPr>
          <w:rFonts w:ascii="Courier New" w:hAnsi="Courier New" w:cs="Courier New"/>
          <w:sz w:val="18"/>
          <w:szCs w:val="18"/>
        </w:rPr>
      </w:pPr>
      <w:r w:rsidRPr="005209DC">
        <w:rPr>
          <w:rFonts w:ascii="Courier New" w:hAnsi="Courier New" w:cs="Courier New"/>
          <w:sz w:val="18"/>
          <w:szCs w:val="18"/>
        </w:rPr>
        <w:t>defer.returnValue(True)</w:t>
      </w:r>
    </w:p>
    <w:p w:rsidR="00B55DE0" w:rsidRPr="00B55DE0" w:rsidRDefault="00B55DE0" w:rsidP="00B55DE0">
      <w:pPr>
        <w:pStyle w:val="BodyText"/>
      </w:pPr>
    </w:p>
    <w:p w:rsidR="00C559B0" w:rsidRDefault="00C559B0" w:rsidP="00190952">
      <w:pPr>
        <w:pStyle w:val="Heading2"/>
      </w:pPr>
      <w:bookmarkStart w:id="584" w:name="_Toc444246741"/>
      <w:r>
        <w:t>GTAF Devices</w:t>
      </w:r>
      <w:bookmarkEnd w:id="584"/>
    </w:p>
    <w:p w:rsidR="00AF5C7D" w:rsidRDefault="00AF5C7D" w:rsidP="00B55DE0">
      <w:pPr>
        <w:pStyle w:val="BodyText"/>
      </w:pPr>
      <w:r>
        <w:t>[TBR]</w:t>
      </w:r>
      <w:r w:rsidR="00B55DE0">
        <w:t xml:space="preserve"> </w:t>
      </w:r>
      <w:r>
        <w:t xml:space="preserve">Not </w:t>
      </w:r>
      <w:r w:rsidR="00B55DE0">
        <w:t>implemented in initial releases; for future releases:</w:t>
      </w:r>
    </w:p>
    <w:p w:rsidR="00AF5C7D" w:rsidRDefault="00AF5C7D" w:rsidP="00AF5C7D">
      <w:pPr>
        <w:pStyle w:val="BodyText"/>
        <w:numPr>
          <w:ilvl w:val="0"/>
          <w:numId w:val="31"/>
        </w:numPr>
      </w:pPr>
      <w:r>
        <w:t>Refactor portions from Terminal Console Interface</w:t>
      </w:r>
    </w:p>
    <w:p w:rsidR="00AF5C7D" w:rsidRDefault="00AF5C7D" w:rsidP="00AF5C7D">
      <w:pPr>
        <w:pStyle w:val="BodyText"/>
        <w:numPr>
          <w:ilvl w:val="0"/>
          <w:numId w:val="31"/>
        </w:numPr>
      </w:pPr>
      <w:r>
        <w:t xml:space="preserve">Port </w:t>
      </w:r>
      <w:r w:rsidR="00B55DE0">
        <w:t>existing</w:t>
      </w:r>
      <w:r>
        <w:t xml:space="preserve"> IXIA code.</w:t>
      </w:r>
    </w:p>
    <w:p w:rsidR="00B55DE0" w:rsidRDefault="00B55DE0" w:rsidP="00AF5C7D">
      <w:pPr>
        <w:pStyle w:val="BodyText"/>
        <w:numPr>
          <w:ilvl w:val="0"/>
          <w:numId w:val="31"/>
        </w:numPr>
      </w:pPr>
      <w:r>
        <w:t>Add additional common devices.</w:t>
      </w:r>
    </w:p>
    <w:p w:rsidR="00AF5C7D" w:rsidRPr="00AF5C7D" w:rsidRDefault="00AF5C7D" w:rsidP="00AF5C7D">
      <w:pPr>
        <w:pStyle w:val="BodyText"/>
      </w:pPr>
    </w:p>
    <w:p w:rsidR="00A741D2" w:rsidRDefault="00A741D2" w:rsidP="00A741D2">
      <w:pPr>
        <w:pStyle w:val="Heading2"/>
      </w:pPr>
      <w:bookmarkStart w:id="585" w:name="_Toc444246742"/>
      <w:r>
        <w:t>Results Database</w:t>
      </w:r>
      <w:bookmarkEnd w:id="585"/>
    </w:p>
    <w:p w:rsidR="00487A67" w:rsidRDefault="000474AF" w:rsidP="00487A67">
      <w:pPr>
        <w:pStyle w:val="BodyText"/>
        <w:rPr>
          <w:ins w:id="586" w:author="Wolff, Michael" w:date="2016-02-24T16:50:00Z"/>
        </w:rPr>
      </w:pPr>
      <w:r>
        <w:t xml:space="preserve">The </w:t>
      </w:r>
      <w:r w:rsidR="006E3F68">
        <w:t>ReDa</w:t>
      </w:r>
      <w:r>
        <w:t xml:space="preserve"> API can be converted </w:t>
      </w:r>
      <w:r w:rsidR="00B712A7">
        <w:t xml:space="preserve">from the existing TCL package at </w:t>
      </w:r>
      <w:r w:rsidR="00B712A7" w:rsidRPr="00B712A7">
        <w:t>//Broadband/TestTools/SAM/</w:t>
      </w:r>
      <w:r w:rsidR="009F6032">
        <w:t>core</w:t>
      </w:r>
      <w:r w:rsidR="00B712A7" w:rsidRPr="00B712A7">
        <w:t>/source/lib/RedaLibrary.tcl</w:t>
      </w:r>
      <w:r w:rsidR="00B712A7">
        <w:t xml:space="preserve"> </w:t>
      </w:r>
    </w:p>
    <w:p w:rsidR="00C675BA" w:rsidRDefault="00C675BA" w:rsidP="00487A67">
      <w:pPr>
        <w:pStyle w:val="BodyText"/>
        <w:rPr>
          <w:ins w:id="587" w:author="Wolff, Michael" w:date="2016-02-24T16:50:00Z"/>
        </w:rPr>
      </w:pPr>
    </w:p>
    <w:p w:rsidR="00C675BA" w:rsidRDefault="00C675BA" w:rsidP="00487A67">
      <w:pPr>
        <w:pStyle w:val="BodyText"/>
        <w:rPr>
          <w:ins w:id="588" w:author="Wolff, Michael" w:date="2016-02-24T16:53:00Z"/>
        </w:rPr>
      </w:pPr>
      <w:ins w:id="589" w:author="Wolff, Michael" w:date="2016-02-24T16:50:00Z">
        <w:r>
          <w:t xml:space="preserve">The ReDa screens are installed and </w:t>
        </w:r>
      </w:ins>
      <w:ins w:id="590" w:author="Wolff, Michael" w:date="2016-02-24T16:51:00Z">
        <w:r>
          <w:t>“</w:t>
        </w:r>
      </w:ins>
      <w:ins w:id="591" w:author="Wolff, Michael" w:date="2016-02-24T16:50:00Z">
        <w:r>
          <w:t>working</w:t>
        </w:r>
      </w:ins>
      <w:ins w:id="592" w:author="Wolff, Michael" w:date="2016-02-26T16:02:00Z">
        <w:r w:rsidR="006051D6">
          <w:t>.</w:t>
        </w:r>
      </w:ins>
      <w:ins w:id="593" w:author="Wolff, Michael" w:date="2016-02-24T16:51:00Z">
        <w:r>
          <w:t>”</w:t>
        </w:r>
      </w:ins>
      <w:ins w:id="594" w:author="Wolff, Michael" w:date="2016-02-24T17:01:00Z">
        <w:r w:rsidR="001B3C95">
          <w:t xml:space="preserve"> </w:t>
        </w:r>
      </w:ins>
      <w:ins w:id="595" w:author="Wolff, Michael" w:date="2016-02-26T16:02:00Z">
        <w:r w:rsidR="006051D6">
          <w:t xml:space="preserve"> T</w:t>
        </w:r>
      </w:ins>
      <w:ins w:id="596" w:author="Wolff, Michael" w:date="2016-02-24T17:01:00Z">
        <w:r w:rsidR="001B3C95">
          <w:t>he following a</w:t>
        </w:r>
      </w:ins>
      <w:ins w:id="597" w:author="Wolff, Michael" w:date="2016-02-24T16:51:00Z">
        <w:r>
          <w:t xml:space="preserve">dditional work </w:t>
        </w:r>
      </w:ins>
      <w:ins w:id="598" w:author="Wolff, Michael" w:date="2016-02-24T17:01:00Z">
        <w:r w:rsidR="001B3C95">
          <w:t xml:space="preserve">is </w:t>
        </w:r>
      </w:ins>
      <w:ins w:id="599" w:author="Wolff, Michael" w:date="2016-02-24T16:51:00Z">
        <w:r w:rsidR="001B3C95">
          <w:t>required</w:t>
        </w:r>
      </w:ins>
      <w:ins w:id="600" w:author="Wolff, Michael" w:date="2016-02-24T17:01:00Z">
        <w:r w:rsidR="001B3C95">
          <w:t>,</w:t>
        </w:r>
      </w:ins>
    </w:p>
    <w:p w:rsidR="006051D6" w:rsidRDefault="006051D6" w:rsidP="00C675BA">
      <w:pPr>
        <w:pStyle w:val="BodyText"/>
        <w:numPr>
          <w:ilvl w:val="0"/>
          <w:numId w:val="50"/>
        </w:numPr>
        <w:rPr>
          <w:ins w:id="601" w:author="Wolff, Michael" w:date="2016-02-26T16:05:00Z"/>
        </w:rPr>
      </w:pPr>
      <w:ins w:id="602" w:author="Wolff, Michael" w:date="2016-02-26T16:03:00Z">
        <w:r>
          <w:t>Align</w:t>
        </w:r>
      </w:ins>
      <w:ins w:id="603" w:author="Wolff, Michael" w:date="2016-02-24T16:51:00Z">
        <w:r w:rsidR="00C675BA">
          <w:t xml:space="preserve"> </w:t>
        </w:r>
      </w:ins>
      <w:ins w:id="604" w:author="Wolff, Michael" w:date="2016-02-26T16:03:00Z">
        <w:r>
          <w:t xml:space="preserve">perforce.sql containing the ReDa </w:t>
        </w:r>
      </w:ins>
      <w:ins w:id="605" w:author="Wolff, Michael" w:date="2016-02-24T16:51:00Z">
        <w:r w:rsidR="00C675BA">
          <w:t xml:space="preserve">MySQL </w:t>
        </w:r>
      </w:ins>
      <w:ins w:id="606" w:author="Wolff, Michael" w:date="2016-02-26T16:04:00Z">
        <w:r>
          <w:t xml:space="preserve">definitions </w:t>
        </w:r>
        <w:r>
          <w:t xml:space="preserve">to those expressed in the ReDa .php </w:t>
        </w:r>
        <w:r>
          <w:t xml:space="preserve">webpage </w:t>
        </w:r>
        <w:r>
          <w:t>files.</w:t>
        </w:r>
      </w:ins>
    </w:p>
    <w:p w:rsidR="006051D6" w:rsidRDefault="006051D6" w:rsidP="006051D6">
      <w:pPr>
        <w:pStyle w:val="BodyText"/>
        <w:numPr>
          <w:ilvl w:val="1"/>
          <w:numId w:val="50"/>
        </w:numPr>
        <w:rPr>
          <w:ins w:id="607" w:author="Wolff, Michael" w:date="2016-02-26T16:09:00Z"/>
        </w:rPr>
      </w:pPr>
      <w:ins w:id="608" w:author="Wolff, Michael" w:date="2016-02-26T16:09:00Z">
        <w:r>
          <w:t xml:space="preserve">This </w:t>
        </w:r>
        <w:r>
          <w:t xml:space="preserve">will be a reverse engineering effort since this </w:t>
        </w:r>
        <w:r>
          <w:t xml:space="preserve">file </w:t>
        </w:r>
        <w:r w:rsidRPr="006051D6">
          <w:t>//Broadband/TestTools/Reda/performance/source/setup/performance.sql</w:t>
        </w:r>
        <w:r>
          <w:t xml:space="preserve"> is out-of-date</w:t>
        </w:r>
      </w:ins>
    </w:p>
    <w:p w:rsidR="006051D6" w:rsidRDefault="006051D6" w:rsidP="006051D6">
      <w:pPr>
        <w:pStyle w:val="BodyText"/>
        <w:numPr>
          <w:ilvl w:val="1"/>
          <w:numId w:val="50"/>
        </w:numPr>
        <w:rPr>
          <w:ins w:id="609" w:author="Wolff, Michael" w:date="2016-02-26T16:07:00Z"/>
        </w:rPr>
      </w:pPr>
      <w:ins w:id="610" w:author="Wolff, Michael" w:date="2016-02-26T16:07:00Z">
        <w:r>
          <w:t>GroupInfo table columns</w:t>
        </w:r>
        <w:r>
          <w:t xml:space="preserve"> have been brought up</w:t>
        </w:r>
      </w:ins>
      <w:ins w:id="611" w:author="Wolff, Michael" w:date="2016-02-26T16:08:00Z">
        <w:r>
          <w:t>-</w:t>
        </w:r>
      </w:ins>
      <w:ins w:id="612" w:author="Wolff, Michael" w:date="2016-02-26T16:07:00Z">
        <w:r>
          <w:t>to</w:t>
        </w:r>
      </w:ins>
      <w:ins w:id="613" w:author="Wolff, Michael" w:date="2016-02-26T16:08:00Z">
        <w:r>
          <w:t>-</w:t>
        </w:r>
      </w:ins>
      <w:ins w:id="614" w:author="Wolff, Michael" w:date="2016-02-26T16:07:00Z">
        <w:r>
          <w:t>date</w:t>
        </w:r>
        <w:r>
          <w:t xml:space="preserve"> </w:t>
        </w:r>
      </w:ins>
    </w:p>
    <w:p w:rsidR="00C675BA" w:rsidRDefault="006051D6" w:rsidP="00C675BA">
      <w:pPr>
        <w:pStyle w:val="BodyText"/>
        <w:numPr>
          <w:ilvl w:val="0"/>
          <w:numId w:val="50"/>
        </w:numPr>
        <w:rPr>
          <w:ins w:id="615" w:author="Wolff, Michael" w:date="2016-02-26T16:10:00Z"/>
        </w:rPr>
      </w:pPr>
      <w:ins w:id="616" w:author="Wolff, Michael" w:date="2016-02-26T16:03:00Z">
        <w:r>
          <w:t>Add</w:t>
        </w:r>
      </w:ins>
      <w:ins w:id="617" w:author="Wolff, Michael" w:date="2016-02-24T16:53:00Z">
        <w:r w:rsidR="00C675BA">
          <w:t xml:space="preserve"> </w:t>
        </w:r>
      </w:ins>
      <w:ins w:id="618" w:author="Wolff, Michael" w:date="2016-02-26T16:09:00Z">
        <w:r>
          <w:t xml:space="preserve">more </w:t>
        </w:r>
      </w:ins>
      <w:ins w:id="619" w:author="Wolff, Michael" w:date="2016-02-24T16:53:00Z">
        <w:r w:rsidR="00C675BA">
          <w:t xml:space="preserve">status </w:t>
        </w:r>
      </w:ins>
      <w:ins w:id="620" w:author="Wolff, Michael" w:date="2016-02-26T16:09:00Z">
        <w:r>
          <w:t xml:space="preserve">and test info </w:t>
        </w:r>
      </w:ins>
      <w:ins w:id="621" w:author="Wolff, Michael" w:date="2016-02-24T16:53:00Z">
        <w:r w:rsidR="00C675BA">
          <w:t>calls in the scipts so that the database contains status used by ReDa screens.</w:t>
        </w:r>
      </w:ins>
    </w:p>
    <w:p w:rsidR="006051D6" w:rsidRDefault="006051D6" w:rsidP="006051D6">
      <w:pPr>
        <w:pStyle w:val="BodyText"/>
        <w:numPr>
          <w:ilvl w:val="1"/>
          <w:numId w:val="50"/>
        </w:numPr>
        <w:rPr>
          <w:ins w:id="622" w:author="Wolff, Michael" w:date="2016-02-26T16:10:00Z"/>
        </w:rPr>
      </w:pPr>
      <w:ins w:id="623" w:author="Wolff, Michael" w:date="2016-02-26T16:11:00Z">
        <w:r>
          <w:t>Status was modified such that running/complete is shown on the ReDa status</w:t>
        </w:r>
      </w:ins>
      <w:ins w:id="624" w:author="Wolff, Michael" w:date="2016-02-26T16:10:00Z">
        <w:r>
          <w:t xml:space="preserve"> </w:t>
        </w:r>
      </w:ins>
    </w:p>
    <w:p w:rsidR="001B3C95" w:rsidRDefault="001B3C95" w:rsidP="007B2102">
      <w:pPr>
        <w:pStyle w:val="BodyText"/>
        <w:rPr>
          <w:ins w:id="625" w:author="Wolff, Michael" w:date="2016-02-24T17:02:00Z"/>
        </w:rPr>
      </w:pPr>
    </w:p>
    <w:p w:rsidR="001B3C95" w:rsidRDefault="001B3C95" w:rsidP="001B3C95">
      <w:pPr>
        <w:pStyle w:val="BodyText"/>
        <w:rPr>
          <w:ins w:id="626" w:author="Wolff, Michael" w:date="2016-02-24T17:23:00Z"/>
        </w:rPr>
      </w:pPr>
      <w:ins w:id="627" w:author="Wolff, Michael" w:date="2016-02-24T17:03:00Z">
        <w:r>
          <w:t xml:space="preserve">The ReDa screens may be found in perforce at </w:t>
        </w:r>
        <w:r w:rsidRPr="00C675BA">
          <w:t>//Arclight/ArcLight/AcceptanceTest/Automation/MapTesting/src/</w:t>
        </w:r>
        <w:r>
          <w:t xml:space="preserve">redaweb which is derived from a snapshot of </w:t>
        </w:r>
        <w:r w:rsidRPr="001B3C95">
          <w:t>//Broadband/TestTools/Reda/SB2/</w:t>
        </w:r>
      </w:ins>
      <w:ins w:id="628" w:author="Wolff, Michael" w:date="2016-02-26T16:06:00Z">
        <w:r w:rsidR="006051D6">
          <w:t xml:space="preserve">, the more generic </w:t>
        </w:r>
      </w:ins>
      <w:ins w:id="629" w:author="Wolff, Michael" w:date="2016-02-26T16:08:00Z">
        <w:r w:rsidR="006051D6">
          <w:t>at /</w:t>
        </w:r>
      </w:ins>
      <w:ins w:id="630" w:author="Wolff, Michael" w:date="2016-02-26T16:07:00Z">
        <w:r w:rsidR="006051D6" w:rsidRPr="006051D6">
          <w:t>/Broadband/TestTools/Reda/performance/source/webpages/</w:t>
        </w:r>
        <w:r w:rsidR="006051D6">
          <w:t xml:space="preserve"> are out-of-date.</w:t>
        </w:r>
      </w:ins>
    </w:p>
    <w:p w:rsidR="003D72FB" w:rsidRDefault="003D72FB" w:rsidP="001B3C95">
      <w:pPr>
        <w:pStyle w:val="BodyText"/>
        <w:rPr>
          <w:ins w:id="631" w:author="Wolff, Michael" w:date="2016-02-24T17:23:00Z"/>
        </w:rPr>
      </w:pPr>
    </w:p>
    <w:p w:rsidR="003D72FB" w:rsidRPr="00487A67" w:rsidRDefault="003D72FB" w:rsidP="001B3C95">
      <w:pPr>
        <w:pStyle w:val="BodyText"/>
        <w:rPr>
          <w:ins w:id="632" w:author="Wolff, Michael" w:date="2016-02-24T17:03:00Z"/>
        </w:rPr>
      </w:pPr>
      <w:ins w:id="633" w:author="Wolff, Michael" w:date="2016-02-24T17:23:00Z">
        <w:r>
          <w:t xml:space="preserve">PHP installation on the automation server, described in </w:t>
        </w:r>
      </w:ins>
      <w:ins w:id="634" w:author="Wolff, Michael" w:date="2016-02-24T17:27:00Z">
        <w:r>
          <w:t xml:space="preserve">Appendix A </w:t>
        </w:r>
      </w:ins>
      <w:ins w:id="635" w:author="Wolff, Michael" w:date="2016-02-24T17:24:00Z">
        <w:r>
          <w:fldChar w:fldCharType="begin"/>
        </w:r>
        <w:r>
          <w:instrText xml:space="preserve"> REF _Ref444097978 \r \h </w:instrText>
        </w:r>
      </w:ins>
      <w:r>
        <w:fldChar w:fldCharType="separate"/>
      </w:r>
      <w:ins w:id="636" w:author="Wolff, Michael" w:date="2016-02-26T16:43:00Z">
        <w:r w:rsidR="003363C0">
          <w:t>7.2A.10</w:t>
        </w:r>
      </w:ins>
      <w:ins w:id="637" w:author="Wolff, Michael" w:date="2016-02-24T17:24:00Z">
        <w:r>
          <w:fldChar w:fldCharType="end"/>
        </w:r>
      </w:ins>
      <w:ins w:id="638" w:author="Wolff, Michael" w:date="2016-02-24T17:27:00Z">
        <w:r>
          <w:t xml:space="preserve"> </w:t>
        </w:r>
        <w:r>
          <w:fldChar w:fldCharType="begin"/>
        </w:r>
        <w:r>
          <w:instrText xml:space="preserve"> REF _Ref444097978 \h </w:instrText>
        </w:r>
      </w:ins>
      <w:r>
        <w:fldChar w:fldCharType="separate"/>
      </w:r>
      <w:ins w:id="639" w:author="Wolff, Michael" w:date="2016-02-26T16:43:00Z">
        <w:r w:rsidR="003363C0">
          <w:t>PHP</w:t>
        </w:r>
      </w:ins>
      <w:ins w:id="640" w:author="Wolff, Michael" w:date="2016-02-24T17:27:00Z">
        <w:r>
          <w:fldChar w:fldCharType="end"/>
        </w:r>
      </w:ins>
      <w:ins w:id="641" w:author="Wolff, Michael" w:date="2016-02-24T17:28:00Z">
        <w:r>
          <w:t>, is a prerequisite for executing ReDa webpages.</w:t>
        </w:r>
      </w:ins>
    </w:p>
    <w:p w:rsidR="001B3C95" w:rsidRDefault="001B3C95" w:rsidP="001B3C95">
      <w:pPr>
        <w:pStyle w:val="BodyText"/>
      </w:pPr>
    </w:p>
    <w:p w:rsidR="00487A67" w:rsidRDefault="00487A67" w:rsidP="00487A67">
      <w:pPr>
        <w:pStyle w:val="Heading3"/>
      </w:pPr>
      <w:bookmarkStart w:id="642" w:name="_Toc444246743"/>
      <w:r>
        <w:t>Pseudo-Code</w:t>
      </w:r>
      <w:bookmarkEnd w:id="642"/>
    </w:p>
    <w:p w:rsidR="00487A67" w:rsidRPr="00487A67" w:rsidDel="001B3C95" w:rsidRDefault="00487A67" w:rsidP="00487A67">
      <w:pPr>
        <w:pStyle w:val="BodyText"/>
        <w:rPr>
          <w:del w:id="643" w:author="Wolff, Michael" w:date="2016-02-24T17:03:00Z"/>
        </w:rPr>
      </w:pPr>
    </w:p>
    <w:p w:rsidR="00190952" w:rsidRDefault="00190952" w:rsidP="00190952">
      <w:pPr>
        <w:pStyle w:val="Heading2"/>
      </w:pPr>
      <w:bookmarkStart w:id="644" w:name="_Ref417399518"/>
      <w:bookmarkStart w:id="645" w:name="_Toc444246744"/>
      <w:r>
        <w:lastRenderedPageBreak/>
        <w:t>MySQL</w:t>
      </w:r>
      <w:bookmarkEnd w:id="645"/>
      <w:r>
        <w:t xml:space="preserve"> </w:t>
      </w:r>
      <w:bookmarkEnd w:id="567"/>
      <w:bookmarkEnd w:id="644"/>
    </w:p>
    <w:p w:rsidR="00DE6CD2" w:rsidRDefault="00190952" w:rsidP="00190952">
      <w:pPr>
        <w:pStyle w:val="BodyText"/>
      </w:pPr>
      <w:r>
        <w:t>This section defines the specific details of the database table definitions.  Th</w:t>
      </w:r>
      <w:r w:rsidR="00A168D9">
        <w:t xml:space="preserve">e database </w:t>
      </w:r>
      <w:r w:rsidR="006E7DCA">
        <w:t xml:space="preserve">tables are </w:t>
      </w:r>
      <w:r w:rsidR="00A168D9">
        <w:t xml:space="preserve">created </w:t>
      </w:r>
      <w:r>
        <w:t xml:space="preserve">by </w:t>
      </w:r>
      <w:r w:rsidR="006E7DCA">
        <w:t xml:space="preserve">calling </w:t>
      </w:r>
      <w:r>
        <w:t>the SQL script once.</w:t>
      </w:r>
    </w:p>
    <w:p w:rsidR="00085F4C" w:rsidRDefault="00085F4C" w:rsidP="00190952">
      <w:pPr>
        <w:pStyle w:val="BodyText"/>
      </w:pPr>
    </w:p>
    <w:p w:rsidR="00085F4C" w:rsidRDefault="00085F4C" w:rsidP="00190952">
      <w:pPr>
        <w:pStyle w:val="BodyText"/>
      </w:pPr>
      <w:r>
        <w:t xml:space="preserve">Add the following special table constraints to </w:t>
      </w:r>
      <w:r w:rsidR="004608F6">
        <w:t>simplify</w:t>
      </w:r>
      <w:r>
        <w:t xml:space="preserve"> coding:</w:t>
      </w:r>
    </w:p>
    <w:p w:rsidR="00085F4C" w:rsidRDefault="009A3B29" w:rsidP="00085F4C">
      <w:pPr>
        <w:pStyle w:val="BodyText"/>
        <w:numPr>
          <w:ilvl w:val="0"/>
          <w:numId w:val="29"/>
        </w:numPr>
      </w:pPr>
      <w:r>
        <w:t>Set unique keys with  “ALTER TABLE &lt;table&gt; ADD UNIQUE &lt;column&gt;”</w:t>
      </w:r>
    </w:p>
    <w:p w:rsidR="00EC0DC1" w:rsidRDefault="00EC0DC1" w:rsidP="00EC0DC1">
      <w:pPr>
        <w:pStyle w:val="Heading3"/>
      </w:pPr>
      <w:bookmarkStart w:id="646" w:name="_Toc444246745"/>
      <w:r>
        <w:t>Pseudo-Code</w:t>
      </w:r>
      <w:bookmarkEnd w:id="646"/>
    </w:p>
    <w:p w:rsidR="003363C0" w:rsidRDefault="0026268E" w:rsidP="003363C0">
      <w:r>
        <w:t xml:space="preserve">The SQL from </w:t>
      </w:r>
      <w:r w:rsidR="009B17E8" w:rsidRPr="009B17E8">
        <w:t>//Broadband/TestTools/</w:t>
      </w:r>
      <w:r w:rsidR="006E3F68">
        <w:t>ReDa</w:t>
      </w:r>
      <w:r w:rsidR="009B17E8" w:rsidRPr="009B17E8">
        <w:t>/performance/source/setup/performance.sql</w:t>
      </w:r>
      <w:r>
        <w:t xml:space="preserve"> with the tables to be altered highlighted as per </w:t>
      </w:r>
      <w:r>
        <w:fldChar w:fldCharType="begin"/>
      </w:r>
      <w:r>
        <w:instrText xml:space="preserve"> REF _Ref417480767 \h </w:instrText>
      </w:r>
      <w:r w:rsidR="00D47E0D">
        <w:instrText xml:space="preserve"> \* MERGEFORMAT </w:instrText>
      </w:r>
      <w:r>
        <w:fldChar w:fldCharType="separate"/>
      </w:r>
    </w:p>
    <w:p w:rsidR="009B17E8" w:rsidRDefault="003363C0" w:rsidP="00D47E0D">
      <w:r>
        <w:t xml:space="preserve">Figure </w:t>
      </w:r>
      <w:r>
        <w:rPr>
          <w:noProof/>
        </w:rPr>
        <w:t>17</w:t>
      </w:r>
      <w:r>
        <w:t xml:space="preserve"> - Database Tables</w:t>
      </w:r>
      <w:r w:rsidR="0026268E">
        <w:fldChar w:fldCharType="end"/>
      </w:r>
      <w:r w:rsidR="0026268E">
        <w:t xml:space="preserve"> </w:t>
      </w:r>
    </w:p>
    <w:p w:rsidR="009B17E8" w:rsidRDefault="009B17E8" w:rsidP="009B17E8">
      <w:pPr>
        <w:pStyle w:val="BodyText"/>
      </w:pPr>
    </w:p>
    <w:p w:rsidR="003F1C76" w:rsidRDefault="00AF5C7D" w:rsidP="009B17E8">
      <w:pPr>
        <w:pStyle w:val="BodyText"/>
      </w:pPr>
      <w:r>
        <w:rPr>
          <w:highlight w:val="yellow"/>
        </w:rPr>
        <w:t>[TBR</w:t>
      </w:r>
      <w:r w:rsidR="003F1C76" w:rsidRPr="003F1C76">
        <w:rPr>
          <w:highlight w:val="yellow"/>
        </w:rPr>
        <w:t xml:space="preserve"> - Add ArcLight Configuration/Status tables</w:t>
      </w:r>
      <w:r>
        <w:t>]</w:t>
      </w:r>
    </w:p>
    <w:p w:rsidR="003F1C76" w:rsidRDefault="003F1C76" w:rsidP="009B17E8">
      <w:pPr>
        <w:pStyle w:val="BodyText"/>
      </w:pPr>
    </w:p>
    <w:p w:rsidR="009B17E8" w:rsidRPr="009B17E8" w:rsidRDefault="009B17E8" w:rsidP="009B17E8">
      <w:pPr>
        <w:pStyle w:val="BodyText"/>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MySQL dump 10.10</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Host: localhost    Database: performance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Server version</w:t>
      </w:r>
      <w:r w:rsidRPr="009B17E8">
        <w:rPr>
          <w:rFonts w:ascii="Courier New" w:hAnsi="Courier New" w:cs="Courier New"/>
          <w:sz w:val="18"/>
          <w:szCs w:val="18"/>
        </w:rPr>
        <w:tab/>
        <w:t>5.0.18</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/*!40101 SET @OLD_CHARACTER_SET_CLIENT=@@CHARACTER_SET_CLIENT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/*!40101 SET @OLD_CHARACTER_SET_RESULTS=@@CHARACTER_SET_RESULTS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/*!40101 SET @OLD_COLLATION_CONNECTION=@@COLLATION_CONNECTION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/*!40101 SET NAMES utf8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/*!40103 SET @OLD_TIME_ZONE=@@TIME_ZONE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/*!40103 SET TIME_ZONE='+00:00'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/*!40014 SET @OLD_UNIQUE_CHECKS=@@UNIQUE_CHECKS, UNIQUE_CHECKS=0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/*!40014 SET @OLD_FOREIGN_KEY_CHECKS=@@FOREIGN_KEY_CHECKS, FOREIGN_KEY_CHECKS=0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/*!40101 SET @OLD_SQL_MODE=@@SQL_MODE, SQL_MODE='NO_AUTO_VALUE_ON_ZERO'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/*!40111 SET @OLD_SQL_NOTES=@@SQL_NOTES, SQL_NOTES=0 */;</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Current Database: `performance`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CREATE DATABASE /*!32312 IF NOT EXISTS*/ `performance` /*!40100 DEFAULT CHARACTER SET latin1 */;</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USE `performance`;</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Table structure for table `Browser`</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DROP TABLE IF EXISTS `Browser`;</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CREATE TABLE `Browser`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`BrowserID` int(11) NOT NULL auto_increment,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`Browser` varchar(40) NOT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`Version` varchar(20)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`Connections` int(11)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PRIMARY KEY  (`BrowserID`)</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ENGINE=MyISAM DEFAULT CHARSET=latin1;</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Dumping data for table `Browser`</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lastRenderedPageBreak/>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`Browser` DISABLE KEYS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LOCK TABLES `Browser` WRITE;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UNLOCK TABLES;</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`Browser` ENABLE KEYS */;</w:t>
      </w:r>
    </w:p>
    <w:p w:rsidR="009B17E8" w:rsidRPr="009B17E8" w:rsidRDefault="009B17E8" w:rsidP="009B17E8">
      <w:pPr>
        <w:pStyle w:val="BodyText"/>
        <w:rPr>
          <w:rFonts w:ascii="Courier New" w:hAnsi="Courier New" w:cs="Courier New"/>
          <w:sz w:val="18"/>
          <w:szCs w:val="18"/>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Table structure for table `CPE`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DROP TABLE IF EXISTS `CPE`;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CREATE TABLE `CPE`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`CpeID` int(11) NOT NULL auto_increment,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`OS` varchar(40)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`RAM`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`MAC` varchar(20)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`CPU` varchar(30)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`Brand` varchar(40)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`Description` text,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PRIMARY KEY  (`CpeID`)</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ENGINE=MyISAM DEFAULT CHARSET=latin1;</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Dumping data for table `CPE`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`CPE` DISABLE KEYS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LOCK TABLES `CPE` WRITE;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UNLOCK TABLES;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`CPE` ENABLE KEYS */;</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Table structure for table `CpeTimeSeries`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DROP TABLE IF EXISTS `CpeTimeSeries`;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CREATE TABLE `CpeTimeSeries`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`Datetime` datetime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`CpuUtilization` float(5,2)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`RamUtilization` float(5,2)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`GrpID`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PRIMARY KEY  (`Datetime`,`GrpID`)</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ENGINE=MyISAM DEFAULT CHARSET=latin1;</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Dumping data for table `CpeTimeSeries`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`CpeTimeSeries` DISABLE KEYS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LOCK TABLES `CpeTimeSeries` WRITE;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UNLOCK TABLES;</w:t>
      </w:r>
    </w:p>
    <w:p w:rsidR="009B17E8" w:rsidRPr="009B17E8" w:rsidRDefault="009B17E8" w:rsidP="009B17E8">
      <w:pPr>
        <w:pStyle w:val="BodyText"/>
        <w:rPr>
          <w:rFonts w:ascii="Courier New" w:hAnsi="Courier New" w:cs="Courier New"/>
          <w:sz w:val="18"/>
          <w:szCs w:val="18"/>
        </w:rPr>
      </w:pPr>
      <w:r w:rsidRPr="0026268E">
        <w:rPr>
          <w:rFonts w:ascii="Courier New" w:hAnsi="Courier New" w:cs="Courier New"/>
          <w:sz w:val="18"/>
          <w:szCs w:val="18"/>
          <w:highlight w:val="yellow"/>
        </w:rPr>
        <w:t>/*!40000 ALTER TABLE `CpeTimeSeries` ENABLE KEYS */;</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Table structure for table `GroupInfo`</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DROP TABLE IF EXISTS `GroupInfo`;</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CREATE TABLE `GroupInfo`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lastRenderedPageBreak/>
        <w:t xml:space="preserve">  `GrpID` int(11) NOT NULL auto_increment,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`Results` varchar(60)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`Datetime` datetime default NULL,</w:t>
      </w:r>
    </w:p>
    <w:p w:rsidR="009B17E8" w:rsidRDefault="009B17E8" w:rsidP="009B17E8">
      <w:pPr>
        <w:pStyle w:val="BodyText"/>
        <w:rPr>
          <w:ins w:id="647" w:author="Wolff, Michael" w:date="2016-02-26T10:29:00Z"/>
          <w:rFonts w:ascii="Courier New" w:hAnsi="Courier New" w:cs="Courier New"/>
          <w:sz w:val="18"/>
          <w:szCs w:val="18"/>
        </w:rPr>
      </w:pPr>
      <w:r w:rsidRPr="009B17E8">
        <w:rPr>
          <w:rFonts w:ascii="Courier New" w:hAnsi="Courier New" w:cs="Courier New"/>
          <w:sz w:val="18"/>
          <w:szCs w:val="18"/>
        </w:rPr>
        <w:t xml:space="preserve">  `DurationHrs` float(5,2) default NULL,</w:t>
      </w:r>
    </w:p>
    <w:p w:rsidR="000225B1" w:rsidRPr="009B17E8" w:rsidRDefault="000225B1" w:rsidP="009B17E8">
      <w:pPr>
        <w:pStyle w:val="BodyText"/>
        <w:rPr>
          <w:rFonts w:ascii="Courier New" w:hAnsi="Courier New" w:cs="Courier New"/>
          <w:sz w:val="18"/>
          <w:szCs w:val="18"/>
        </w:rPr>
      </w:pPr>
      <w:ins w:id="648" w:author="Wolff, Michael" w:date="2016-02-26T10:30:00Z">
        <w:r>
          <w:rPr>
            <w:rFonts w:ascii="Courier New" w:hAnsi="Courier New" w:cs="Courier New"/>
            <w:sz w:val="18"/>
            <w:szCs w:val="18"/>
          </w:rPr>
          <w:t xml:space="preserve">  </w:t>
        </w:r>
        <w:r w:rsidRPr="000225B1">
          <w:rPr>
            <w:rFonts w:ascii="Courier New" w:hAnsi="Courier New" w:cs="Courier New"/>
            <w:sz w:val="18"/>
            <w:szCs w:val="18"/>
          </w:rPr>
          <w:t>`GroupName` varchar(40) default NULL,</w:t>
        </w:r>
      </w:ins>
    </w:p>
    <w:p w:rsidR="009B17E8" w:rsidRDefault="009B17E8" w:rsidP="009B17E8">
      <w:pPr>
        <w:pStyle w:val="BodyText"/>
        <w:rPr>
          <w:ins w:id="649" w:author="Wolff, Michael" w:date="2016-02-26T10:29:00Z"/>
          <w:rFonts w:ascii="Courier New" w:hAnsi="Courier New" w:cs="Courier New"/>
          <w:sz w:val="18"/>
          <w:szCs w:val="18"/>
        </w:rPr>
      </w:pPr>
      <w:r w:rsidRPr="009B17E8">
        <w:rPr>
          <w:rFonts w:ascii="Courier New" w:hAnsi="Courier New" w:cs="Courier New"/>
          <w:sz w:val="18"/>
          <w:szCs w:val="18"/>
        </w:rPr>
        <w:t xml:space="preserve">  `Station</w:t>
      </w:r>
      <w:ins w:id="650" w:author="Wolff, Michael" w:date="2016-02-24T16:49:00Z">
        <w:r w:rsidR="00C675BA">
          <w:rPr>
            <w:rFonts w:ascii="Courier New" w:hAnsi="Courier New" w:cs="Courier New"/>
            <w:sz w:val="18"/>
            <w:szCs w:val="18"/>
          </w:rPr>
          <w:t>Name</w:t>
        </w:r>
      </w:ins>
      <w:r w:rsidRPr="009B17E8">
        <w:rPr>
          <w:rFonts w:ascii="Courier New" w:hAnsi="Courier New" w:cs="Courier New"/>
          <w:sz w:val="18"/>
          <w:szCs w:val="18"/>
        </w:rPr>
        <w:t>` varchar(40) default NULL,</w:t>
      </w:r>
    </w:p>
    <w:p w:rsidR="001B6840" w:rsidRPr="009B17E8" w:rsidRDefault="001B6840" w:rsidP="009B17E8">
      <w:pPr>
        <w:pStyle w:val="BodyText"/>
        <w:rPr>
          <w:rFonts w:ascii="Courier New" w:hAnsi="Courier New" w:cs="Courier New"/>
          <w:sz w:val="18"/>
          <w:szCs w:val="18"/>
        </w:rPr>
      </w:pPr>
      <w:ins w:id="651" w:author="Wolff, Michael" w:date="2016-02-26T10:29:00Z">
        <w:r>
          <w:rPr>
            <w:rFonts w:ascii="Courier New" w:hAnsi="Courier New" w:cs="Courier New"/>
            <w:sz w:val="18"/>
            <w:szCs w:val="18"/>
          </w:rPr>
          <w:t xml:space="preserve">  </w:t>
        </w:r>
        <w:r w:rsidRPr="001B6840">
          <w:rPr>
            <w:rFonts w:ascii="Courier New" w:hAnsi="Courier New" w:cs="Courier New"/>
            <w:sz w:val="18"/>
            <w:szCs w:val="18"/>
          </w:rPr>
          <w:t>`StationType` varchar(40) default NULL,</w:t>
        </w:r>
      </w:ins>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`User` varchar(40)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`TestCase` varchar(80)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`TestTool` varchar(40)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`Product` varchar(40)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`CpeID` int(11)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`BrowserID` int(11) default NULL,</w:t>
      </w:r>
    </w:p>
    <w:p w:rsidR="009B17E8" w:rsidRDefault="009B17E8" w:rsidP="009B17E8">
      <w:pPr>
        <w:pStyle w:val="BodyText"/>
        <w:rPr>
          <w:ins w:id="652" w:author="Wolff, Michael" w:date="2016-02-26T10:30:00Z"/>
          <w:rFonts w:ascii="Courier New" w:hAnsi="Courier New" w:cs="Courier New"/>
          <w:sz w:val="18"/>
          <w:szCs w:val="18"/>
        </w:rPr>
      </w:pPr>
      <w:r w:rsidRPr="009B17E8">
        <w:rPr>
          <w:rFonts w:ascii="Courier New" w:hAnsi="Courier New" w:cs="Courier New"/>
          <w:sz w:val="18"/>
          <w:szCs w:val="18"/>
        </w:rPr>
        <w:t xml:space="preserve">  `Status` enum('complete','running','invalid') default NULL,</w:t>
      </w:r>
    </w:p>
    <w:p w:rsidR="000225B1" w:rsidRPr="009B17E8" w:rsidRDefault="000225B1" w:rsidP="009B17E8">
      <w:pPr>
        <w:pStyle w:val="BodyText"/>
        <w:rPr>
          <w:rFonts w:ascii="Courier New" w:hAnsi="Courier New" w:cs="Courier New"/>
          <w:sz w:val="18"/>
          <w:szCs w:val="18"/>
        </w:rPr>
      </w:pPr>
      <w:ins w:id="653" w:author="Wolff, Michael" w:date="2016-02-26T10:30:00Z">
        <w:r>
          <w:rPr>
            <w:rFonts w:ascii="Courier New" w:hAnsi="Courier New" w:cs="Courier New"/>
            <w:sz w:val="18"/>
            <w:szCs w:val="18"/>
          </w:rPr>
          <w:t xml:space="preserve">  </w:t>
        </w:r>
        <w:r w:rsidRPr="000225B1">
          <w:rPr>
            <w:rFonts w:ascii="Courier New" w:hAnsi="Courier New" w:cs="Courier New"/>
            <w:sz w:val="18"/>
            <w:szCs w:val="18"/>
          </w:rPr>
          <w:t>`SpecPassFail` enum('pass', 'fail') default NULL,</w:t>
        </w:r>
      </w:ins>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`Description` text,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`Notes` text,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PRIMARY KEY  (`GrpID`)</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ENGINE=MyISAM DEFAULT CHARSET=latin1;</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Dumping data for table `GroupInfo`</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`GroupInfo` DISABLE KEYS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LOCK TABLES `GroupInfo` WRITE;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UNLOCK TABLES;</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`GroupInfo` ENABLE KEYS */;</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Table structure for table `ObjectTime`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DROP TABLE IF EXISTS `ObjectTime`;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CREATE TABLE `ObjectTime`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`ObjID` int(11) NOT NULL auto_increment,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`PageID` int(11) NOT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`Type` varchar(40)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`ObjURL` varchar(256)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`ObjSize` int(11)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`ObjHttpResponse` int(11)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PRIMARY KEY  (`ObjID`)</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ENGINE=MyISAM DEFAULT CHARSET=latin1;</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Dumping data for table `ObjectTime`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`ObjectTime` DISABLE KEYS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LOCK TABLES `ObjectTime` WRITE;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UNLOCK TABLES;</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`ObjectTime` ENABLE KEYS */;</w:t>
      </w:r>
    </w:p>
    <w:p w:rsidR="009B17E8" w:rsidRPr="009B17E8" w:rsidRDefault="009B17E8" w:rsidP="009B17E8">
      <w:pPr>
        <w:pStyle w:val="BodyText"/>
        <w:rPr>
          <w:rFonts w:ascii="Courier New" w:hAnsi="Courier New" w:cs="Courier New"/>
          <w:sz w:val="18"/>
          <w:szCs w:val="18"/>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Table structure for table `PageTime`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DROP TABLE IF EXISTS `PageTime`;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CREATE TABLE `PageTime`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`PageID` int(11) NOT NULL auto_increment,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`TestID`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lastRenderedPageBreak/>
        <w:t xml:space="preserve">  `Datetime` datetime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`URL` varchar(256)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`Size`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`Objects`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`HttpResponse`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`LoadTime`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`DownloadBytes`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`UploadBytes` int(11) default NULL,</w:t>
      </w:r>
    </w:p>
    <w:p w:rsidR="009B17E8" w:rsidRPr="00B904FF" w:rsidRDefault="009B17E8" w:rsidP="009B17E8">
      <w:pPr>
        <w:pStyle w:val="BodyText"/>
        <w:rPr>
          <w:rFonts w:ascii="Courier New" w:hAnsi="Courier New" w:cs="Courier New"/>
          <w:sz w:val="18"/>
          <w:szCs w:val="18"/>
          <w:highlight w:val="yellow"/>
        </w:rPr>
      </w:pPr>
      <w:r w:rsidRPr="00B904FF">
        <w:rPr>
          <w:rFonts w:ascii="Courier New" w:hAnsi="Courier New" w:cs="Courier New"/>
          <w:sz w:val="18"/>
          <w:szCs w:val="18"/>
          <w:highlight w:val="yellow"/>
        </w:rPr>
        <w:t xml:space="preserve">  `AcceleratedLoadTime` int(11) default NULL,</w:t>
      </w:r>
    </w:p>
    <w:p w:rsidR="009B17E8" w:rsidRPr="00B904FF" w:rsidRDefault="009B17E8" w:rsidP="009B17E8">
      <w:pPr>
        <w:pStyle w:val="BodyText"/>
        <w:rPr>
          <w:rFonts w:ascii="Courier New" w:hAnsi="Courier New" w:cs="Courier New"/>
          <w:sz w:val="18"/>
          <w:szCs w:val="18"/>
          <w:highlight w:val="yellow"/>
        </w:rPr>
      </w:pPr>
      <w:r w:rsidRPr="00B904FF">
        <w:rPr>
          <w:rFonts w:ascii="Courier New" w:hAnsi="Courier New" w:cs="Courier New"/>
          <w:sz w:val="18"/>
          <w:szCs w:val="18"/>
          <w:highlight w:val="yellow"/>
        </w:rPr>
        <w:t xml:space="preserve">  `AcceleratedDownloadBytes` int(11) default NULL,</w:t>
      </w:r>
    </w:p>
    <w:p w:rsidR="009B17E8" w:rsidRPr="00B904FF" w:rsidRDefault="009B17E8" w:rsidP="009B17E8">
      <w:pPr>
        <w:pStyle w:val="BodyText"/>
        <w:rPr>
          <w:rFonts w:ascii="Courier New" w:hAnsi="Courier New" w:cs="Courier New"/>
          <w:sz w:val="18"/>
          <w:szCs w:val="18"/>
          <w:highlight w:val="yellow"/>
        </w:rPr>
      </w:pPr>
      <w:r w:rsidRPr="00B904FF">
        <w:rPr>
          <w:rFonts w:ascii="Courier New" w:hAnsi="Courier New" w:cs="Courier New"/>
          <w:sz w:val="18"/>
          <w:szCs w:val="18"/>
          <w:highlight w:val="yellow"/>
        </w:rPr>
        <w:t xml:space="preserve">  `AccelearatedUploadBytes`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PRIMARY KEY  (`PageID`)</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ENGINE=MyISAM DEFAULT CHARSET=latin1;</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Dumping data for table `PageTime`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`PageTime` DISABLE KEYS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LOCK TABLES `PageTime` WRITE;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UNLOCK TABLES;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`PageTime` ENABLE KEYS */;</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Table structure for table `PerfCheckConfig`</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DROP TABLE IF EXISTS `PerfCheckConfig`;</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CREATE TABLE `PerfCheckConfig`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`PerfCheckID` int(11) NOT NULL auto_increment,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`TestID`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`NumReps`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`Timeout`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`ConnectionType` varchar(20)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`RestartClient` tinyint(1)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`ClearDeltaCache` tinyint(1)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`DelayBetweenSites`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`DownloadMaxThroughput`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`DownloadAvgThroughput`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`UploadMaxThroughput`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`UploadAvgThroughput`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`UnaccelDownloadMaxThroughput`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`UnaccelDownloadAvgThroughput`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`UnaccelUploadMaxThroughput`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`UnaccelUploadAvgThroughput`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`TxBw`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`RxBw`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`TxDelay`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`RxDelay`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`TxPacketLoss`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`RxPacketLoss`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PRIMARY KEY  (`PerfCheckID`)</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ENGINE=MyISAM DEFAULT CHARSET=latin1;</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Dumping data for table `PerfCheckConfig`</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`PerfCheckConfig` DISABLE KEYS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LOCK TABLES `PerfCheckConfig` WRITE;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UNLOCK TABLES;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lastRenderedPageBreak/>
        <w:t>/*!40000 ALTER TABLE `PerfCheckConfig` ENABLE KEYS */;</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Table structure for table `PerfCheckResults`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DROP TABLE IF EXISTS `PerfCheckResults`;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CREATE TABLE `PerfCheckResults`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`PageID` int(11) NOT NULL auto_increment,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`PerfCheckID`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`URL` varchar(256)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`DownloadTime`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`UnaccelDownloadTime`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`DownloadBytes`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`UnaccelDownloadBytes`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`UploadBytes`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`UnaccelUploadBytes`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PRIMARY KEY  (`PageID`)</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ENGINE=MyISAM DEFAULT CHARSET=latin1;</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Dumping data for table `PerfCheckResults`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`PerfCheckResults` DISABLE KEYS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LOCK TABLES `PerfCheckResults` WRITE;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UNLOCK TABLES;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`PerfCheckResults` ENABLE KEYS */;</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Table structure for table `PerfCheckSiteInfo`</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DROP TABLE IF EXISTS `PerfCheckSiteInfo`;</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CREATE TABLE `PerfCheckSiteInfo`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`PageID` int(11) NOT NULL auto_increment,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`PerfCheckID`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`URL` varchar(256)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`AccelenetTime`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`UnacceleratedTime`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`AccelenetDownloadBytes`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`UnacceleratedDownloadBytes`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`AccelenetUploadBytes`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`UnacceleratedUploadByes` int(11) NOT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`Acceleration`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`DownloadCompressionRatio`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`UploadCompressionRatio`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PRIMARY KEY  (`PageID`)</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ENGINE=MyISAM DEFAULT CHARSET=latin1;</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Dumping data for table `PerfCheckSiteInfo`</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`PerfCheckSiteInfo` DISABLE KEYS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LOCK TABLES `PerfCheckSiteInfo` WRITE;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UNLOCK TABLES;</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`PerfCheckSiteInfo` ENABLE KEYS */;</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Table structure for table `PerfCheckTestSegnmentInfo`</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lastRenderedPageBreak/>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DROP TABLE IF EXISTS `PerfCheckTestSegnmentInfo`;</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CREATE TABLE `PerfCheckTestSegnmentInfo`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`PerfCheckID` int(11) NOT NULL auto_increment,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`TestSegmentName` varchar(80)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`SiteList` varchar(256)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`NumReps`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`CompletedReps`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`Timeout`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`BrowserWaitTime`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`ConnectionType` varchar(256)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`RestartClient` tinyint(1)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`ClearDeltaCache` tinyint(1)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`ClearDnsCache` tinyint(1)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`NoAcceleNet` tinyint(1)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`DelayBetweenSites`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`DownloadMaxThroughput`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`DownloadAvgThroughput`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`UploadMaxThroughput`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`UploadAvgThroughput`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`UnaccelDownloadMaxThroughput`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`UnaccelDownloadAvgThroughput`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`UnaccelUploadMaxThroughput`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`UnaccelUploadAvgThroughput`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`UploadBandwidth`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`Downloadbandwidth`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`RTT`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`PacketLoss` int(11) default NULL,</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xml:space="preserve">  PRIMARY KEY  (`PerfCheckID`)</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ENGINE=MyISAM DEFAULT CHARSET=latin1;</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 Dumping data for table `PerfCheckTestSegnmentInfo`</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w:t>
      </w: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/*!40000 ALTER TABLE `PerfCheckTestSegnmentInfo` DISABLE KEYS */;</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LOCK TABLES `PerfCheckTestSegnmentInfo` WRITE;</w:t>
      </w:r>
    </w:p>
    <w:p w:rsidR="009B17E8" w:rsidRPr="0026268E" w:rsidRDefault="009B17E8" w:rsidP="009B17E8">
      <w:pPr>
        <w:pStyle w:val="BodyText"/>
        <w:rPr>
          <w:rFonts w:ascii="Courier New" w:hAnsi="Courier New" w:cs="Courier New"/>
          <w:sz w:val="18"/>
          <w:szCs w:val="18"/>
          <w:highlight w:val="yellow"/>
        </w:rPr>
      </w:pPr>
      <w:r w:rsidRPr="0026268E">
        <w:rPr>
          <w:rFonts w:ascii="Courier New" w:hAnsi="Courier New" w:cs="Courier New"/>
          <w:sz w:val="18"/>
          <w:szCs w:val="18"/>
          <w:highlight w:val="yellow"/>
        </w:rPr>
        <w:t>UNLOCK TABLES;</w:t>
      </w:r>
    </w:p>
    <w:p w:rsidR="009B17E8" w:rsidRPr="009B17E8" w:rsidRDefault="009B17E8" w:rsidP="009B17E8">
      <w:pPr>
        <w:pStyle w:val="BodyText"/>
        <w:rPr>
          <w:rFonts w:ascii="Courier New" w:hAnsi="Courier New" w:cs="Courier New"/>
          <w:sz w:val="18"/>
          <w:szCs w:val="18"/>
        </w:rPr>
      </w:pPr>
      <w:r w:rsidRPr="0026268E">
        <w:rPr>
          <w:rFonts w:ascii="Courier New" w:hAnsi="Courier New" w:cs="Courier New"/>
          <w:sz w:val="18"/>
          <w:szCs w:val="18"/>
          <w:highlight w:val="yellow"/>
        </w:rPr>
        <w:t>/*!40000 ALTER TABLE `PerfCheckTestSegnmentInfo` ENABLE KEYS */;</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Table structure for table `TestInfo`</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DROP TABLE IF EXISTS `TestInfo`;</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CREATE TABLE `TestInfo`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`TestID` int(11) NOT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`GrpID` int(11) NOT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`Status` enum('complete','running','invalid')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`Datetime` datetime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`DurationHrs` float(5,2)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PRIMARY KEY  (`TestID`)</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ENGINE=MyISAM DEFAULT CHARSET=latin1;</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Dumping data for table `TestInfo`</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`TestInfo` DISABLE KEYS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LOCK TABLES `TestInfo` WRITE;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lastRenderedPageBreak/>
        <w:t>UNLOCK TABLES;</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`TestInfo` ENABLE KEYS */;</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Table structure for table `Webtimer`</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DROP TABLE IF EXISTS `Webtimer`;</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CREATE TABLE `Webtimer`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`PageTimeID` int(11) NOT NULL auto_increment,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`TestID` int(11) NOT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`DwellTime` int(11)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`PageTimeout` int(11) default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PRIMARY KEY  (`PageTimeID`)</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ENGINE=MyISAM DEFAULT CHARSET=latin1;</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Dumping data for table `Webtimer`</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`Webtimer` DISABLE KEYS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LOCK TABLES `Webtimer` WRITE;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UNLOCK TABLES;</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`Webtimer` ENABLE KEYS */;</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Table structure for table `queries`</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DROP TABLE IF EXISTS `queries`;</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CREATE TABLE `queries`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`ID` int(11) NOT NULL auto_increment,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`query` text NOT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`description` text NOT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`times_used` int(11) NOT NULL,</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xml:space="preserve">  PRIMARY KEY  (`ID`)</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ENGINE=MyISAM DEFAULT CHARSET=latin1;</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 Dumping data for table `queries`</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`queries` DISABLE KEYS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LOCK TABLES `queries` WRITE;</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UNLOCK TABLES;</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/*!40000 ALTER TABLE `queries` ENABLE KEYS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/*!40103 SET TIME_ZONE=@OLD_TIME_ZONE */;</w:t>
      </w:r>
    </w:p>
    <w:p w:rsidR="009B17E8" w:rsidRPr="009B17E8" w:rsidRDefault="009B17E8" w:rsidP="009B17E8">
      <w:pPr>
        <w:pStyle w:val="BodyText"/>
        <w:rPr>
          <w:rFonts w:ascii="Courier New" w:hAnsi="Courier New" w:cs="Courier New"/>
          <w:sz w:val="18"/>
          <w:szCs w:val="18"/>
        </w:rPr>
      </w:pP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/*!40101 SET SQL_MODE=@OLD_SQL_MODE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/*!40014 SET FOREIGN_KEY_CHECKS=@OLD_FOREIGN_KEY_CHECKS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/*!40014 SET UNIQUE_CHECKS=@OLD_UNIQUE_CHECKS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/*!40101 SET CHARACTER_SET_CLIENT=@OLD_CHARACTER_SET_CLIENT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/*!40101 SET CHARACTER_SET_RESULTS=@OLD_CHARACTER_SET_RESULTS */;</w:t>
      </w:r>
    </w:p>
    <w:p w:rsidR="009B17E8"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/*!40101 SET COLLATION_CONNECTION=@OLD_COLLATION_CONNECTION */;</w:t>
      </w:r>
    </w:p>
    <w:p w:rsidR="00EC0DC1" w:rsidRPr="009B17E8" w:rsidRDefault="009B17E8" w:rsidP="009B17E8">
      <w:pPr>
        <w:pStyle w:val="BodyText"/>
        <w:rPr>
          <w:rFonts w:ascii="Courier New" w:hAnsi="Courier New" w:cs="Courier New"/>
          <w:sz w:val="18"/>
          <w:szCs w:val="18"/>
        </w:rPr>
      </w:pPr>
      <w:r w:rsidRPr="009B17E8">
        <w:rPr>
          <w:rFonts w:ascii="Courier New" w:hAnsi="Courier New" w:cs="Courier New"/>
          <w:sz w:val="18"/>
          <w:szCs w:val="18"/>
        </w:rPr>
        <w:t>/*!40111 SET SQL_NOTES=@OLD_SQL_NOTES */;</w:t>
      </w:r>
    </w:p>
    <w:p w:rsidR="00FE26FD" w:rsidRDefault="00FE26FD" w:rsidP="00045A8C">
      <w:pPr>
        <w:pStyle w:val="Heading1"/>
      </w:pPr>
      <w:bookmarkStart w:id="654" w:name="_Toc444246746"/>
      <w:r>
        <w:lastRenderedPageBreak/>
        <w:t>Requirements traceability</w:t>
      </w:r>
      <w:bookmarkEnd w:id="316"/>
      <w:bookmarkEnd w:id="317"/>
      <w:bookmarkEnd w:id="318"/>
      <w:bookmarkEnd w:id="319"/>
      <w:bookmarkEnd w:id="320"/>
      <w:bookmarkEnd w:id="321"/>
      <w:bookmarkEnd w:id="654"/>
    </w:p>
    <w:p w:rsidR="00045A8C" w:rsidRDefault="00805AE6" w:rsidP="00045A8C">
      <w:pPr>
        <w:pStyle w:val="BlueText"/>
      </w:pPr>
      <w:r w:rsidRPr="00CC54AC">
        <w:t>[This section sh</w:t>
      </w:r>
      <w:r w:rsidR="00045A8C">
        <w:t xml:space="preserve">all </w:t>
      </w:r>
      <w:r w:rsidRPr="00CC54AC">
        <w:t>contain</w:t>
      </w:r>
      <w:r w:rsidR="00045A8C">
        <w:t>:</w:t>
      </w:r>
      <w:r w:rsidRPr="00CC54AC">
        <w:t xml:space="preserve"> </w:t>
      </w:r>
    </w:p>
    <w:p w:rsidR="00045A8C" w:rsidRDefault="00045A8C" w:rsidP="00045A8C">
      <w:pPr>
        <w:pStyle w:val="BlueText"/>
      </w:pPr>
    </w:p>
    <w:p w:rsidR="00FE26FD" w:rsidRPr="00CC54AC" w:rsidRDefault="00045A8C" w:rsidP="00045A8C">
      <w:pPr>
        <w:pStyle w:val="BlueText"/>
      </w:pPr>
      <w:r>
        <w:t>a. T</w:t>
      </w:r>
      <w:r w:rsidR="00805AE6" w:rsidRPr="00CC54AC">
        <w:t xml:space="preserve">raceability from each software unit identified in this SDD to the </w:t>
      </w:r>
      <w:r w:rsidR="005241A1" w:rsidRPr="00D152E8">
        <w:t>CSCI</w:t>
      </w:r>
      <w:r w:rsidR="005241A1" w:rsidRPr="00377A0F">
        <w:t xml:space="preserve"> </w:t>
      </w:r>
      <w:r w:rsidR="005241A1" w:rsidRPr="00CC54AC">
        <w:t>requirements allocated to it. (Alternatively, this traceabil</w:t>
      </w:r>
      <w:r>
        <w:t xml:space="preserve">ity may be provided in 4.1.) </w:t>
      </w:r>
      <w:r>
        <w:br/>
        <w:t>b.</w:t>
      </w:r>
      <w:r w:rsidR="005241A1" w:rsidRPr="00CC54AC">
        <w:t xml:space="preserve"> Traceability from each CSCI requirement to the software units to which it is allocated.]</w:t>
      </w:r>
    </w:p>
    <w:p w:rsidR="00475DFA" w:rsidRDefault="0011494A" w:rsidP="00C572D8">
      <w:pPr>
        <w:pStyle w:val="BlueText"/>
        <w:rPr>
          <w:color w:val="FF0000"/>
        </w:rPr>
      </w:pPr>
      <w:r w:rsidRPr="00C572D8">
        <w:rPr>
          <w:color w:val="FF0000"/>
        </w:rPr>
        <w:t>[</w:t>
      </w:r>
      <w:r w:rsidR="00475DFA" w:rsidRPr="00C572D8">
        <w:rPr>
          <w:color w:val="FF0000"/>
        </w:rPr>
        <w:t>This section provides the traceability between each software component identified in this SDD and the corresponding requirements for those components as defined within the [</w:t>
      </w:r>
      <w:r w:rsidR="00FB0496">
        <w:rPr>
          <w:color w:val="FF0000"/>
        </w:rPr>
        <w:t>CSCI</w:t>
      </w:r>
      <w:r w:rsidR="00475DFA" w:rsidRPr="00C572D8">
        <w:rPr>
          <w:color w:val="FF0000"/>
        </w:rPr>
        <w:t xml:space="preserve"> Name] SRS.  That traceability is provided 1) from each software component TO the requirements that have been allocated to it and 2) from each requirement TO the software component(s) to which it is allocated.</w:t>
      </w:r>
      <w:r w:rsidR="00B106EB">
        <w:rPr>
          <w:color w:val="FF0000"/>
        </w:rPr>
        <w:t xml:space="preserve"> Example is provided below, it may be preferable to use an appendix or external reference]</w:t>
      </w:r>
      <w:r w:rsidRPr="00C572D8">
        <w:rPr>
          <w:color w:val="FF0000"/>
        </w:rPr>
        <w:t>]</w:t>
      </w:r>
    </w:p>
    <w:p w:rsidR="00C572D8" w:rsidRPr="00C572D8" w:rsidRDefault="00C572D8" w:rsidP="00C572D8">
      <w:pPr>
        <w:pStyle w:val="BlueText"/>
        <w:rPr>
          <w:color w:val="FF0000"/>
        </w:rPr>
      </w:pPr>
    </w:p>
    <w:p w:rsidR="00B106EB" w:rsidRDefault="00B106EB" w:rsidP="00B106EB"/>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3450"/>
        <w:gridCol w:w="2880"/>
        <w:gridCol w:w="2520"/>
      </w:tblGrid>
      <w:tr w:rsidR="00B106EB" w:rsidRPr="004579A0" w:rsidTr="007C06B9">
        <w:trPr>
          <w:trHeight w:val="247"/>
          <w:tblHeader/>
        </w:trPr>
        <w:tc>
          <w:tcPr>
            <w:tcW w:w="3450" w:type="dxa"/>
            <w:shd w:val="clear" w:color="auto" w:fill="D9D9D9"/>
          </w:tcPr>
          <w:p w:rsidR="00B106EB" w:rsidRPr="004579A0" w:rsidRDefault="00B106EB" w:rsidP="0079235C">
            <w:pPr>
              <w:autoSpaceDE w:val="0"/>
              <w:autoSpaceDN w:val="0"/>
              <w:adjustRightInd w:val="0"/>
              <w:spacing w:before="120"/>
              <w:jc w:val="center"/>
              <w:rPr>
                <w:b/>
                <w:color w:val="000000"/>
              </w:rPr>
            </w:pPr>
            <w:r w:rsidRPr="004579A0">
              <w:rPr>
                <w:b/>
                <w:color w:val="000000"/>
              </w:rPr>
              <w:t>Component Allocation</w:t>
            </w:r>
          </w:p>
        </w:tc>
        <w:tc>
          <w:tcPr>
            <w:tcW w:w="2880" w:type="dxa"/>
            <w:shd w:val="clear" w:color="auto" w:fill="D9D9D9"/>
          </w:tcPr>
          <w:p w:rsidR="00B106EB" w:rsidRPr="004579A0" w:rsidRDefault="00B106EB" w:rsidP="00361021">
            <w:pPr>
              <w:autoSpaceDE w:val="0"/>
              <w:autoSpaceDN w:val="0"/>
              <w:adjustRightInd w:val="0"/>
              <w:jc w:val="center"/>
              <w:rPr>
                <w:b/>
                <w:color w:val="000000"/>
              </w:rPr>
            </w:pPr>
            <w:r w:rsidRPr="004579A0">
              <w:rPr>
                <w:b/>
                <w:color w:val="000000"/>
              </w:rPr>
              <w:t>Device SRS DOORS Paragraph Number</w:t>
            </w:r>
          </w:p>
        </w:tc>
        <w:tc>
          <w:tcPr>
            <w:tcW w:w="2520" w:type="dxa"/>
            <w:shd w:val="clear" w:color="auto" w:fill="D9D9D9"/>
          </w:tcPr>
          <w:p w:rsidR="00B106EB" w:rsidRPr="004579A0" w:rsidRDefault="00B106EB" w:rsidP="0079235C">
            <w:pPr>
              <w:autoSpaceDE w:val="0"/>
              <w:autoSpaceDN w:val="0"/>
              <w:adjustRightInd w:val="0"/>
              <w:spacing w:before="120"/>
              <w:jc w:val="center"/>
              <w:rPr>
                <w:b/>
                <w:color w:val="000000"/>
              </w:rPr>
            </w:pPr>
            <w:r w:rsidRPr="004579A0">
              <w:rPr>
                <w:b/>
                <w:color w:val="000000"/>
              </w:rPr>
              <w:t>Requirement ID</w:t>
            </w:r>
          </w:p>
        </w:tc>
      </w:tr>
      <w:tr w:rsidR="00B106EB" w:rsidTr="000F51CA">
        <w:trPr>
          <w:trHeight w:val="447"/>
        </w:trPr>
        <w:tc>
          <w:tcPr>
            <w:tcW w:w="3450" w:type="dxa"/>
          </w:tcPr>
          <w:p w:rsidR="00B106EB" w:rsidRDefault="00B106EB" w:rsidP="0079235C">
            <w:pPr>
              <w:autoSpaceDE w:val="0"/>
              <w:autoSpaceDN w:val="0"/>
              <w:adjustRightInd w:val="0"/>
              <w:rPr>
                <w:rFonts w:ascii="Arial" w:hAnsi="Arial" w:cs="Arial"/>
                <w:color w:val="000000"/>
                <w:sz w:val="20"/>
                <w:szCs w:val="20"/>
              </w:rPr>
            </w:pPr>
          </w:p>
        </w:tc>
        <w:tc>
          <w:tcPr>
            <w:tcW w:w="2880" w:type="dxa"/>
          </w:tcPr>
          <w:p w:rsidR="00B106EB" w:rsidRDefault="00B106EB" w:rsidP="007C06B9">
            <w:pPr>
              <w:autoSpaceDE w:val="0"/>
              <w:autoSpaceDN w:val="0"/>
              <w:adjustRightInd w:val="0"/>
              <w:rPr>
                <w:rFonts w:ascii="Arial" w:hAnsi="Arial" w:cs="Arial"/>
                <w:color w:val="000000"/>
                <w:sz w:val="20"/>
                <w:szCs w:val="20"/>
              </w:rPr>
            </w:pPr>
          </w:p>
        </w:tc>
        <w:tc>
          <w:tcPr>
            <w:tcW w:w="2520" w:type="dxa"/>
          </w:tcPr>
          <w:p w:rsidR="00B106EB" w:rsidRDefault="00B106EB" w:rsidP="0079235C">
            <w:pPr>
              <w:autoSpaceDE w:val="0"/>
              <w:autoSpaceDN w:val="0"/>
              <w:adjustRightInd w:val="0"/>
              <w:rPr>
                <w:rFonts w:ascii="Arial" w:hAnsi="Arial" w:cs="Arial"/>
                <w:color w:val="000000"/>
                <w:sz w:val="20"/>
                <w:szCs w:val="20"/>
              </w:rPr>
            </w:pPr>
          </w:p>
        </w:tc>
      </w:tr>
      <w:tr w:rsidR="007C06B9" w:rsidTr="007C06B9">
        <w:trPr>
          <w:trHeight w:val="699"/>
        </w:trPr>
        <w:tc>
          <w:tcPr>
            <w:tcW w:w="3450" w:type="dxa"/>
          </w:tcPr>
          <w:p w:rsidR="007C06B9" w:rsidRDefault="007C06B9" w:rsidP="0079235C">
            <w:pPr>
              <w:autoSpaceDE w:val="0"/>
              <w:autoSpaceDN w:val="0"/>
              <w:adjustRightInd w:val="0"/>
              <w:rPr>
                <w:rFonts w:ascii="Arial" w:hAnsi="Arial" w:cs="Arial"/>
                <w:color w:val="000000"/>
                <w:sz w:val="20"/>
                <w:szCs w:val="20"/>
              </w:rPr>
            </w:pPr>
          </w:p>
        </w:tc>
        <w:tc>
          <w:tcPr>
            <w:tcW w:w="2880" w:type="dxa"/>
          </w:tcPr>
          <w:p w:rsidR="007C06B9" w:rsidRDefault="007C06B9" w:rsidP="0079235C">
            <w:pPr>
              <w:autoSpaceDE w:val="0"/>
              <w:autoSpaceDN w:val="0"/>
              <w:adjustRightInd w:val="0"/>
              <w:rPr>
                <w:rFonts w:ascii="Arial" w:hAnsi="Arial" w:cs="Arial"/>
                <w:color w:val="000000"/>
                <w:sz w:val="20"/>
                <w:szCs w:val="20"/>
              </w:rPr>
            </w:pPr>
          </w:p>
        </w:tc>
        <w:tc>
          <w:tcPr>
            <w:tcW w:w="2520" w:type="dxa"/>
          </w:tcPr>
          <w:p w:rsidR="007C06B9" w:rsidRDefault="007C06B9" w:rsidP="007C06B9">
            <w:pPr>
              <w:autoSpaceDE w:val="0"/>
              <w:autoSpaceDN w:val="0"/>
              <w:adjustRightInd w:val="0"/>
              <w:rPr>
                <w:rFonts w:ascii="Arial" w:hAnsi="Arial" w:cs="Arial"/>
                <w:color w:val="000000"/>
                <w:sz w:val="20"/>
                <w:szCs w:val="20"/>
              </w:rPr>
            </w:pPr>
          </w:p>
        </w:tc>
      </w:tr>
    </w:tbl>
    <w:p w:rsidR="007C06B9" w:rsidRDefault="007C06B9" w:rsidP="000F51CA">
      <w:pPr>
        <w:pStyle w:val="BlueText"/>
        <w:jc w:val="center"/>
        <w:rPr>
          <w:i w:val="0"/>
          <w:color w:val="000000"/>
        </w:rPr>
      </w:pPr>
      <w:r w:rsidRPr="000F51CA">
        <w:rPr>
          <w:i w:val="0"/>
          <w:color w:val="000000"/>
        </w:rPr>
        <w:t>Software Component to Requirement mapping</w:t>
      </w:r>
    </w:p>
    <w:p w:rsidR="000F51CA" w:rsidRPr="000F51CA" w:rsidRDefault="000F51CA" w:rsidP="000F51CA">
      <w:pPr>
        <w:pStyle w:val="BlueText"/>
        <w:jc w:val="center"/>
        <w:rPr>
          <w:i w:val="0"/>
          <w:color w:val="000000"/>
        </w:rPr>
      </w:pPr>
    </w:p>
    <w:p w:rsidR="007C06B9" w:rsidRDefault="007C06B9" w:rsidP="007C06B9"/>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2910"/>
        <w:gridCol w:w="3060"/>
        <w:gridCol w:w="2880"/>
      </w:tblGrid>
      <w:tr w:rsidR="007C06B9" w:rsidRPr="004579A0" w:rsidTr="00361021">
        <w:trPr>
          <w:trHeight w:val="247"/>
          <w:tblHeader/>
        </w:trPr>
        <w:tc>
          <w:tcPr>
            <w:tcW w:w="2910" w:type="dxa"/>
            <w:shd w:val="clear" w:color="auto" w:fill="D9D9D9"/>
          </w:tcPr>
          <w:p w:rsidR="007C06B9" w:rsidRPr="004579A0" w:rsidRDefault="007C06B9" w:rsidP="005C37D6">
            <w:pPr>
              <w:autoSpaceDE w:val="0"/>
              <w:autoSpaceDN w:val="0"/>
              <w:adjustRightInd w:val="0"/>
              <w:spacing w:before="120"/>
              <w:jc w:val="center"/>
              <w:rPr>
                <w:b/>
                <w:color w:val="000000"/>
              </w:rPr>
            </w:pPr>
            <w:r>
              <w:rPr>
                <w:b/>
                <w:color w:val="000000"/>
              </w:rPr>
              <w:t>Requirement ID</w:t>
            </w:r>
          </w:p>
        </w:tc>
        <w:tc>
          <w:tcPr>
            <w:tcW w:w="3060" w:type="dxa"/>
            <w:shd w:val="clear" w:color="auto" w:fill="D9D9D9"/>
          </w:tcPr>
          <w:p w:rsidR="00361021" w:rsidRDefault="007C06B9" w:rsidP="005C37D6">
            <w:pPr>
              <w:autoSpaceDE w:val="0"/>
              <w:autoSpaceDN w:val="0"/>
              <w:adjustRightInd w:val="0"/>
              <w:jc w:val="center"/>
              <w:rPr>
                <w:b/>
                <w:color w:val="000000"/>
              </w:rPr>
            </w:pPr>
            <w:r w:rsidRPr="004579A0">
              <w:rPr>
                <w:b/>
                <w:color w:val="000000"/>
              </w:rPr>
              <w:t xml:space="preserve">Device SRS DOORS </w:t>
            </w:r>
          </w:p>
          <w:p w:rsidR="007C06B9" w:rsidRPr="004579A0" w:rsidRDefault="007C06B9" w:rsidP="005C37D6">
            <w:pPr>
              <w:autoSpaceDE w:val="0"/>
              <w:autoSpaceDN w:val="0"/>
              <w:adjustRightInd w:val="0"/>
              <w:jc w:val="center"/>
              <w:rPr>
                <w:b/>
                <w:color w:val="000000"/>
              </w:rPr>
            </w:pPr>
            <w:r w:rsidRPr="004579A0">
              <w:rPr>
                <w:b/>
                <w:color w:val="000000"/>
              </w:rPr>
              <w:t>Paragraph Number</w:t>
            </w:r>
          </w:p>
        </w:tc>
        <w:tc>
          <w:tcPr>
            <w:tcW w:w="2880" w:type="dxa"/>
            <w:shd w:val="clear" w:color="auto" w:fill="D9D9D9"/>
          </w:tcPr>
          <w:p w:rsidR="007C06B9" w:rsidRPr="004579A0" w:rsidRDefault="007C06B9" w:rsidP="005C37D6">
            <w:pPr>
              <w:autoSpaceDE w:val="0"/>
              <w:autoSpaceDN w:val="0"/>
              <w:adjustRightInd w:val="0"/>
              <w:spacing w:before="120"/>
              <w:jc w:val="center"/>
              <w:rPr>
                <w:b/>
                <w:color w:val="000000"/>
              </w:rPr>
            </w:pPr>
            <w:r>
              <w:rPr>
                <w:b/>
                <w:color w:val="000000"/>
              </w:rPr>
              <w:t>Component Allocation</w:t>
            </w:r>
          </w:p>
        </w:tc>
      </w:tr>
      <w:tr w:rsidR="007C06B9" w:rsidTr="00361021">
        <w:trPr>
          <w:trHeight w:val="510"/>
        </w:trPr>
        <w:tc>
          <w:tcPr>
            <w:tcW w:w="2910" w:type="dxa"/>
          </w:tcPr>
          <w:p w:rsidR="007C06B9" w:rsidRDefault="007C06B9" w:rsidP="005C37D6">
            <w:pPr>
              <w:autoSpaceDE w:val="0"/>
              <w:autoSpaceDN w:val="0"/>
              <w:adjustRightInd w:val="0"/>
              <w:rPr>
                <w:rFonts w:ascii="Arial" w:hAnsi="Arial" w:cs="Arial"/>
                <w:color w:val="000000"/>
                <w:sz w:val="20"/>
                <w:szCs w:val="20"/>
              </w:rPr>
            </w:pPr>
          </w:p>
        </w:tc>
        <w:tc>
          <w:tcPr>
            <w:tcW w:w="3060" w:type="dxa"/>
          </w:tcPr>
          <w:p w:rsidR="007C06B9" w:rsidRPr="007C06B9" w:rsidRDefault="007C06B9" w:rsidP="007C06B9">
            <w:pPr>
              <w:autoSpaceDE w:val="0"/>
              <w:autoSpaceDN w:val="0"/>
              <w:adjustRightInd w:val="0"/>
              <w:rPr>
                <w:rFonts w:ascii="Arial" w:hAnsi="Arial" w:cs="Arial"/>
                <w:color w:val="000000"/>
                <w:sz w:val="20"/>
                <w:szCs w:val="20"/>
              </w:rPr>
            </w:pPr>
          </w:p>
        </w:tc>
        <w:tc>
          <w:tcPr>
            <w:tcW w:w="2880" w:type="dxa"/>
          </w:tcPr>
          <w:p w:rsidR="007C06B9" w:rsidRDefault="007C06B9" w:rsidP="005C37D6">
            <w:pPr>
              <w:autoSpaceDE w:val="0"/>
              <w:autoSpaceDN w:val="0"/>
              <w:adjustRightInd w:val="0"/>
              <w:rPr>
                <w:rFonts w:ascii="Arial" w:hAnsi="Arial" w:cs="Arial"/>
                <w:color w:val="000000"/>
                <w:sz w:val="20"/>
                <w:szCs w:val="20"/>
              </w:rPr>
            </w:pPr>
          </w:p>
        </w:tc>
      </w:tr>
      <w:tr w:rsidR="007C06B9" w:rsidTr="00361021">
        <w:trPr>
          <w:trHeight w:val="402"/>
        </w:trPr>
        <w:tc>
          <w:tcPr>
            <w:tcW w:w="2910" w:type="dxa"/>
          </w:tcPr>
          <w:p w:rsidR="007C06B9" w:rsidRDefault="007C06B9" w:rsidP="005C37D6">
            <w:pPr>
              <w:autoSpaceDE w:val="0"/>
              <w:autoSpaceDN w:val="0"/>
              <w:adjustRightInd w:val="0"/>
              <w:rPr>
                <w:rFonts w:ascii="Arial" w:hAnsi="Arial" w:cs="Arial"/>
                <w:color w:val="000000"/>
                <w:sz w:val="20"/>
                <w:szCs w:val="20"/>
              </w:rPr>
            </w:pPr>
          </w:p>
        </w:tc>
        <w:tc>
          <w:tcPr>
            <w:tcW w:w="3060" w:type="dxa"/>
          </w:tcPr>
          <w:p w:rsidR="007C06B9" w:rsidRDefault="007C06B9" w:rsidP="007C06B9">
            <w:pPr>
              <w:autoSpaceDE w:val="0"/>
              <w:autoSpaceDN w:val="0"/>
              <w:adjustRightInd w:val="0"/>
              <w:rPr>
                <w:rFonts w:ascii="Arial" w:hAnsi="Arial" w:cs="Arial"/>
                <w:color w:val="000000"/>
                <w:sz w:val="20"/>
                <w:szCs w:val="20"/>
              </w:rPr>
            </w:pPr>
          </w:p>
        </w:tc>
        <w:tc>
          <w:tcPr>
            <w:tcW w:w="2880" w:type="dxa"/>
          </w:tcPr>
          <w:p w:rsidR="007C06B9" w:rsidRDefault="007C06B9" w:rsidP="005C37D6">
            <w:pPr>
              <w:autoSpaceDE w:val="0"/>
              <w:autoSpaceDN w:val="0"/>
              <w:adjustRightInd w:val="0"/>
              <w:rPr>
                <w:rFonts w:ascii="Arial" w:hAnsi="Arial" w:cs="Arial"/>
                <w:color w:val="000000"/>
                <w:sz w:val="20"/>
                <w:szCs w:val="20"/>
              </w:rPr>
            </w:pPr>
          </w:p>
        </w:tc>
      </w:tr>
      <w:tr w:rsidR="007C06B9" w:rsidTr="00361021">
        <w:trPr>
          <w:trHeight w:val="375"/>
        </w:trPr>
        <w:tc>
          <w:tcPr>
            <w:tcW w:w="2910" w:type="dxa"/>
          </w:tcPr>
          <w:p w:rsidR="007C06B9" w:rsidRDefault="007C06B9" w:rsidP="005C37D6">
            <w:pPr>
              <w:autoSpaceDE w:val="0"/>
              <w:autoSpaceDN w:val="0"/>
              <w:adjustRightInd w:val="0"/>
              <w:rPr>
                <w:rFonts w:ascii="Arial" w:hAnsi="Arial" w:cs="Arial"/>
                <w:color w:val="000000"/>
                <w:sz w:val="20"/>
                <w:szCs w:val="20"/>
              </w:rPr>
            </w:pPr>
          </w:p>
        </w:tc>
        <w:tc>
          <w:tcPr>
            <w:tcW w:w="3060" w:type="dxa"/>
          </w:tcPr>
          <w:p w:rsidR="007C06B9" w:rsidRDefault="007C06B9" w:rsidP="005C37D6">
            <w:pPr>
              <w:autoSpaceDE w:val="0"/>
              <w:autoSpaceDN w:val="0"/>
              <w:adjustRightInd w:val="0"/>
              <w:rPr>
                <w:rFonts w:ascii="Arial" w:hAnsi="Arial" w:cs="Arial"/>
                <w:color w:val="000000"/>
                <w:sz w:val="20"/>
                <w:szCs w:val="20"/>
              </w:rPr>
            </w:pPr>
          </w:p>
        </w:tc>
        <w:tc>
          <w:tcPr>
            <w:tcW w:w="2880" w:type="dxa"/>
          </w:tcPr>
          <w:p w:rsidR="007C06B9" w:rsidRDefault="007C06B9" w:rsidP="005C37D6">
            <w:pPr>
              <w:autoSpaceDE w:val="0"/>
              <w:autoSpaceDN w:val="0"/>
              <w:adjustRightInd w:val="0"/>
              <w:rPr>
                <w:rFonts w:ascii="Arial" w:hAnsi="Arial" w:cs="Arial"/>
                <w:color w:val="000000"/>
                <w:sz w:val="20"/>
                <w:szCs w:val="20"/>
              </w:rPr>
            </w:pPr>
          </w:p>
        </w:tc>
      </w:tr>
    </w:tbl>
    <w:p w:rsidR="007C06B9" w:rsidRPr="000F51CA" w:rsidRDefault="007C06B9" w:rsidP="000F51CA">
      <w:pPr>
        <w:pStyle w:val="BlueText"/>
        <w:jc w:val="center"/>
        <w:rPr>
          <w:i w:val="0"/>
          <w:color w:val="000000"/>
        </w:rPr>
      </w:pPr>
      <w:r w:rsidRPr="000F51CA">
        <w:rPr>
          <w:i w:val="0"/>
          <w:color w:val="000000"/>
        </w:rPr>
        <w:t>Requirement to Software Component Mapping</w:t>
      </w:r>
    </w:p>
    <w:p w:rsidR="00FE26FD" w:rsidRDefault="005241A1" w:rsidP="00045A8C">
      <w:pPr>
        <w:pStyle w:val="Heading1"/>
      </w:pPr>
      <w:bookmarkStart w:id="655" w:name="_Toc176683122"/>
      <w:bookmarkStart w:id="656" w:name="_Toc177358564"/>
      <w:bookmarkStart w:id="657" w:name="_Toc177358788"/>
      <w:bookmarkStart w:id="658" w:name="_Toc177360036"/>
      <w:bookmarkStart w:id="659" w:name="_Toc177360841"/>
      <w:bookmarkStart w:id="660" w:name="_Toc177362778"/>
      <w:bookmarkStart w:id="661" w:name="_Toc444246747"/>
      <w:r>
        <w:lastRenderedPageBreak/>
        <w:t>Notes</w:t>
      </w:r>
      <w:bookmarkEnd w:id="655"/>
      <w:bookmarkEnd w:id="656"/>
      <w:bookmarkEnd w:id="657"/>
      <w:bookmarkEnd w:id="658"/>
      <w:bookmarkEnd w:id="659"/>
      <w:bookmarkEnd w:id="660"/>
      <w:bookmarkEnd w:id="661"/>
    </w:p>
    <w:p w:rsidR="00347F5B" w:rsidRDefault="00347F5B" w:rsidP="00347F5B">
      <w:pPr>
        <w:pStyle w:val="BodyText"/>
      </w:pPr>
      <w:r w:rsidRPr="00347F5B">
        <w:t xml:space="preserve">This section shall contain any general information that aids </w:t>
      </w:r>
      <w:r>
        <w:t>in understanding this document.</w:t>
      </w:r>
    </w:p>
    <w:p w:rsidR="00347F5B" w:rsidRPr="00347F5B" w:rsidRDefault="00347F5B" w:rsidP="00347F5B">
      <w:pPr>
        <w:pStyle w:val="BodyText"/>
      </w:pPr>
    </w:p>
    <w:p w:rsidR="00347F5B" w:rsidRDefault="00347F5B" w:rsidP="00347F5B">
      <w:pPr>
        <w:pStyle w:val="Heading2"/>
        <w:widowControl/>
        <w:tabs>
          <w:tab w:val="clear" w:pos="720"/>
          <w:tab w:val="clear" w:pos="1080"/>
          <w:tab w:val="num" w:pos="0"/>
        </w:tabs>
        <w:spacing w:after="60"/>
        <w:ind w:left="0" w:firstLine="0"/>
        <w:rPr>
          <w:b w:val="0"/>
          <w:bCs/>
        </w:rPr>
      </w:pPr>
      <w:r w:rsidRPr="007C2D91">
        <w:t xml:space="preserve">  </w:t>
      </w:r>
      <w:bookmarkStart w:id="662" w:name="_Toc444246748"/>
      <w:r>
        <w:rPr>
          <w:b w:val="0"/>
          <w:bCs/>
        </w:rPr>
        <w:t>Definitions</w:t>
      </w:r>
      <w:bookmarkEnd w:id="662"/>
    </w:p>
    <w:p w:rsidR="00347F5B" w:rsidRPr="00347F5B" w:rsidRDefault="00347F5B" w:rsidP="00347F5B">
      <w:pPr>
        <w:pStyle w:val="BodyText"/>
      </w:pPr>
      <w:r>
        <w:t>T</w:t>
      </w:r>
      <w:r w:rsidRPr="00347F5B">
        <w:t>his section contains common definitions that apply to terminology used within this document</w:t>
      </w:r>
      <w:r>
        <w:t>.</w:t>
      </w:r>
    </w:p>
    <w:p w:rsidR="00475DFA" w:rsidRDefault="00475DFA" w:rsidP="00475DFA">
      <w:pPr>
        <w:pStyle w:val="Heading2"/>
        <w:widowControl/>
        <w:tabs>
          <w:tab w:val="clear" w:pos="720"/>
          <w:tab w:val="clear" w:pos="1080"/>
          <w:tab w:val="num" w:pos="0"/>
        </w:tabs>
        <w:spacing w:after="60"/>
        <w:ind w:left="0" w:firstLine="0"/>
        <w:rPr>
          <w:b w:val="0"/>
          <w:bCs/>
        </w:rPr>
      </w:pPr>
      <w:r w:rsidRPr="007C2D91">
        <w:t xml:space="preserve"> </w:t>
      </w:r>
      <w:bookmarkStart w:id="663" w:name="_Toc125202074"/>
      <w:r w:rsidRPr="007C2D91">
        <w:t xml:space="preserve"> </w:t>
      </w:r>
      <w:bookmarkStart w:id="664" w:name="_Toc444246749"/>
      <w:r w:rsidRPr="007C2D91">
        <w:rPr>
          <w:b w:val="0"/>
          <w:bCs/>
        </w:rPr>
        <w:t>Acronyms</w:t>
      </w:r>
      <w:bookmarkEnd w:id="663"/>
      <w:bookmarkEnd w:id="664"/>
    </w:p>
    <w:p w:rsidR="00347F5B" w:rsidRPr="00347F5B" w:rsidRDefault="00347F5B" w:rsidP="00347F5B">
      <w:pPr>
        <w:pStyle w:val="BodyText"/>
      </w:pPr>
      <w:r>
        <w:t>T</w:t>
      </w:r>
      <w:r w:rsidRPr="00347F5B">
        <w:t>his section defines all acronyms used within this document</w:t>
      </w:r>
      <w:r>
        <w:t>.</w:t>
      </w:r>
    </w:p>
    <w:p w:rsidR="00BF1D06" w:rsidRPr="00BF1D06" w:rsidRDefault="00BF1D06" w:rsidP="00BF1D06">
      <w:pPr>
        <w:pStyle w:val="BodyText"/>
      </w:pP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20" w:firstRow="1" w:lastRow="0" w:firstColumn="0" w:lastColumn="0" w:noHBand="0" w:noVBand="1"/>
      </w:tblPr>
      <w:tblGrid>
        <w:gridCol w:w="1342"/>
        <w:gridCol w:w="3258"/>
        <w:gridCol w:w="4976"/>
      </w:tblGrid>
      <w:tr w:rsidR="00D136F2" w:rsidRPr="00D136F2" w:rsidTr="00D136F2">
        <w:trPr>
          <w:trHeight w:val="584"/>
        </w:trPr>
        <w:tc>
          <w:tcPr>
            <w:tcW w:w="701" w:type="pct"/>
            <w:tcBorders>
              <w:top w:val="single" w:sz="8" w:space="0" w:color="FFFFFF"/>
              <w:left w:val="single" w:sz="8" w:space="0" w:color="FFFFFF"/>
              <w:bottom w:val="single" w:sz="24" w:space="0" w:color="FFFFFF"/>
              <w:right w:val="single" w:sz="8" w:space="0" w:color="FFFFFF"/>
            </w:tcBorders>
            <w:shd w:val="clear" w:color="auto" w:fill="4F81BD"/>
            <w:hideMark/>
          </w:tcPr>
          <w:p w:rsidR="00BF1D06" w:rsidRPr="00D136F2" w:rsidRDefault="00BF1D06" w:rsidP="00D136F2">
            <w:pPr>
              <w:pStyle w:val="NormalWeb"/>
              <w:spacing w:before="0" w:beforeAutospacing="0" w:after="0" w:afterAutospacing="0"/>
              <w:rPr>
                <w:rFonts w:ascii="Arial" w:hAnsi="Arial" w:cs="Arial"/>
                <w:b/>
                <w:bCs/>
                <w:color w:val="FFFFFF"/>
                <w:sz w:val="36"/>
                <w:szCs w:val="36"/>
              </w:rPr>
            </w:pPr>
            <w:r w:rsidRPr="00D136F2">
              <w:rPr>
                <w:rFonts w:ascii="Calibri" w:hAnsi="Calibri" w:cs="Arial"/>
                <w:b/>
                <w:bCs/>
                <w:color w:val="FFFFFF"/>
                <w:kern w:val="24"/>
              </w:rPr>
              <w:t>Acronym</w:t>
            </w:r>
          </w:p>
        </w:tc>
        <w:tc>
          <w:tcPr>
            <w:tcW w:w="1701" w:type="pct"/>
            <w:tcBorders>
              <w:top w:val="single" w:sz="8" w:space="0" w:color="FFFFFF"/>
              <w:left w:val="single" w:sz="8" w:space="0" w:color="FFFFFF"/>
              <w:bottom w:val="single" w:sz="24" w:space="0" w:color="FFFFFF"/>
              <w:right w:val="single" w:sz="8" w:space="0" w:color="FFFFFF"/>
            </w:tcBorders>
            <w:shd w:val="clear" w:color="auto" w:fill="4F81BD"/>
            <w:hideMark/>
          </w:tcPr>
          <w:p w:rsidR="00BF1D06" w:rsidRPr="00D136F2" w:rsidRDefault="00BF1D06" w:rsidP="00D136F2">
            <w:pPr>
              <w:pStyle w:val="NormalWeb"/>
              <w:spacing w:before="0" w:beforeAutospacing="0" w:after="0" w:afterAutospacing="0"/>
              <w:rPr>
                <w:rFonts w:ascii="Arial" w:hAnsi="Arial" w:cs="Arial"/>
                <w:b/>
                <w:bCs/>
                <w:color w:val="FFFFFF"/>
                <w:sz w:val="36"/>
                <w:szCs w:val="36"/>
              </w:rPr>
            </w:pPr>
            <w:r w:rsidRPr="00D136F2">
              <w:rPr>
                <w:rFonts w:ascii="Calibri" w:hAnsi="Calibri" w:cs="Arial"/>
                <w:b/>
                <w:bCs/>
                <w:color w:val="FFFFFF"/>
                <w:kern w:val="24"/>
              </w:rPr>
              <w:t>Definition</w:t>
            </w:r>
          </w:p>
        </w:tc>
        <w:tc>
          <w:tcPr>
            <w:tcW w:w="2598" w:type="pct"/>
            <w:tcBorders>
              <w:top w:val="single" w:sz="8" w:space="0" w:color="FFFFFF"/>
              <w:left w:val="single" w:sz="8" w:space="0" w:color="FFFFFF"/>
              <w:bottom w:val="single" w:sz="24" w:space="0" w:color="FFFFFF"/>
              <w:right w:val="single" w:sz="8" w:space="0" w:color="FFFFFF"/>
            </w:tcBorders>
            <w:shd w:val="clear" w:color="auto" w:fill="4F81BD"/>
            <w:hideMark/>
          </w:tcPr>
          <w:p w:rsidR="00BF1D06" w:rsidRPr="00D136F2" w:rsidRDefault="00BF1D06" w:rsidP="00D136F2">
            <w:pPr>
              <w:pStyle w:val="NormalWeb"/>
              <w:spacing w:before="0" w:beforeAutospacing="0" w:after="0" w:afterAutospacing="0"/>
              <w:rPr>
                <w:rFonts w:ascii="Arial" w:hAnsi="Arial" w:cs="Arial"/>
                <w:b/>
                <w:bCs/>
                <w:color w:val="FFFFFF"/>
                <w:sz w:val="36"/>
                <w:szCs w:val="36"/>
              </w:rPr>
            </w:pPr>
            <w:r w:rsidRPr="00D136F2">
              <w:rPr>
                <w:rFonts w:ascii="Calibri" w:hAnsi="Calibri" w:cs="Arial"/>
                <w:b/>
                <w:bCs/>
                <w:color w:val="FFFFFF"/>
                <w:kern w:val="24"/>
              </w:rPr>
              <w:t>Comment</w:t>
            </w:r>
          </w:p>
        </w:tc>
      </w:tr>
      <w:tr w:rsidR="00D136F2" w:rsidRPr="00D136F2" w:rsidTr="00D136F2">
        <w:trPr>
          <w:trHeight w:val="584"/>
        </w:trPr>
        <w:tc>
          <w:tcPr>
            <w:tcW w:w="701"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CSCIs</w:t>
            </w:r>
          </w:p>
        </w:tc>
        <w:tc>
          <w:tcPr>
            <w:tcW w:w="1701"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 xml:space="preserve">Computer Software Configuration Items </w:t>
            </w:r>
          </w:p>
        </w:tc>
        <w:tc>
          <w:tcPr>
            <w:tcW w:w="2598"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2224F4">
            <w:pPr>
              <w:rPr>
                <w:rFonts w:ascii="Arial" w:hAnsi="Arial" w:cs="Arial"/>
                <w:sz w:val="36"/>
                <w:szCs w:val="36"/>
              </w:rPr>
            </w:pPr>
          </w:p>
        </w:tc>
      </w:tr>
      <w:tr w:rsidR="00D136F2" w:rsidRPr="00D136F2" w:rsidTr="00D136F2">
        <w:trPr>
          <w:trHeight w:val="584"/>
        </w:trPr>
        <w:tc>
          <w:tcPr>
            <w:tcW w:w="701" w:type="pct"/>
            <w:shd w:val="clear" w:color="auto" w:fill="D3DFEE"/>
          </w:tcPr>
          <w:p w:rsidR="00BF1D06" w:rsidRPr="00D136F2" w:rsidRDefault="00BF1D06" w:rsidP="00D136F2">
            <w:pPr>
              <w:pStyle w:val="NormalWeb"/>
              <w:spacing w:before="0" w:beforeAutospacing="0" w:after="0" w:afterAutospacing="0"/>
              <w:rPr>
                <w:rFonts w:ascii="Calibri" w:hAnsi="Calibri" w:cs="Arial"/>
              </w:rPr>
            </w:pPr>
            <w:r w:rsidRPr="00D136F2">
              <w:rPr>
                <w:rFonts w:ascii="Calibri" w:hAnsi="Calibri" w:cs="Arial"/>
              </w:rPr>
              <w:t>ECS</w:t>
            </w:r>
          </w:p>
        </w:tc>
        <w:tc>
          <w:tcPr>
            <w:tcW w:w="1701" w:type="pct"/>
            <w:shd w:val="clear" w:color="auto" w:fill="D3DFEE"/>
          </w:tcPr>
          <w:p w:rsidR="00BF1D06" w:rsidRPr="00D136F2" w:rsidRDefault="00BF1D06" w:rsidP="00D136F2">
            <w:pPr>
              <w:pStyle w:val="NormalWeb"/>
              <w:spacing w:before="0" w:beforeAutospacing="0" w:after="0" w:afterAutospacing="0"/>
              <w:rPr>
                <w:rFonts w:ascii="Calibri" w:hAnsi="Calibri" w:cs="Arial"/>
              </w:rPr>
            </w:pPr>
            <w:r w:rsidRPr="00D136F2">
              <w:rPr>
                <w:rFonts w:ascii="Calibri" w:hAnsi="Calibri" w:cs="Arial"/>
              </w:rPr>
              <w:t>Enhanced Channel Simulator</w:t>
            </w:r>
          </w:p>
        </w:tc>
        <w:tc>
          <w:tcPr>
            <w:tcW w:w="2598" w:type="pct"/>
            <w:shd w:val="clear" w:color="auto" w:fill="D3DFEE"/>
          </w:tcPr>
          <w:p w:rsidR="00BF1D06" w:rsidRPr="00D136F2" w:rsidRDefault="00BF1D06" w:rsidP="00D136F2">
            <w:pPr>
              <w:pStyle w:val="NormalWeb"/>
              <w:spacing w:before="0" w:beforeAutospacing="0" w:after="0" w:afterAutospacing="0"/>
              <w:rPr>
                <w:rFonts w:ascii="Calibri" w:hAnsi="Calibri" w:cs="Arial"/>
              </w:rPr>
            </w:pPr>
            <w:r w:rsidRPr="00D136F2">
              <w:rPr>
                <w:rFonts w:ascii="Calibri" w:hAnsi="Calibri" w:cs="Arial"/>
              </w:rPr>
              <w:t>Used to simulate satellite delay</w:t>
            </w:r>
          </w:p>
        </w:tc>
      </w:tr>
      <w:tr w:rsidR="00D136F2" w:rsidRPr="00D136F2" w:rsidTr="00D136F2">
        <w:trPr>
          <w:trHeight w:val="584"/>
        </w:trPr>
        <w:tc>
          <w:tcPr>
            <w:tcW w:w="701" w:type="pct"/>
            <w:tcBorders>
              <w:top w:val="single" w:sz="8" w:space="0" w:color="FFFFFF"/>
              <w:left w:val="single" w:sz="8" w:space="0" w:color="FFFFFF"/>
              <w:bottom w:val="single" w:sz="8" w:space="0" w:color="FFFFFF"/>
              <w:right w:val="single" w:sz="8" w:space="0" w:color="FFFFFF"/>
            </w:tcBorders>
            <w:shd w:val="clear" w:color="auto" w:fill="A7BFDE"/>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EFLM</w:t>
            </w:r>
          </w:p>
        </w:tc>
        <w:tc>
          <w:tcPr>
            <w:tcW w:w="1701" w:type="pct"/>
            <w:tcBorders>
              <w:top w:val="single" w:sz="8" w:space="0" w:color="FFFFFF"/>
              <w:left w:val="single" w:sz="8" w:space="0" w:color="FFFFFF"/>
              <w:bottom w:val="single" w:sz="8" w:space="0" w:color="FFFFFF"/>
              <w:right w:val="single" w:sz="8" w:space="0" w:color="FFFFFF"/>
            </w:tcBorders>
            <w:shd w:val="clear" w:color="auto" w:fill="A7BFDE"/>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Enhanced Forward Link Modulator</w:t>
            </w:r>
          </w:p>
        </w:tc>
        <w:tc>
          <w:tcPr>
            <w:tcW w:w="2598" w:type="pct"/>
            <w:tcBorders>
              <w:top w:val="single" w:sz="8" w:space="0" w:color="FFFFFF"/>
              <w:left w:val="single" w:sz="8" w:space="0" w:color="FFFFFF"/>
              <w:bottom w:val="single" w:sz="8" w:space="0" w:color="FFFFFF"/>
              <w:right w:val="single" w:sz="8" w:space="0" w:color="FFFFFF"/>
            </w:tcBorders>
            <w:shd w:val="clear" w:color="auto" w:fill="A7BFDE"/>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Used for VCSM Forward Link</w:t>
            </w:r>
          </w:p>
        </w:tc>
      </w:tr>
      <w:tr w:rsidR="00D136F2" w:rsidRPr="00D136F2" w:rsidTr="00D136F2">
        <w:trPr>
          <w:trHeight w:val="584"/>
        </w:trPr>
        <w:tc>
          <w:tcPr>
            <w:tcW w:w="701" w:type="pct"/>
            <w:shd w:val="clear" w:color="auto" w:fill="D3DFE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EHC</w:t>
            </w:r>
          </w:p>
        </w:tc>
        <w:tc>
          <w:tcPr>
            <w:tcW w:w="1701" w:type="pct"/>
            <w:shd w:val="clear" w:color="auto" w:fill="D3DFE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Enhanced Hub Canceller</w:t>
            </w:r>
          </w:p>
        </w:tc>
        <w:tc>
          <w:tcPr>
            <w:tcW w:w="2598" w:type="pct"/>
            <w:shd w:val="clear" w:color="auto" w:fill="D3DFE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Enhanced Hub Canceller used for PCMA</w:t>
            </w:r>
          </w:p>
        </w:tc>
      </w:tr>
      <w:tr w:rsidR="00D136F2" w:rsidRPr="00D136F2" w:rsidTr="00D136F2">
        <w:trPr>
          <w:trHeight w:val="584"/>
        </w:trPr>
        <w:tc>
          <w:tcPr>
            <w:tcW w:w="701"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GTAF</w:t>
            </w:r>
          </w:p>
        </w:tc>
        <w:tc>
          <w:tcPr>
            <w:tcW w:w="1701"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 xml:space="preserve">Generic Test Automation Facility  </w:t>
            </w:r>
          </w:p>
        </w:tc>
        <w:tc>
          <w:tcPr>
            <w:tcW w:w="2598"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In-house libraries for controlling test devices, i.e. IXIA</w:t>
            </w:r>
          </w:p>
        </w:tc>
      </w:tr>
      <w:tr w:rsidR="00D136F2" w:rsidRPr="00D136F2" w:rsidTr="00D136F2">
        <w:trPr>
          <w:trHeight w:val="584"/>
        </w:trPr>
        <w:tc>
          <w:tcPr>
            <w:tcW w:w="701" w:type="pct"/>
            <w:shd w:val="clear" w:color="auto" w:fill="D3DFE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HWCIs</w:t>
            </w:r>
          </w:p>
        </w:tc>
        <w:tc>
          <w:tcPr>
            <w:tcW w:w="1701" w:type="pct"/>
            <w:shd w:val="clear" w:color="auto" w:fill="D3DFE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 xml:space="preserve">Hardware Configuration Items </w:t>
            </w:r>
          </w:p>
        </w:tc>
        <w:tc>
          <w:tcPr>
            <w:tcW w:w="2598" w:type="pct"/>
            <w:shd w:val="clear" w:color="auto" w:fill="D3DFEE"/>
            <w:hideMark/>
          </w:tcPr>
          <w:p w:rsidR="00BF1D06" w:rsidRPr="00D136F2" w:rsidRDefault="00BF1D06" w:rsidP="002224F4">
            <w:pPr>
              <w:rPr>
                <w:rFonts w:ascii="Arial" w:hAnsi="Arial" w:cs="Arial"/>
                <w:sz w:val="36"/>
                <w:szCs w:val="36"/>
              </w:rPr>
            </w:pPr>
          </w:p>
        </w:tc>
      </w:tr>
      <w:tr w:rsidR="00D136F2" w:rsidRPr="00D136F2" w:rsidTr="00D136F2">
        <w:trPr>
          <w:trHeight w:val="584"/>
        </w:trPr>
        <w:tc>
          <w:tcPr>
            <w:tcW w:w="701"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IPE</w:t>
            </w:r>
          </w:p>
        </w:tc>
        <w:tc>
          <w:tcPr>
            <w:tcW w:w="1701"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IP Encapsulator</w:t>
            </w:r>
          </w:p>
        </w:tc>
        <w:tc>
          <w:tcPr>
            <w:tcW w:w="2598"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Used to encapsulate IP packets</w:t>
            </w:r>
          </w:p>
        </w:tc>
      </w:tr>
      <w:tr w:rsidR="00D136F2" w:rsidRPr="00D136F2" w:rsidTr="00D136F2">
        <w:trPr>
          <w:trHeight w:val="584"/>
        </w:trPr>
        <w:tc>
          <w:tcPr>
            <w:tcW w:w="701" w:type="pct"/>
            <w:shd w:val="clear" w:color="auto" w:fill="D3DFE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RTNMS</w:t>
            </w:r>
          </w:p>
        </w:tc>
        <w:tc>
          <w:tcPr>
            <w:tcW w:w="1701" w:type="pct"/>
            <w:shd w:val="clear" w:color="auto" w:fill="D3DFE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Real-Time Network Management Server</w:t>
            </w:r>
          </w:p>
        </w:tc>
        <w:tc>
          <w:tcPr>
            <w:tcW w:w="2598" w:type="pct"/>
            <w:shd w:val="clear" w:color="auto" w:fill="D3DFE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Used to control and manage remote terminals</w:t>
            </w:r>
          </w:p>
        </w:tc>
      </w:tr>
      <w:tr w:rsidR="00D136F2" w:rsidRPr="00D136F2" w:rsidTr="00D136F2">
        <w:trPr>
          <w:trHeight w:val="584"/>
        </w:trPr>
        <w:tc>
          <w:tcPr>
            <w:tcW w:w="701"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VMBR</w:t>
            </w:r>
          </w:p>
        </w:tc>
        <w:tc>
          <w:tcPr>
            <w:tcW w:w="1701"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ViaSat Mobile Broadband Router</w:t>
            </w:r>
          </w:p>
        </w:tc>
        <w:tc>
          <w:tcPr>
            <w:tcW w:w="2598" w:type="pct"/>
            <w:tcBorders>
              <w:top w:val="single" w:sz="8" w:space="0" w:color="FFFFFF"/>
              <w:left w:val="single" w:sz="8" w:space="0" w:color="FFFFFF"/>
              <w:bottom w:val="single" w:sz="8" w:space="0" w:color="FFFFFF"/>
              <w:right w:val="single" w:sz="8" w:space="0" w:color="FFFFFF"/>
            </w:tcBorders>
            <w:shd w:val="clear" w:color="auto" w:fill="A7BFDE"/>
            <w:hideMark/>
          </w:tcPr>
          <w:p w:rsidR="00BF1D06" w:rsidRPr="00D136F2" w:rsidRDefault="00BF1D06" w:rsidP="00D136F2">
            <w:pPr>
              <w:pStyle w:val="NormalWeb"/>
              <w:spacing w:before="0" w:beforeAutospacing="0" w:after="0" w:afterAutospacing="0"/>
              <w:rPr>
                <w:rFonts w:ascii="Arial" w:hAnsi="Arial" w:cs="Arial"/>
                <w:sz w:val="36"/>
                <w:szCs w:val="36"/>
              </w:rPr>
            </w:pPr>
            <w:r w:rsidRPr="00D136F2">
              <w:rPr>
                <w:rFonts w:ascii="Calibri" w:hAnsi="Calibri" w:cs="Arial"/>
                <w:color w:val="000000"/>
                <w:kern w:val="24"/>
              </w:rPr>
              <w:t>Remote Terminal used in ArcLight Hub</w:t>
            </w:r>
          </w:p>
        </w:tc>
      </w:tr>
    </w:tbl>
    <w:p w:rsidR="00BF1D06" w:rsidRPr="00BF1D06" w:rsidRDefault="00BF1D06" w:rsidP="00BF1D06">
      <w:pPr>
        <w:pStyle w:val="BodyText"/>
      </w:pPr>
    </w:p>
    <w:p w:rsidR="00C84D92" w:rsidRDefault="00C84D92" w:rsidP="00B32A95">
      <w:pPr>
        <w:pStyle w:val="BodyText"/>
      </w:pPr>
    </w:p>
    <w:p w:rsidR="00C84D92" w:rsidRDefault="00C84D92" w:rsidP="00B32A95">
      <w:pPr>
        <w:pStyle w:val="BodyText"/>
        <w:sectPr w:rsidR="00C84D92" w:rsidSect="00AA5102">
          <w:footerReference w:type="default" r:id="rId31"/>
          <w:pgSz w:w="12240" w:h="15840"/>
          <w:pgMar w:top="1440" w:right="1440" w:bottom="1440" w:left="1440" w:header="720" w:footer="720" w:gutter="0"/>
          <w:pgNumType w:start="1"/>
          <w:cols w:space="720"/>
          <w:docGrid w:linePitch="360"/>
        </w:sectPr>
      </w:pPr>
    </w:p>
    <w:p w:rsidR="00725B08" w:rsidRDefault="00725B08" w:rsidP="00F17C85">
      <w:pPr>
        <w:pStyle w:val="Heading7"/>
      </w:pPr>
      <w:bookmarkStart w:id="665" w:name="_Toc177365751"/>
      <w:r>
        <w:lastRenderedPageBreak/>
        <w:t>Appendix A</w:t>
      </w:r>
      <w:bookmarkEnd w:id="665"/>
      <w:r w:rsidR="00F45F56">
        <w:t xml:space="preserve"> - Automation Server Configuration</w:t>
      </w:r>
    </w:p>
    <w:p w:rsidR="00725B08" w:rsidRDefault="00F45F56">
      <w:pPr>
        <w:pStyle w:val="BodyText"/>
      </w:pPr>
      <w:r>
        <w:t>This appendix describes additional configuration information for the Automation Server not found in the Apache and MySQL sections of this document.</w:t>
      </w:r>
    </w:p>
    <w:p w:rsidR="00F45F56" w:rsidRDefault="00F45F56">
      <w:pPr>
        <w:pStyle w:val="BodyText"/>
      </w:pPr>
    </w:p>
    <w:p w:rsidR="00F45F56" w:rsidRDefault="00F45F56">
      <w:pPr>
        <w:pStyle w:val="BodyText"/>
      </w:pPr>
    </w:p>
    <w:p w:rsidR="00725B08" w:rsidRDefault="00725B08">
      <w:pPr>
        <w:pStyle w:val="BodyText"/>
      </w:pPr>
    </w:p>
    <w:p w:rsidR="00725B08" w:rsidRDefault="00880D7A" w:rsidP="00F17C85">
      <w:pPr>
        <w:pStyle w:val="Heading8"/>
      </w:pPr>
      <w:r>
        <w:t xml:space="preserve"> GNOME</w:t>
      </w:r>
    </w:p>
    <w:p w:rsidR="00880D7A" w:rsidRDefault="00880D7A">
      <w:pPr>
        <w:pStyle w:val="BodyText"/>
      </w:pPr>
      <w:r>
        <w:t xml:space="preserve"> GNOME [optional] needs to be installed to provide a Console GUI; follow instructions at </w:t>
      </w:r>
    </w:p>
    <w:p w:rsidR="00880D7A" w:rsidRDefault="00880D7A">
      <w:pPr>
        <w:pStyle w:val="BodyText"/>
      </w:pPr>
      <w:r w:rsidRPr="00880D7A">
        <w:t>http://unix.stackexchange.com/questions/181503/how-to-install-desktop-environments-on-centos-7</w:t>
      </w:r>
    </w:p>
    <w:p w:rsidR="00880D7A" w:rsidRDefault="00880D7A">
      <w:pPr>
        <w:pStyle w:val="BodyText"/>
      </w:pPr>
    </w:p>
    <w:p w:rsidR="00880D7A" w:rsidRDefault="00880D7A" w:rsidP="00F17C85">
      <w:pPr>
        <w:pStyle w:val="Heading8"/>
      </w:pPr>
      <w:r>
        <w:t>Python</w:t>
      </w:r>
    </w:p>
    <w:p w:rsidR="00725B08" w:rsidRDefault="00880D7A">
      <w:pPr>
        <w:pStyle w:val="BodyText"/>
      </w:pPr>
      <w:r>
        <w:t xml:space="preserve">Python comes installed on CentOS 7, but “pip” also needs to be installed. See </w:t>
      </w:r>
      <w:hyperlink r:id="rId32" w:history="1">
        <w:r w:rsidRPr="00EC1EAE">
          <w:rPr>
            <w:rStyle w:val="Hyperlink"/>
          </w:rPr>
          <w:t>https://pip.pypa.io/en/stable/installing.html</w:t>
        </w:r>
      </w:hyperlink>
      <w:r>
        <w:t xml:space="preserve"> to download get-pip.py and install on CentOS target using: python get-pip.py.</w:t>
      </w:r>
    </w:p>
    <w:p w:rsidR="00725B08" w:rsidRDefault="00725B08">
      <w:pPr>
        <w:pStyle w:val="BodyText"/>
      </w:pPr>
    </w:p>
    <w:p w:rsidR="001A72E9" w:rsidRDefault="001A72E9" w:rsidP="00F17C85">
      <w:pPr>
        <w:pStyle w:val="Heading8"/>
      </w:pPr>
      <w:bookmarkStart w:id="666" w:name="_Toc177365753"/>
      <w:r>
        <w:t>Selenium</w:t>
      </w:r>
    </w:p>
    <w:p w:rsidR="001A72E9" w:rsidRDefault="001A72E9">
      <w:pPr>
        <w:pStyle w:val="BodyText"/>
      </w:pPr>
      <w:r>
        <w:t>Python API’s for Selenium</w:t>
      </w:r>
    </w:p>
    <w:p w:rsidR="00F65842" w:rsidRDefault="001A72E9" w:rsidP="00F17C85">
      <w:pPr>
        <w:pStyle w:val="Heading8"/>
      </w:pPr>
      <w:r>
        <w:t>Chrome and Chromedriver</w:t>
      </w:r>
    </w:p>
    <w:p w:rsidR="00C370B0" w:rsidRDefault="00C370B0">
      <w:pPr>
        <w:pStyle w:val="BodyText"/>
      </w:pPr>
      <w:r>
        <w:t>Install Chrome and Chromedriver; requires the Richard Llyod Chrome install for CentOS 7 since Chrome no longer supported by CentOS.</w:t>
      </w:r>
    </w:p>
    <w:p w:rsidR="00C370B0" w:rsidRDefault="00C370B0">
      <w:pPr>
        <w:pStyle w:val="BodyText"/>
      </w:pPr>
    </w:p>
    <w:p w:rsidR="00E11DC1" w:rsidRDefault="00E11DC1">
      <w:pPr>
        <w:pStyle w:val="BodyText"/>
      </w:pPr>
      <w:r>
        <w:t>export PATH=$PATH:/tmp/automation_addons (add to install from better location)</w:t>
      </w:r>
    </w:p>
    <w:p w:rsidR="00C370B0" w:rsidRDefault="00F65842">
      <w:pPr>
        <w:pStyle w:val="BodyText"/>
      </w:pPr>
      <w:r w:rsidRPr="00F65842">
        <w:t>export LD_LIBRARY_PATH=/opt/google/chrome/lib</w:t>
      </w:r>
      <w:r w:rsidR="001B3077" w:rsidRPr="001B3077">
        <w:t xml:space="preserve"> </w:t>
      </w:r>
    </w:p>
    <w:p w:rsidR="00C370B0" w:rsidRDefault="00C370B0">
      <w:pPr>
        <w:pStyle w:val="BodyText"/>
      </w:pPr>
    </w:p>
    <w:p w:rsidR="001B3077" w:rsidRDefault="001B3077" w:rsidP="00F17C85">
      <w:pPr>
        <w:pStyle w:val="Heading8"/>
      </w:pPr>
      <w:r>
        <w:t>Xvfb for Headless Display</w:t>
      </w:r>
    </w:p>
    <w:p w:rsidR="001B3077" w:rsidRDefault="00E11DC1">
      <w:pPr>
        <w:pStyle w:val="BodyText"/>
      </w:pPr>
      <w:r>
        <w:t>Run a virtual display service in the background for the Selenium/WebDriver Browser</w:t>
      </w:r>
    </w:p>
    <w:p w:rsidR="00E11DC1" w:rsidRDefault="00E11DC1">
      <w:pPr>
        <w:pStyle w:val="BodyText"/>
      </w:pPr>
    </w:p>
    <w:p w:rsidR="00E11DC1" w:rsidRDefault="00E11DC1">
      <w:pPr>
        <w:pStyle w:val="BodyText"/>
      </w:pPr>
      <w:r>
        <w:t>Installation:</w:t>
      </w:r>
    </w:p>
    <w:p w:rsidR="00F733F0" w:rsidRDefault="001B3077">
      <w:pPr>
        <w:pStyle w:val="BodyText"/>
      </w:pPr>
      <w:r w:rsidRPr="001B3077">
        <w:t>yum install xorg-x11-server-Xvfb</w:t>
      </w:r>
    </w:p>
    <w:p w:rsidR="00F26F6F" w:rsidRDefault="00F26F6F">
      <w:pPr>
        <w:pStyle w:val="BodyText"/>
      </w:pPr>
    </w:p>
    <w:p w:rsidR="00E11DC1" w:rsidRDefault="00E11DC1">
      <w:pPr>
        <w:pStyle w:val="BodyText"/>
      </w:pPr>
      <w:r>
        <w:t>Shell based launch:</w:t>
      </w:r>
    </w:p>
    <w:p w:rsidR="001B3077" w:rsidRDefault="00F733F0">
      <w:pPr>
        <w:pStyle w:val="BodyText"/>
      </w:pPr>
      <w:r w:rsidRPr="00F733F0">
        <w:t>Xvfb :47 -ac -screen 0 1280x1024x24 &amp;</w:t>
      </w:r>
    </w:p>
    <w:p w:rsidR="00F26F6F" w:rsidRDefault="00F26F6F">
      <w:pPr>
        <w:pStyle w:val="BodyText"/>
      </w:pPr>
    </w:p>
    <w:p w:rsidR="00F26F6F" w:rsidRDefault="00F26F6F">
      <w:pPr>
        <w:pStyle w:val="BodyText"/>
      </w:pPr>
      <w:r>
        <w:t>Add File:</w:t>
      </w:r>
    </w:p>
    <w:p w:rsidR="00F26F6F" w:rsidRDefault="00F26F6F">
      <w:pPr>
        <w:pStyle w:val="BodyText"/>
      </w:pPr>
    </w:p>
    <w:p w:rsidR="00F26F6F" w:rsidRDefault="00AF6BF4">
      <w:pPr>
        <w:pStyle w:val="BodyText"/>
      </w:pPr>
      <w:hyperlink r:id="rId33" w:history="1">
        <w:r w:rsidR="00400FC3" w:rsidRPr="00400FC3">
          <w:rPr>
            <w:rStyle w:val="Hyperlink"/>
          </w:rPr>
          <w:t>/etc/systemd/system/xvfb@.service</w:t>
        </w:r>
      </w:hyperlink>
    </w:p>
    <w:p w:rsidR="00F26F6F" w:rsidRDefault="00F26F6F">
      <w:pPr>
        <w:pStyle w:val="BodyText"/>
      </w:pPr>
    </w:p>
    <w:p w:rsidR="00F26F6F" w:rsidRDefault="00F26F6F">
      <w:pPr>
        <w:pStyle w:val="BodyText"/>
      </w:pPr>
      <w:r>
        <w:t>Contents:</w:t>
      </w:r>
    </w:p>
    <w:p w:rsidR="00F26F6F" w:rsidRDefault="00F26F6F">
      <w:pPr>
        <w:pStyle w:val="BodyText"/>
      </w:pPr>
      <w:r>
        <w:t>[Unit]</w:t>
      </w:r>
    </w:p>
    <w:p w:rsidR="00F26F6F" w:rsidRDefault="00F26F6F">
      <w:pPr>
        <w:pStyle w:val="BodyText"/>
      </w:pPr>
      <w:r>
        <w:lastRenderedPageBreak/>
        <w:t>Description=virtual frame buffer X server for display %I</w:t>
      </w:r>
    </w:p>
    <w:p w:rsidR="00F26F6F" w:rsidRDefault="00F26F6F">
      <w:pPr>
        <w:pStyle w:val="BodyText"/>
      </w:pPr>
      <w:r>
        <w:t>After=network.target</w:t>
      </w:r>
    </w:p>
    <w:p w:rsidR="00F26F6F" w:rsidRDefault="00F26F6F">
      <w:pPr>
        <w:pStyle w:val="BodyText"/>
      </w:pPr>
    </w:p>
    <w:p w:rsidR="00F26F6F" w:rsidRDefault="00F26F6F">
      <w:pPr>
        <w:pStyle w:val="BodyText"/>
      </w:pPr>
      <w:r>
        <w:t>[Service]</w:t>
      </w:r>
    </w:p>
    <w:p w:rsidR="00F26F6F" w:rsidRDefault="00F26F6F">
      <w:pPr>
        <w:pStyle w:val="BodyText"/>
      </w:pPr>
      <w:r>
        <w:t>ExecStart=/usr/bin/Xvfb %I -ac -screen 0 1280x1024x24</w:t>
      </w:r>
    </w:p>
    <w:p w:rsidR="00F26F6F" w:rsidRDefault="00F26F6F">
      <w:pPr>
        <w:pStyle w:val="BodyText"/>
      </w:pPr>
    </w:p>
    <w:p w:rsidR="00F26F6F" w:rsidRDefault="00F26F6F">
      <w:pPr>
        <w:pStyle w:val="BodyText"/>
      </w:pPr>
      <w:r>
        <w:t>[Install]</w:t>
      </w:r>
    </w:p>
    <w:p w:rsidR="00F26F6F" w:rsidRDefault="00F26F6F">
      <w:pPr>
        <w:pStyle w:val="BodyText"/>
      </w:pPr>
      <w:r>
        <w:t>WantedBy=multi-user.target</w:t>
      </w:r>
    </w:p>
    <w:p w:rsidR="00F65842" w:rsidRDefault="00F65842">
      <w:pPr>
        <w:pStyle w:val="BodyText"/>
      </w:pPr>
    </w:p>
    <w:p w:rsidR="00400FC3" w:rsidRDefault="00400FC3">
      <w:pPr>
        <w:pStyle w:val="BodyText"/>
      </w:pPr>
      <w:r>
        <w:t>Start service</w:t>
      </w:r>
      <w:r w:rsidR="00331DEB">
        <w:t>s</w:t>
      </w:r>
      <w:r>
        <w:t xml:space="preserve"> in linux</w:t>
      </w:r>
      <w:r w:rsidR="00451253">
        <w:t>:</w:t>
      </w:r>
    </w:p>
    <w:p w:rsidR="00F26F6F" w:rsidRDefault="00400FC3">
      <w:pPr>
        <w:pStyle w:val="BodyText"/>
      </w:pPr>
      <w:r>
        <w:t>%</w:t>
      </w:r>
      <w:r w:rsidR="00F26F6F" w:rsidRPr="00F26F6F">
        <w:t>syste</w:t>
      </w:r>
      <w:r w:rsidR="00F26F6F">
        <w:t xml:space="preserve">mctl enable </w:t>
      </w:r>
      <w:hyperlink r:id="rId34" w:history="1">
        <w:r w:rsidR="00F26F6F" w:rsidRPr="00EC1EAE">
          <w:rPr>
            <w:rStyle w:val="Hyperlink"/>
          </w:rPr>
          <w:t>xvfb@:47.service</w:t>
        </w:r>
      </w:hyperlink>
    </w:p>
    <w:p w:rsidR="00F26F6F" w:rsidRDefault="00400FC3">
      <w:pPr>
        <w:pStyle w:val="BodyText"/>
      </w:pPr>
      <w:r>
        <w:t>%</w:t>
      </w:r>
      <w:r w:rsidR="00F26F6F" w:rsidRPr="00F26F6F">
        <w:t>syste</w:t>
      </w:r>
      <w:r w:rsidR="00F26F6F">
        <w:t xml:space="preserve">mctl start </w:t>
      </w:r>
      <w:hyperlink r:id="rId35" w:history="1">
        <w:r w:rsidR="00331DEB" w:rsidRPr="00F52A9F">
          <w:rPr>
            <w:rStyle w:val="Hyperlink"/>
          </w:rPr>
          <w:t>xvfb@:47.service</w:t>
        </w:r>
      </w:hyperlink>
    </w:p>
    <w:p w:rsidR="00331DEB" w:rsidRDefault="00331DEB">
      <w:pPr>
        <w:pStyle w:val="BodyText"/>
      </w:pPr>
    </w:p>
    <w:p w:rsidR="00451253" w:rsidRDefault="00451253" w:rsidP="00F17C85">
      <w:pPr>
        <w:pStyle w:val="Heading8"/>
      </w:pPr>
      <w:r>
        <w:t>x11vnc for Monitoring Headless Display</w:t>
      </w:r>
    </w:p>
    <w:p w:rsidR="00451253" w:rsidRDefault="00451253">
      <w:pPr>
        <w:pStyle w:val="BodyText"/>
      </w:pPr>
      <w:r>
        <w:t xml:space="preserve">Run a vnc service in the background to connect a RealVNC/TightVNC client </w:t>
      </w:r>
      <w:r w:rsidR="004073F9">
        <w:t xml:space="preserve">(on port 5900) </w:t>
      </w:r>
      <w:r>
        <w:t>and observe the Selenium GUI automation</w:t>
      </w:r>
    </w:p>
    <w:p w:rsidR="00451253" w:rsidRDefault="00451253">
      <w:pPr>
        <w:pStyle w:val="BodyText"/>
      </w:pPr>
    </w:p>
    <w:p w:rsidR="00451253" w:rsidRDefault="00451253">
      <w:pPr>
        <w:pStyle w:val="BodyText"/>
      </w:pPr>
      <w:r>
        <w:t>Installation:</w:t>
      </w:r>
    </w:p>
    <w:p w:rsidR="00451253" w:rsidRDefault="00451253">
      <w:pPr>
        <w:pStyle w:val="BodyText"/>
      </w:pPr>
      <w:r>
        <w:t>Native</w:t>
      </w:r>
    </w:p>
    <w:p w:rsidR="00451253" w:rsidRDefault="00451253">
      <w:pPr>
        <w:pStyle w:val="BodyText"/>
      </w:pPr>
    </w:p>
    <w:p w:rsidR="00451253" w:rsidRDefault="00451253">
      <w:pPr>
        <w:pStyle w:val="BodyText"/>
      </w:pPr>
      <w:r>
        <w:t>Shell based launch:</w:t>
      </w:r>
    </w:p>
    <w:p w:rsidR="00451253" w:rsidRDefault="004073F9">
      <w:pPr>
        <w:pStyle w:val="BodyText"/>
      </w:pPr>
      <w:r>
        <w:t>x11vnc -rfbport 5900 -display :47 -forever -shared</w:t>
      </w:r>
    </w:p>
    <w:p w:rsidR="00451253" w:rsidRDefault="00451253">
      <w:pPr>
        <w:pStyle w:val="BodyText"/>
      </w:pPr>
    </w:p>
    <w:p w:rsidR="00451253" w:rsidRDefault="00451253">
      <w:pPr>
        <w:pStyle w:val="BodyText"/>
      </w:pPr>
      <w:r>
        <w:t>Add File:</w:t>
      </w:r>
    </w:p>
    <w:p w:rsidR="00451253" w:rsidRDefault="00451253">
      <w:pPr>
        <w:pStyle w:val="BodyText"/>
      </w:pPr>
    </w:p>
    <w:p w:rsidR="00451253" w:rsidRDefault="00AF6BF4">
      <w:pPr>
        <w:pStyle w:val="BodyText"/>
      </w:pPr>
      <w:hyperlink r:id="rId36" w:history="1">
        <w:r w:rsidR="00451253" w:rsidRPr="00451253">
          <w:rPr>
            <w:rStyle w:val="Hyperlink"/>
          </w:rPr>
          <w:t>/</w:t>
        </w:r>
        <w:r w:rsidR="00451253" w:rsidRPr="004073F9">
          <w:rPr>
            <w:rStyle w:val="Hyperlink"/>
          </w:rPr>
          <w:t>etc/systemd/system/x11vnc@.service</w:t>
        </w:r>
      </w:hyperlink>
    </w:p>
    <w:p w:rsidR="00451253" w:rsidRDefault="00451253">
      <w:pPr>
        <w:pStyle w:val="BodyText"/>
      </w:pPr>
    </w:p>
    <w:p w:rsidR="00451253" w:rsidRDefault="00451253">
      <w:pPr>
        <w:pStyle w:val="BodyText"/>
      </w:pPr>
      <w:r>
        <w:t>Contents:</w:t>
      </w:r>
    </w:p>
    <w:p w:rsidR="004073F9" w:rsidRDefault="004073F9">
      <w:pPr>
        <w:pStyle w:val="BodyText"/>
      </w:pPr>
      <w:r>
        <w:t>[Unit]</w:t>
      </w:r>
    </w:p>
    <w:p w:rsidR="004073F9" w:rsidRDefault="004073F9">
      <w:pPr>
        <w:pStyle w:val="BodyText"/>
      </w:pPr>
      <w:r>
        <w:t>Description=x11vnc server for xvfb display %I</w:t>
      </w:r>
    </w:p>
    <w:p w:rsidR="00A462E9" w:rsidRDefault="00AF6BF4">
      <w:pPr>
        <w:pStyle w:val="BodyText"/>
      </w:pPr>
      <w:hyperlink r:id="rId37" w:history="1">
        <w:r w:rsidR="00A462E9" w:rsidRPr="00F52A9F">
          <w:rPr>
            <w:rStyle w:val="Hyperlink"/>
          </w:rPr>
          <w:t>After=xvfb@.service</w:t>
        </w:r>
      </w:hyperlink>
      <w:r w:rsidR="00A462E9" w:rsidRPr="00A462E9">
        <w:t xml:space="preserve"> </w:t>
      </w:r>
    </w:p>
    <w:p w:rsidR="004073F9" w:rsidRDefault="004073F9">
      <w:pPr>
        <w:pStyle w:val="BodyText"/>
      </w:pPr>
    </w:p>
    <w:p w:rsidR="004073F9" w:rsidRDefault="004073F9">
      <w:pPr>
        <w:pStyle w:val="BodyText"/>
      </w:pPr>
      <w:r>
        <w:t>[Service]</w:t>
      </w:r>
    </w:p>
    <w:p w:rsidR="004073F9" w:rsidRDefault="004073F9">
      <w:pPr>
        <w:pStyle w:val="BodyText"/>
      </w:pPr>
      <w:r>
        <w:t>Type=simple</w:t>
      </w:r>
    </w:p>
    <w:p w:rsidR="004073F9" w:rsidRDefault="004073F9">
      <w:pPr>
        <w:pStyle w:val="BodyText"/>
      </w:pPr>
      <w:r>
        <w:t>ExecStart=/usr/bin/x11vnc -rfbport 5900 -display %I -forever -shared</w:t>
      </w:r>
    </w:p>
    <w:p w:rsidR="004073F9" w:rsidRDefault="004073F9">
      <w:pPr>
        <w:pStyle w:val="BodyText"/>
      </w:pPr>
    </w:p>
    <w:p w:rsidR="004073F9" w:rsidRDefault="004073F9">
      <w:pPr>
        <w:pStyle w:val="BodyText"/>
      </w:pPr>
      <w:r>
        <w:t>[Install]</w:t>
      </w:r>
    </w:p>
    <w:p w:rsidR="00451253" w:rsidRDefault="004073F9">
      <w:pPr>
        <w:pStyle w:val="BodyText"/>
      </w:pPr>
      <w:r>
        <w:t>WantedBy=multi-user.target</w:t>
      </w:r>
    </w:p>
    <w:p w:rsidR="004073F9" w:rsidRDefault="004073F9">
      <w:pPr>
        <w:pStyle w:val="BodyText"/>
      </w:pPr>
    </w:p>
    <w:p w:rsidR="00451253" w:rsidRDefault="00451253">
      <w:pPr>
        <w:pStyle w:val="BodyText"/>
      </w:pPr>
      <w:r>
        <w:t>Start services in linux:</w:t>
      </w:r>
    </w:p>
    <w:p w:rsidR="00331DEB" w:rsidRDefault="00331DEB">
      <w:pPr>
        <w:pStyle w:val="BodyText"/>
      </w:pPr>
      <w:r>
        <w:t>%</w:t>
      </w:r>
      <w:r w:rsidRPr="00331DEB">
        <w:t>systemctl enable x11vnc@:47.service</w:t>
      </w:r>
    </w:p>
    <w:p w:rsidR="00F26F6F" w:rsidRDefault="00331DEB">
      <w:pPr>
        <w:pStyle w:val="BodyText"/>
      </w:pPr>
      <w:r>
        <w:t>%</w:t>
      </w:r>
      <w:r w:rsidRPr="00331DEB">
        <w:t xml:space="preserve">systemctl </w:t>
      </w:r>
      <w:r>
        <w:t>start</w:t>
      </w:r>
      <w:r w:rsidRPr="00331DEB">
        <w:t xml:space="preserve"> x11vnc@:47.service</w:t>
      </w:r>
    </w:p>
    <w:p w:rsidR="00D5490C" w:rsidRDefault="00D5490C" w:rsidP="00F17C85">
      <w:pPr>
        <w:pStyle w:val="Heading8"/>
      </w:pPr>
      <w:r>
        <w:t>MATLAB for Linux</w:t>
      </w:r>
    </w:p>
    <w:p w:rsidR="006222D9" w:rsidRDefault="006222D9" w:rsidP="00F17C85">
      <w:pPr>
        <w:pStyle w:val="Heading9"/>
      </w:pPr>
      <w:r>
        <w:lastRenderedPageBreak/>
        <w:t xml:space="preserve">MATLAB </w:t>
      </w:r>
      <w:r w:rsidR="00897F07">
        <w:t>Development Tool</w:t>
      </w:r>
    </w:p>
    <w:p w:rsidR="006222D9" w:rsidRDefault="006222D9">
      <w:pPr>
        <w:pStyle w:val="BodyText"/>
        <w:numPr>
          <w:ilvl w:val="0"/>
          <w:numId w:val="29"/>
        </w:numPr>
      </w:pPr>
      <w:r>
        <w:t>Version supported by ViaSat License Server</w:t>
      </w:r>
    </w:p>
    <w:p w:rsidR="006222D9" w:rsidRDefault="006222D9">
      <w:pPr>
        <w:pStyle w:val="BodyText"/>
        <w:numPr>
          <w:ilvl w:val="1"/>
          <w:numId w:val="29"/>
        </w:numPr>
      </w:pPr>
      <w:r>
        <w:t>R2014a(8.3)</w:t>
      </w:r>
    </w:p>
    <w:p w:rsidR="007109F2" w:rsidRDefault="00C72060">
      <w:pPr>
        <w:pStyle w:val="BodyText"/>
        <w:numPr>
          <w:ilvl w:val="1"/>
          <w:numId w:val="29"/>
        </w:numPr>
      </w:pPr>
      <w:r>
        <w:t>file://</w:t>
      </w:r>
      <w:r w:rsidRPr="00C72060">
        <w:t>dc1nas\Software\Applications\MATLAB\R2014a(8.3)</w:t>
      </w:r>
      <w:r w:rsidR="007109F2" w:rsidRPr="007109F2">
        <w:t>/Linux_Mac/</w:t>
      </w:r>
    </w:p>
    <w:p w:rsidR="006222D9" w:rsidRDefault="006222D9">
      <w:pPr>
        <w:pStyle w:val="BodyText"/>
        <w:numPr>
          <w:ilvl w:val="0"/>
          <w:numId w:val="29"/>
        </w:numPr>
      </w:pPr>
      <w:r>
        <w:t xml:space="preserve">Installation instructions from ViaSat IT </w:t>
      </w:r>
    </w:p>
    <w:p w:rsidR="006222D9" w:rsidRDefault="00AF6BF4">
      <w:pPr>
        <w:pStyle w:val="BodyText"/>
        <w:numPr>
          <w:ilvl w:val="1"/>
          <w:numId w:val="29"/>
        </w:numPr>
      </w:pPr>
      <w:hyperlink r:id="rId38" w:history="1">
        <w:r w:rsidR="00C72060" w:rsidRPr="00C72060">
          <w:rPr>
            <w:rStyle w:val="Hyperlink"/>
          </w:rPr>
          <w:t>file://dc1nas/Software/Applications/MATLAB/R2014a(8.3)/Linux_Mac/MATLAB_Installation_2014a(8.3).doc</w:t>
        </w:r>
      </w:hyperlink>
    </w:p>
    <w:p w:rsidR="007109F2" w:rsidRDefault="007109F2">
      <w:pPr>
        <w:pStyle w:val="BodyText"/>
        <w:numPr>
          <w:ilvl w:val="1"/>
          <w:numId w:val="29"/>
        </w:numPr>
      </w:pPr>
      <w:r w:rsidRPr="007109F2">
        <w:t>file://</w:t>
      </w:r>
      <w:r w:rsidR="00C72060">
        <w:t>dc1nas</w:t>
      </w:r>
      <w:r w:rsidRPr="007109F2">
        <w:t>/Software/Applications/MATLAB/R2014a(8.3)/Linux_Mac/install_guide.pdf</w:t>
      </w:r>
    </w:p>
    <w:p w:rsidR="006222D9" w:rsidRDefault="006222D9">
      <w:pPr>
        <w:pStyle w:val="BodyText"/>
        <w:numPr>
          <w:ilvl w:val="0"/>
          <w:numId w:val="29"/>
        </w:numPr>
      </w:pPr>
      <w:r>
        <w:t>Wiki Info</w:t>
      </w:r>
    </w:p>
    <w:p w:rsidR="006222D9" w:rsidRDefault="00AF6BF4">
      <w:pPr>
        <w:pStyle w:val="BodyText"/>
        <w:numPr>
          <w:ilvl w:val="1"/>
          <w:numId w:val="29"/>
        </w:numPr>
      </w:pPr>
      <w:hyperlink r:id="rId39" w:history="1">
        <w:r w:rsidR="00817894" w:rsidRPr="004F499D">
          <w:rPr>
            <w:rStyle w:val="Hyperlink"/>
          </w:rPr>
          <w:t>https://wiki.viasat.com/display/Engineering/MATLAB+Tool</w:t>
        </w:r>
      </w:hyperlink>
    </w:p>
    <w:p w:rsidR="0006445A" w:rsidRDefault="0006445A">
      <w:pPr>
        <w:pStyle w:val="BodyText"/>
        <w:numPr>
          <w:ilvl w:val="0"/>
          <w:numId w:val="29"/>
        </w:numPr>
      </w:pPr>
      <w:r>
        <w:t>Runtime Compiler installation</w:t>
      </w:r>
    </w:p>
    <w:p w:rsidR="0006445A" w:rsidRDefault="0006445A">
      <w:pPr>
        <w:pStyle w:val="BodyText"/>
        <w:numPr>
          <w:ilvl w:val="1"/>
          <w:numId w:val="29"/>
        </w:numPr>
      </w:pPr>
      <w:r>
        <w:t xml:space="preserve">unzip </w:t>
      </w:r>
      <w:r w:rsidRPr="0006445A">
        <w:t>/usr/local/MATLAB/R2014a/toolbox/compiler/deploy/glnxa64/ MCRInstaller.zip</w:t>
      </w:r>
    </w:p>
    <w:p w:rsidR="00817894" w:rsidRDefault="00817894">
      <w:pPr>
        <w:pStyle w:val="BodyText"/>
        <w:numPr>
          <w:ilvl w:val="0"/>
          <w:numId w:val="29"/>
        </w:numPr>
      </w:pPr>
      <w:r>
        <w:t>Other</w:t>
      </w:r>
    </w:p>
    <w:p w:rsidR="00817894" w:rsidRDefault="00817894">
      <w:pPr>
        <w:pStyle w:val="BodyText"/>
        <w:numPr>
          <w:ilvl w:val="1"/>
          <w:numId w:val="29"/>
        </w:numPr>
      </w:pPr>
      <w:r>
        <w:t xml:space="preserve">Standalone </w:t>
      </w:r>
    </w:p>
    <w:p w:rsidR="00817894" w:rsidRDefault="00AF6BF4">
      <w:pPr>
        <w:pStyle w:val="BodyText"/>
        <w:numPr>
          <w:ilvl w:val="2"/>
          <w:numId w:val="29"/>
        </w:numPr>
      </w:pPr>
      <w:hyperlink r:id="rId40" w:history="1">
        <w:r w:rsidR="006C133F" w:rsidRPr="004F499D">
          <w:rPr>
            <w:rStyle w:val="Hyperlink"/>
          </w:rPr>
          <w:t>http://www.bu.edu/tech/support/research/software-and-programming/common-languages/matlab/standalone/</w:t>
        </w:r>
      </w:hyperlink>
    </w:p>
    <w:p w:rsidR="006C133F" w:rsidRDefault="006C133F">
      <w:pPr>
        <w:pStyle w:val="BodyText"/>
        <w:numPr>
          <w:ilvl w:val="1"/>
          <w:numId w:val="29"/>
        </w:numPr>
      </w:pPr>
      <w:r>
        <w:t>License Query</w:t>
      </w:r>
    </w:p>
    <w:p w:rsidR="006C133F" w:rsidRDefault="006C133F">
      <w:pPr>
        <w:pStyle w:val="BodyText"/>
        <w:numPr>
          <w:ilvl w:val="2"/>
          <w:numId w:val="29"/>
        </w:numPr>
      </w:pPr>
      <w:r>
        <w:t xml:space="preserve">mode con cols=120 lines=1000 </w:t>
      </w:r>
    </w:p>
    <w:p w:rsidR="006C133F" w:rsidRDefault="006C133F">
      <w:pPr>
        <w:pStyle w:val="BodyText"/>
        <w:numPr>
          <w:ilvl w:val="2"/>
          <w:numId w:val="29"/>
        </w:numPr>
      </w:pPr>
      <w:r>
        <w:t>cmd.exe /k "\\vianas\Projects-EF\Engineering_Tools\License_Query\lmutil" lmstat -a -c 27000@vcalic07</w:t>
      </w:r>
    </w:p>
    <w:p w:rsidR="00D5490C" w:rsidRDefault="00897F07" w:rsidP="00F17C85">
      <w:pPr>
        <w:pStyle w:val="Heading8"/>
      </w:pPr>
      <w:r>
        <w:t xml:space="preserve">MATLAB </w:t>
      </w:r>
      <w:r w:rsidR="00D5490C">
        <w:t>Compiled Runtime (MCR)</w:t>
      </w:r>
      <w:r>
        <w:t xml:space="preserve"> Libraries</w:t>
      </w:r>
    </w:p>
    <w:p w:rsidR="009C63D7" w:rsidRDefault="00F21F4E">
      <w:pPr>
        <w:pStyle w:val="BodyText"/>
      </w:pPr>
      <w:r>
        <w:t xml:space="preserve">Instructions to </w:t>
      </w:r>
      <w:r w:rsidR="009C63D7">
        <w:t xml:space="preserve">Load MATLAB Compiled Runtime </w:t>
      </w:r>
      <w:r>
        <w:t xml:space="preserve">libraries </w:t>
      </w:r>
      <w:r w:rsidR="009C63D7">
        <w:t xml:space="preserve">on Linux server; no license required, </w:t>
      </w:r>
      <w:r>
        <w:t>specifies</w:t>
      </w:r>
      <w:r w:rsidR="009C63D7">
        <w:t xml:space="preserve"> version</w:t>
      </w:r>
      <w:r>
        <w:t xml:space="preserve"> matching the MATLAB used to develop/compile</w:t>
      </w:r>
      <w:r w:rsidR="009C63D7">
        <w:t>:</w:t>
      </w:r>
    </w:p>
    <w:p w:rsidR="007F51CD" w:rsidRPr="00897F07" w:rsidRDefault="00D5490C">
      <w:pPr>
        <w:pStyle w:val="ListParagraph"/>
        <w:numPr>
          <w:ilvl w:val="0"/>
          <w:numId w:val="29"/>
        </w:numPr>
        <w:rPr>
          <w:rFonts w:ascii="Times New Roman" w:hAnsi="Times New Roman"/>
          <w:sz w:val="24"/>
          <w:szCs w:val="24"/>
        </w:rPr>
      </w:pPr>
      <w:r w:rsidRPr="009C63D7">
        <w:rPr>
          <w:rFonts w:ascii="Times New Roman" w:hAnsi="Times New Roman"/>
          <w:sz w:val="24"/>
          <w:szCs w:val="24"/>
        </w:rPr>
        <w:t xml:space="preserve">Download the Linux 64-bit version of the MCR for R2014a </w:t>
      </w:r>
      <w:r w:rsidR="009C63D7">
        <w:rPr>
          <w:rFonts w:ascii="Times New Roman" w:hAnsi="Times New Roman"/>
          <w:sz w:val="24"/>
          <w:szCs w:val="24"/>
        </w:rPr>
        <w:t xml:space="preserve">(8.3) </w:t>
      </w:r>
      <w:r w:rsidRPr="009C63D7">
        <w:rPr>
          <w:rFonts w:ascii="Times New Roman" w:hAnsi="Times New Roman"/>
          <w:sz w:val="24"/>
          <w:szCs w:val="24"/>
        </w:rPr>
        <w:t xml:space="preserve">from the MathWorks website: </w:t>
      </w:r>
      <w:hyperlink r:id="rId41" w:history="1">
        <w:r w:rsidRPr="009C63D7">
          <w:rPr>
            <w:rStyle w:val="Hyperlink"/>
            <w:szCs w:val="24"/>
          </w:rPr>
          <w:t>http://www.mathworks.com/products/compiler/mcr/index.html</w:t>
        </w:r>
      </w:hyperlink>
    </w:p>
    <w:p w:rsidR="00D5490C" w:rsidRPr="009C63D7" w:rsidRDefault="00D5490C">
      <w:pPr>
        <w:pStyle w:val="ListParagraph"/>
        <w:numPr>
          <w:ilvl w:val="0"/>
          <w:numId w:val="29"/>
        </w:numPr>
        <w:rPr>
          <w:rFonts w:ascii="Times New Roman" w:hAnsi="Times New Roman"/>
          <w:sz w:val="24"/>
          <w:szCs w:val="24"/>
        </w:rPr>
      </w:pPr>
      <w:r w:rsidRPr="009C63D7">
        <w:rPr>
          <w:rFonts w:ascii="Times New Roman" w:hAnsi="Times New Roman"/>
          <w:sz w:val="24"/>
          <w:szCs w:val="24"/>
        </w:rPr>
        <w:t>Unzip the file on</w:t>
      </w:r>
      <w:r w:rsidR="00F21F4E">
        <w:rPr>
          <w:rFonts w:ascii="Times New Roman" w:hAnsi="Times New Roman"/>
          <w:sz w:val="24"/>
          <w:szCs w:val="24"/>
        </w:rPr>
        <w:t xml:space="preserve"> </w:t>
      </w:r>
      <w:r w:rsidRPr="009C63D7">
        <w:rPr>
          <w:rFonts w:ascii="Times New Roman" w:hAnsi="Times New Roman"/>
          <w:sz w:val="24"/>
          <w:szCs w:val="24"/>
        </w:rPr>
        <w:t xml:space="preserve">the </w:t>
      </w:r>
      <w:r w:rsidR="00F21F4E">
        <w:rPr>
          <w:rFonts w:ascii="Times New Roman" w:hAnsi="Times New Roman"/>
          <w:sz w:val="24"/>
          <w:szCs w:val="24"/>
        </w:rPr>
        <w:t xml:space="preserve">linux server where </w:t>
      </w:r>
      <w:r w:rsidRPr="009C63D7">
        <w:rPr>
          <w:rFonts w:ascii="Times New Roman" w:hAnsi="Times New Roman"/>
          <w:sz w:val="24"/>
          <w:szCs w:val="24"/>
        </w:rPr>
        <w:t>the application or component</w:t>
      </w:r>
      <w:r w:rsidR="00F21F4E">
        <w:rPr>
          <w:rFonts w:ascii="Times New Roman" w:hAnsi="Times New Roman"/>
          <w:sz w:val="24"/>
          <w:szCs w:val="24"/>
        </w:rPr>
        <w:t xml:space="preserve"> will be run</w:t>
      </w:r>
    </w:p>
    <w:p w:rsidR="00D5490C" w:rsidRPr="009C63D7" w:rsidRDefault="00D5490C">
      <w:pPr>
        <w:pStyle w:val="ListParagraph"/>
        <w:numPr>
          <w:ilvl w:val="0"/>
          <w:numId w:val="29"/>
        </w:numPr>
        <w:rPr>
          <w:rFonts w:ascii="Times New Roman" w:hAnsi="Times New Roman"/>
          <w:sz w:val="24"/>
          <w:szCs w:val="24"/>
        </w:rPr>
      </w:pPr>
      <w:r w:rsidRPr="009C63D7">
        <w:rPr>
          <w:rFonts w:ascii="Times New Roman" w:hAnsi="Times New Roman"/>
          <w:sz w:val="24"/>
          <w:szCs w:val="24"/>
        </w:rPr>
        <w:t>Run the ./install file as root</w:t>
      </w:r>
    </w:p>
    <w:p w:rsidR="00D5490C" w:rsidRPr="009C63D7" w:rsidRDefault="00D5490C">
      <w:pPr>
        <w:pStyle w:val="ListParagraph"/>
        <w:numPr>
          <w:ilvl w:val="0"/>
          <w:numId w:val="29"/>
        </w:numPr>
        <w:rPr>
          <w:rFonts w:ascii="Times New Roman" w:hAnsi="Times New Roman"/>
          <w:sz w:val="24"/>
          <w:szCs w:val="24"/>
        </w:rPr>
      </w:pPr>
      <w:r w:rsidRPr="009C63D7">
        <w:rPr>
          <w:rFonts w:ascii="Times New Roman" w:hAnsi="Times New Roman"/>
          <w:sz w:val="24"/>
          <w:szCs w:val="24"/>
        </w:rPr>
        <w:t>Click through the MathWorks installation wizard until you get to the “Folder Selection” screen</w:t>
      </w:r>
    </w:p>
    <w:p w:rsidR="00D5490C" w:rsidRPr="009C63D7" w:rsidRDefault="007F51CD">
      <w:pPr>
        <w:pStyle w:val="ListParagraph"/>
        <w:numPr>
          <w:ilvl w:val="1"/>
          <w:numId w:val="29"/>
        </w:numPr>
        <w:rPr>
          <w:rFonts w:ascii="Times New Roman" w:hAnsi="Times New Roman"/>
          <w:sz w:val="24"/>
          <w:szCs w:val="24"/>
        </w:rPr>
      </w:pPr>
      <w:r>
        <w:rPr>
          <w:rFonts w:ascii="Times New Roman" w:hAnsi="Times New Roman"/>
          <w:sz w:val="24"/>
          <w:szCs w:val="24"/>
        </w:rPr>
        <w:t xml:space="preserve">Enter the &lt;mcr_directory&gt; </w:t>
      </w:r>
      <w:r w:rsidR="00D5490C" w:rsidRPr="009C63D7">
        <w:rPr>
          <w:rFonts w:ascii="Times New Roman" w:hAnsi="Times New Roman"/>
          <w:sz w:val="24"/>
          <w:szCs w:val="24"/>
        </w:rPr>
        <w:t>(Default</w:t>
      </w:r>
      <w:r w:rsidR="00746824">
        <w:rPr>
          <w:rFonts w:ascii="Times New Roman" w:hAnsi="Times New Roman"/>
          <w:sz w:val="24"/>
          <w:szCs w:val="24"/>
        </w:rPr>
        <w:t>/Preferred</w:t>
      </w:r>
      <w:r w:rsidR="00D5490C" w:rsidRPr="009C63D7">
        <w:rPr>
          <w:rFonts w:ascii="Times New Roman" w:hAnsi="Times New Roman"/>
          <w:sz w:val="24"/>
          <w:szCs w:val="24"/>
        </w:rPr>
        <w:t>: /usr/local/MATLAB/MATLAB_Compiler_Runtime/</w:t>
      </w:r>
      <w:r w:rsidR="00EB6D6B">
        <w:rPr>
          <w:rFonts w:ascii="Times New Roman" w:hAnsi="Times New Roman"/>
          <w:sz w:val="24"/>
          <w:szCs w:val="24"/>
        </w:rPr>
        <w:t>v83</w:t>
      </w:r>
      <w:r w:rsidR="00D5490C" w:rsidRPr="009C63D7">
        <w:rPr>
          <w:rFonts w:ascii="Times New Roman" w:hAnsi="Times New Roman"/>
          <w:sz w:val="24"/>
          <w:szCs w:val="24"/>
        </w:rPr>
        <w:t>)</w:t>
      </w:r>
    </w:p>
    <w:p w:rsidR="00D5490C" w:rsidRPr="009C63D7" w:rsidRDefault="007F51CD">
      <w:pPr>
        <w:pStyle w:val="ListParagraph"/>
        <w:numPr>
          <w:ilvl w:val="0"/>
          <w:numId w:val="29"/>
        </w:numPr>
        <w:rPr>
          <w:rFonts w:ascii="Times New Roman" w:hAnsi="Times New Roman"/>
          <w:sz w:val="24"/>
          <w:szCs w:val="24"/>
        </w:rPr>
      </w:pPr>
      <w:r>
        <w:rPr>
          <w:rFonts w:ascii="Times New Roman" w:hAnsi="Times New Roman"/>
          <w:sz w:val="24"/>
          <w:szCs w:val="24"/>
        </w:rPr>
        <w:t xml:space="preserve">Note </w:t>
      </w:r>
      <w:r w:rsidR="00D5490C" w:rsidRPr="009C63D7">
        <w:rPr>
          <w:rFonts w:ascii="Times New Roman" w:hAnsi="Times New Roman"/>
          <w:sz w:val="24"/>
          <w:szCs w:val="24"/>
        </w:rPr>
        <w:t>&lt;mcr_directory&gt;</w:t>
      </w:r>
      <w:r>
        <w:rPr>
          <w:rFonts w:ascii="Times New Roman" w:hAnsi="Times New Roman"/>
          <w:sz w:val="24"/>
          <w:szCs w:val="24"/>
        </w:rPr>
        <w:t xml:space="preserve">  </w:t>
      </w:r>
      <w:r w:rsidR="00D5490C" w:rsidRPr="009C63D7">
        <w:rPr>
          <w:rFonts w:ascii="Times New Roman" w:hAnsi="Times New Roman"/>
          <w:sz w:val="24"/>
          <w:szCs w:val="24"/>
        </w:rPr>
        <w:t>listed on the “Confirmation” screen and click “Install”</w:t>
      </w:r>
    </w:p>
    <w:p w:rsidR="007F51CD" w:rsidRDefault="007F51CD">
      <w:pPr>
        <w:pStyle w:val="ListParagraph"/>
        <w:numPr>
          <w:ilvl w:val="0"/>
          <w:numId w:val="29"/>
        </w:numPr>
        <w:rPr>
          <w:rFonts w:ascii="Times New Roman" w:hAnsi="Times New Roman"/>
          <w:sz w:val="24"/>
          <w:szCs w:val="24"/>
        </w:rPr>
      </w:pPr>
      <w:r w:rsidRPr="007F51CD">
        <w:rPr>
          <w:rFonts w:ascii="Times New Roman" w:hAnsi="Times New Roman"/>
          <w:sz w:val="24"/>
          <w:szCs w:val="24"/>
        </w:rPr>
        <w:t>After installation</w:t>
      </w:r>
      <w:r>
        <w:rPr>
          <w:rFonts w:ascii="Times New Roman" w:hAnsi="Times New Roman"/>
          <w:sz w:val="24"/>
          <w:szCs w:val="24"/>
        </w:rPr>
        <w:t xml:space="preserve">, patch the </w:t>
      </w:r>
      <w:r w:rsidR="00D5490C" w:rsidRPr="007F51CD">
        <w:rPr>
          <w:rFonts w:ascii="Times New Roman" w:hAnsi="Times New Roman"/>
          <w:sz w:val="24"/>
          <w:szCs w:val="24"/>
        </w:rPr>
        <w:t xml:space="preserve">libstdc++.so.6 </w:t>
      </w:r>
      <w:r w:rsidRPr="007F51CD">
        <w:rPr>
          <w:rFonts w:ascii="Times New Roman" w:hAnsi="Times New Roman"/>
          <w:sz w:val="24"/>
          <w:szCs w:val="24"/>
        </w:rPr>
        <w:t xml:space="preserve">as follows to replace </w:t>
      </w:r>
      <w:r w:rsidR="00D5490C" w:rsidRPr="007F51CD">
        <w:rPr>
          <w:rFonts w:ascii="Times New Roman" w:hAnsi="Times New Roman"/>
          <w:sz w:val="24"/>
          <w:szCs w:val="24"/>
        </w:rPr>
        <w:t>libstdc++.so.6.0.17</w:t>
      </w:r>
      <w:r>
        <w:rPr>
          <w:rFonts w:ascii="Times New Roman" w:hAnsi="Times New Roman"/>
          <w:sz w:val="24"/>
          <w:szCs w:val="24"/>
        </w:rPr>
        <w:t xml:space="preserve"> with</w:t>
      </w:r>
      <w:r w:rsidR="00D5490C" w:rsidRPr="007F51CD">
        <w:rPr>
          <w:rFonts w:ascii="Times New Roman" w:hAnsi="Times New Roman"/>
          <w:sz w:val="24"/>
          <w:szCs w:val="24"/>
        </w:rPr>
        <w:t xml:space="preserve"> </w:t>
      </w:r>
      <w:r w:rsidR="00F21F4E">
        <w:rPr>
          <w:rFonts w:ascii="Times New Roman" w:hAnsi="Times New Roman"/>
          <w:sz w:val="24"/>
          <w:szCs w:val="24"/>
        </w:rPr>
        <w:t xml:space="preserve">the system libstdc++.so.6 which should point to </w:t>
      </w:r>
      <w:r w:rsidR="00D5490C" w:rsidRPr="007F51CD">
        <w:rPr>
          <w:rFonts w:ascii="Times New Roman" w:hAnsi="Times New Roman"/>
          <w:sz w:val="24"/>
          <w:szCs w:val="24"/>
        </w:rPr>
        <w:t xml:space="preserve">libstdc++.so.6.0.19 or </w:t>
      </w:r>
      <w:r w:rsidR="00746824">
        <w:rPr>
          <w:rFonts w:ascii="Times New Roman" w:hAnsi="Times New Roman"/>
          <w:sz w:val="24"/>
          <w:szCs w:val="24"/>
        </w:rPr>
        <w:t>greater</w:t>
      </w:r>
      <w:r w:rsidR="00F21F4E">
        <w:rPr>
          <w:rFonts w:ascii="Times New Roman" w:hAnsi="Times New Roman"/>
          <w:sz w:val="24"/>
          <w:szCs w:val="24"/>
        </w:rPr>
        <w:t xml:space="preserve"> (verify with system administrator)</w:t>
      </w:r>
      <w:r w:rsidR="00D5490C" w:rsidRPr="007F51CD">
        <w:rPr>
          <w:rFonts w:ascii="Times New Roman" w:hAnsi="Times New Roman"/>
          <w:sz w:val="24"/>
          <w:szCs w:val="24"/>
        </w:rPr>
        <w:t xml:space="preserve">. </w:t>
      </w:r>
    </w:p>
    <w:p w:rsidR="007F51CD" w:rsidRPr="007F51CD" w:rsidRDefault="007F51CD">
      <w:pPr>
        <w:pStyle w:val="ListParagraph"/>
        <w:numPr>
          <w:ilvl w:val="1"/>
          <w:numId w:val="29"/>
        </w:numPr>
        <w:rPr>
          <w:rFonts w:ascii="Times New Roman" w:hAnsi="Times New Roman"/>
          <w:sz w:val="24"/>
          <w:szCs w:val="24"/>
        </w:rPr>
      </w:pPr>
      <w:r w:rsidRPr="007F51CD">
        <w:rPr>
          <w:rFonts w:ascii="Times New Roman" w:hAnsi="Times New Roman"/>
          <w:sz w:val="24"/>
          <w:szCs w:val="24"/>
        </w:rPr>
        <w:t>cd &lt;mcr_directory&gt;/sys/os/glnxa64</w:t>
      </w:r>
    </w:p>
    <w:p w:rsidR="007F51CD" w:rsidRPr="007F51CD" w:rsidRDefault="007F51CD">
      <w:pPr>
        <w:pStyle w:val="ListParagraph"/>
        <w:numPr>
          <w:ilvl w:val="1"/>
          <w:numId w:val="29"/>
        </w:numPr>
        <w:rPr>
          <w:rFonts w:ascii="Times New Roman" w:hAnsi="Times New Roman"/>
          <w:sz w:val="24"/>
          <w:szCs w:val="24"/>
        </w:rPr>
      </w:pPr>
      <w:r w:rsidRPr="007F51CD">
        <w:rPr>
          <w:rFonts w:ascii="Times New Roman" w:hAnsi="Times New Roman"/>
          <w:sz w:val="24"/>
          <w:szCs w:val="24"/>
        </w:rPr>
        <w:t>rm libstdc++.so.6</w:t>
      </w:r>
    </w:p>
    <w:p w:rsidR="007F51CD" w:rsidRPr="007F51CD" w:rsidRDefault="007F51CD">
      <w:pPr>
        <w:pStyle w:val="ListParagraph"/>
        <w:numPr>
          <w:ilvl w:val="1"/>
          <w:numId w:val="29"/>
        </w:numPr>
        <w:rPr>
          <w:rFonts w:ascii="Times New Roman" w:hAnsi="Times New Roman"/>
          <w:sz w:val="24"/>
          <w:szCs w:val="24"/>
        </w:rPr>
      </w:pPr>
      <w:r w:rsidRPr="007F51CD">
        <w:rPr>
          <w:rFonts w:ascii="Times New Roman" w:hAnsi="Times New Roman"/>
          <w:sz w:val="24"/>
          <w:szCs w:val="24"/>
        </w:rPr>
        <w:t>ln –s /usr/lib64/libstdc++.so.6 libstdc++.so.6</w:t>
      </w:r>
    </w:p>
    <w:p w:rsidR="00D5490C" w:rsidRPr="00822C55" w:rsidRDefault="00F21F4E">
      <w:pPr>
        <w:pStyle w:val="ListParagraph"/>
        <w:numPr>
          <w:ilvl w:val="0"/>
          <w:numId w:val="29"/>
        </w:numPr>
        <w:rPr>
          <w:rFonts w:ascii="Times New Roman" w:hAnsi="Times New Roman"/>
          <w:sz w:val="24"/>
          <w:szCs w:val="24"/>
        </w:rPr>
      </w:pPr>
      <w:r w:rsidRPr="00F21F4E">
        <w:rPr>
          <w:rFonts w:ascii="Times New Roman" w:hAnsi="Times New Roman"/>
          <w:sz w:val="24"/>
          <w:szCs w:val="24"/>
        </w:rPr>
        <w:lastRenderedPageBreak/>
        <w:t>Example:</w:t>
      </w:r>
      <w:r>
        <w:rPr>
          <w:rFonts w:ascii="Times New Roman" w:hAnsi="Times New Roman"/>
          <w:sz w:val="24"/>
          <w:szCs w:val="24"/>
        </w:rPr>
        <w:t xml:space="preserve"> </w:t>
      </w:r>
      <w:r w:rsidR="00D5490C" w:rsidRPr="00F21F4E">
        <w:rPr>
          <w:rFonts w:ascii="Times New Roman" w:hAnsi="Times New Roman"/>
          <w:sz w:val="24"/>
          <w:szCs w:val="24"/>
        </w:rPr>
        <w:t>./run_XXX</w:t>
      </w:r>
      <w:r w:rsidR="00D5490C" w:rsidRPr="00822C55">
        <w:rPr>
          <w:rFonts w:ascii="Times New Roman" w:hAnsi="Times New Roman"/>
          <w:sz w:val="24"/>
          <w:szCs w:val="24"/>
        </w:rPr>
        <w:t>.sh /usr/local/MATLAB/MATLAB_Compiler_Runtime/v83 &lt;argument_list&gt;</w:t>
      </w:r>
    </w:p>
    <w:p w:rsidR="00944444" w:rsidRDefault="00944444" w:rsidP="00F17C85">
      <w:pPr>
        <w:pStyle w:val="Heading8"/>
      </w:pPr>
      <w:r>
        <w:t>Other</w:t>
      </w:r>
    </w:p>
    <w:p w:rsidR="00587117" w:rsidRDefault="00587117">
      <w:pPr>
        <w:pStyle w:val="BodyText"/>
        <w:numPr>
          <w:ilvl w:val="0"/>
          <w:numId w:val="29"/>
        </w:numPr>
      </w:pPr>
      <w:r>
        <w:t>Perforce p4 client</w:t>
      </w:r>
    </w:p>
    <w:p w:rsidR="00587117" w:rsidRDefault="00587117">
      <w:pPr>
        <w:pStyle w:val="BodyText"/>
        <w:numPr>
          <w:ilvl w:val="1"/>
          <w:numId w:val="29"/>
        </w:numPr>
      </w:pPr>
      <w:r>
        <w:t xml:space="preserve">Get latest from </w:t>
      </w:r>
      <w:hyperlink r:id="rId42" w:anchor="product-6" w:history="1">
        <w:r w:rsidRPr="00EC1EAE">
          <w:rPr>
            <w:rStyle w:val="Hyperlink"/>
          </w:rPr>
          <w:t>http://www.perforce.com/downloads/helix#product-6</w:t>
        </w:r>
      </w:hyperlink>
    </w:p>
    <w:p w:rsidR="00587117" w:rsidRDefault="00587117">
      <w:pPr>
        <w:pStyle w:val="BodyText"/>
        <w:numPr>
          <w:ilvl w:val="2"/>
          <w:numId w:val="29"/>
        </w:numPr>
      </w:pPr>
      <w:r>
        <w:t>Copy to /usr/local/bin</w:t>
      </w:r>
    </w:p>
    <w:p w:rsidR="00587117" w:rsidRDefault="00587117">
      <w:pPr>
        <w:pStyle w:val="BodyText"/>
        <w:numPr>
          <w:ilvl w:val="2"/>
          <w:numId w:val="29"/>
        </w:numPr>
      </w:pPr>
      <w:r>
        <w:t>chmod 555</w:t>
      </w:r>
    </w:p>
    <w:p w:rsidR="00587117" w:rsidRDefault="00587117">
      <w:pPr>
        <w:pStyle w:val="BodyText"/>
        <w:numPr>
          <w:ilvl w:val="1"/>
          <w:numId w:val="29"/>
        </w:numPr>
      </w:pPr>
      <w:r>
        <w:t>setup .p4rc</w:t>
      </w:r>
      <w:r w:rsidRPr="00587117">
        <w:t xml:space="preserve"> </w:t>
      </w:r>
      <w:r w:rsidR="003B204B">
        <w:t>(~arclight/perforce/mwolff/.p4rc)</w:t>
      </w:r>
    </w:p>
    <w:p w:rsidR="00587117" w:rsidRDefault="00587117">
      <w:pPr>
        <w:pStyle w:val="BodyText"/>
        <w:numPr>
          <w:ilvl w:val="2"/>
          <w:numId w:val="29"/>
        </w:numPr>
      </w:pPr>
      <w:r>
        <w:t>P4USER=mwolff</w:t>
      </w:r>
    </w:p>
    <w:p w:rsidR="00587117" w:rsidRDefault="00587117">
      <w:pPr>
        <w:pStyle w:val="BodyText"/>
        <w:numPr>
          <w:ilvl w:val="2"/>
          <w:numId w:val="29"/>
        </w:numPr>
      </w:pPr>
      <w:r>
        <w:t>P4PORT=10.24.37.8:3002</w:t>
      </w:r>
    </w:p>
    <w:p w:rsidR="00587117" w:rsidRDefault="00587117">
      <w:pPr>
        <w:pStyle w:val="BodyText"/>
        <w:numPr>
          <w:ilvl w:val="2"/>
          <w:numId w:val="29"/>
        </w:numPr>
      </w:pPr>
      <w:r>
        <w:t>P4CLIENT=mwolff_alAutoLinuxDev</w:t>
      </w:r>
    </w:p>
    <w:p w:rsidR="003B204B" w:rsidRDefault="003B204B">
      <w:pPr>
        <w:pStyle w:val="BodyText"/>
        <w:numPr>
          <w:ilvl w:val="0"/>
          <w:numId w:val="29"/>
        </w:numPr>
      </w:pPr>
      <w:r>
        <w:t>Python environment for Perforce tree organization (~arclight/perforce/mwolff/.bashrc)</w:t>
      </w:r>
    </w:p>
    <w:p w:rsidR="003B204B" w:rsidRDefault="003B204B">
      <w:pPr>
        <w:pStyle w:val="BodyText"/>
        <w:numPr>
          <w:ilvl w:val="1"/>
          <w:numId w:val="29"/>
        </w:numPr>
      </w:pPr>
      <w:r>
        <w:t xml:space="preserve">#!/bin/bash  </w:t>
      </w:r>
    </w:p>
    <w:p w:rsidR="003B204B" w:rsidRDefault="003B204B">
      <w:pPr>
        <w:pStyle w:val="BodyText"/>
        <w:numPr>
          <w:ilvl w:val="1"/>
          <w:numId w:val="29"/>
        </w:numPr>
      </w:pPr>
      <w:r>
        <w:t>export PYTHONPATH=$PYTHONPATH:/home/arclight/perforce/mwolff/MapTesting/src/alam:/home/arclight/perforce/mwolff/MapTesting/src/aldb:/home/arclight/perforce/mwolff/MapTesting/src/alg:/home/arclight/perforce/mwolff/MapTesting/src/altg:/home/arclight/perforce/mwolff/MapTesting/src/mapbun:/home/arclight/perforce/mwolff/MapTesting/src/mysql:/home/arclight/perforce/mwolff/MapTesting/src/vsel:</w:t>
      </w:r>
    </w:p>
    <w:p w:rsidR="00944444" w:rsidRDefault="00944444">
      <w:pPr>
        <w:pStyle w:val="BodyText"/>
        <w:numPr>
          <w:ilvl w:val="0"/>
          <w:numId w:val="29"/>
        </w:numPr>
      </w:pPr>
      <w:r>
        <w:t>Renaming ip devices:</w:t>
      </w:r>
    </w:p>
    <w:p w:rsidR="00B83043" w:rsidRDefault="00944444">
      <w:pPr>
        <w:pStyle w:val="BodyText"/>
        <w:numPr>
          <w:ilvl w:val="1"/>
          <w:numId w:val="29"/>
        </w:numPr>
      </w:pPr>
      <w:r w:rsidRPr="00944444">
        <w:t>ip link set dev ${old interface name} name ${new interface name}</w:t>
      </w:r>
    </w:p>
    <w:p w:rsidR="003A14E7" w:rsidRDefault="003A14E7">
      <w:pPr>
        <w:pStyle w:val="BodyText"/>
        <w:numPr>
          <w:ilvl w:val="0"/>
          <w:numId w:val="29"/>
        </w:numPr>
      </w:pPr>
      <w:r>
        <w:t xml:space="preserve">For DNS, create  /etc/resolv.conf with </w:t>
      </w:r>
    </w:p>
    <w:p w:rsidR="003A14E7" w:rsidRDefault="003A14E7">
      <w:pPr>
        <w:pStyle w:val="BodyText"/>
        <w:numPr>
          <w:ilvl w:val="1"/>
          <w:numId w:val="29"/>
        </w:numPr>
      </w:pPr>
      <w:r>
        <w:t># Generated by NetworkManager</w:t>
      </w:r>
    </w:p>
    <w:p w:rsidR="003A14E7" w:rsidRDefault="003A14E7">
      <w:pPr>
        <w:pStyle w:val="BodyText"/>
        <w:numPr>
          <w:ilvl w:val="1"/>
          <w:numId w:val="29"/>
        </w:numPr>
      </w:pPr>
      <w:r>
        <w:t>search hq.corp.viasat.com</w:t>
      </w:r>
    </w:p>
    <w:p w:rsidR="003A14E7" w:rsidRDefault="003A14E7">
      <w:pPr>
        <w:pStyle w:val="BodyText"/>
        <w:numPr>
          <w:ilvl w:val="1"/>
          <w:numId w:val="29"/>
        </w:numPr>
      </w:pPr>
      <w:r>
        <w:t>nameserver 10.24.5.135</w:t>
      </w:r>
    </w:p>
    <w:p w:rsidR="007A1C6E" w:rsidRDefault="007A1C6E">
      <w:pPr>
        <w:pStyle w:val="BodyText"/>
        <w:numPr>
          <w:ilvl w:val="0"/>
          <w:numId w:val="29"/>
        </w:numPr>
      </w:pPr>
      <w:r>
        <w:t>Interfaces</w:t>
      </w:r>
    </w:p>
    <w:p w:rsidR="00D57670" w:rsidRDefault="00AF6BF4">
      <w:pPr>
        <w:pStyle w:val="BodyText"/>
        <w:numPr>
          <w:ilvl w:val="1"/>
          <w:numId w:val="29"/>
        </w:numPr>
      </w:pPr>
      <w:hyperlink r:id="rId43" w:history="1">
        <w:r w:rsidR="00D57670" w:rsidRPr="00F52A9F">
          <w:rPr>
            <w:rStyle w:val="Hyperlink"/>
          </w:rPr>
          <w:t>http://baturin.org/docs/iproute2/</w:t>
        </w:r>
      </w:hyperlink>
    </w:p>
    <w:p w:rsidR="007A1C6E" w:rsidRDefault="007A1C6E">
      <w:pPr>
        <w:pStyle w:val="BodyText"/>
        <w:numPr>
          <w:ilvl w:val="1"/>
          <w:numId w:val="29"/>
        </w:numPr>
      </w:pPr>
      <w:r w:rsidRPr="007A1C6E">
        <w:t>/etc/sysconfig/network-scripts</w:t>
      </w:r>
      <w:r>
        <w:t>/</w:t>
      </w:r>
      <w:r w:rsidRPr="007A1C6E">
        <w:t xml:space="preserve"> ifcfg-eth1.816</w:t>
      </w:r>
    </w:p>
    <w:p w:rsidR="0005017E" w:rsidRDefault="0005017E">
      <w:pPr>
        <w:pStyle w:val="BodyText"/>
        <w:numPr>
          <w:ilvl w:val="1"/>
          <w:numId w:val="29"/>
        </w:numPr>
      </w:pPr>
      <w:r>
        <w:t>VLAN Configuration</w:t>
      </w:r>
    </w:p>
    <w:p w:rsidR="007A1C6E" w:rsidRDefault="007A1C6E">
      <w:pPr>
        <w:pStyle w:val="BodyText"/>
        <w:numPr>
          <w:ilvl w:val="2"/>
          <w:numId w:val="29"/>
        </w:numPr>
      </w:pPr>
      <w:r w:rsidRPr="007A1C6E">
        <w:t>ip link add name eth1.816 link eth1 type vlan id 816</w:t>
      </w:r>
    </w:p>
    <w:p w:rsidR="007A1C6E" w:rsidRDefault="007A1C6E">
      <w:pPr>
        <w:pStyle w:val="BodyText"/>
        <w:numPr>
          <w:ilvl w:val="2"/>
          <w:numId w:val="29"/>
        </w:numPr>
      </w:pPr>
      <w:r w:rsidRPr="007A1C6E">
        <w:t>ip address add 192.168.106.47/24 dev eth1.816</w:t>
      </w:r>
    </w:p>
    <w:p w:rsidR="007A1C6E" w:rsidRDefault="007A1C6E">
      <w:pPr>
        <w:pStyle w:val="BodyText"/>
        <w:numPr>
          <w:ilvl w:val="2"/>
          <w:numId w:val="29"/>
        </w:numPr>
      </w:pPr>
      <w:r w:rsidRPr="007A1C6E">
        <w:t>ip route add 192.168.106.0/24 dev eth1.816</w:t>
      </w:r>
    </w:p>
    <w:p w:rsidR="00657D4B" w:rsidRDefault="00657D4B">
      <w:pPr>
        <w:pStyle w:val="BodyText"/>
        <w:numPr>
          <w:ilvl w:val="2"/>
          <w:numId w:val="29"/>
        </w:numPr>
      </w:pPr>
      <w:r>
        <w:t>ip link set dev eth1.816</w:t>
      </w:r>
      <w:r w:rsidRPr="00657D4B">
        <w:t xml:space="preserve"> up</w:t>
      </w:r>
    </w:p>
    <w:p w:rsidR="00D26FAC" w:rsidRDefault="00D26FAC">
      <w:pPr>
        <w:pStyle w:val="BodyText"/>
        <w:numPr>
          <w:ilvl w:val="0"/>
          <w:numId w:val="29"/>
        </w:numPr>
        <w:rPr>
          <w:ins w:id="667" w:author="Wolff, Michael" w:date="2016-02-02T18:23:00Z"/>
        </w:rPr>
      </w:pPr>
      <w:ins w:id="668" w:author="Wolff, Michael" w:date="2016-02-02T18:23:00Z">
        <w:r>
          <w:t>ssh/scp</w:t>
        </w:r>
      </w:ins>
    </w:p>
    <w:p w:rsidR="00D26FAC" w:rsidRDefault="00D26FAC" w:rsidP="000526E0">
      <w:pPr>
        <w:pStyle w:val="BodyText"/>
        <w:numPr>
          <w:ilvl w:val="1"/>
          <w:numId w:val="29"/>
        </w:numPr>
        <w:rPr>
          <w:ins w:id="669" w:author="Wolff, Michael" w:date="2016-02-02T18:23:00Z"/>
        </w:rPr>
      </w:pPr>
      <w:ins w:id="670" w:author="Wolff, Michael" w:date="2016-02-02T18:24:00Z">
        <w:r>
          <w:t xml:space="preserve">Setup </w:t>
        </w:r>
      </w:ins>
      <w:ins w:id="671" w:author="Wolff, Michael" w:date="2016-02-02T18:23:00Z">
        <w:r>
          <w:t xml:space="preserve"> </w:t>
        </w:r>
      </w:ins>
      <w:ins w:id="672" w:author="Wolff, Michael" w:date="2016-02-02T18:25:00Z">
        <w:r w:rsidRPr="00D26FAC">
          <w:t>/etc/ssh/ssh_known_hosts</w:t>
        </w:r>
        <w:r>
          <w:t xml:space="preserve"> with </w:t>
        </w:r>
      </w:ins>
      <w:ins w:id="673" w:author="Wolff, Michael" w:date="2016-02-02T18:28:00Z">
        <w:r>
          <w:t>an entry for</w:t>
        </w:r>
      </w:ins>
      <w:ins w:id="674" w:author="Wolff, Michael" w:date="2016-02-02T18:25:00Z">
        <w:r>
          <w:t xml:space="preserve"> each terminal</w:t>
        </w:r>
      </w:ins>
      <w:ins w:id="675" w:author="Wolff, Michael" w:date="2016-02-02T18:28:00Z">
        <w:r>
          <w:t xml:space="preserve"> (supported by VLAN)</w:t>
        </w:r>
      </w:ins>
      <w:ins w:id="676" w:author="Wolff, Michael" w:date="2016-02-02T18:25:00Z">
        <w:r>
          <w:t xml:space="preserve"> and RTNMS for remote termcfg and syslog retrieval</w:t>
        </w:r>
      </w:ins>
    </w:p>
    <w:p w:rsidR="00D8055B" w:rsidRDefault="00D8055B" w:rsidP="003D72FB">
      <w:pPr>
        <w:pStyle w:val="BodyText"/>
        <w:numPr>
          <w:ilvl w:val="0"/>
          <w:numId w:val="29"/>
        </w:numPr>
        <w:rPr>
          <w:ins w:id="677" w:author="Wolff, Michael" w:date="2015-11-19T14:25:00Z"/>
        </w:rPr>
      </w:pPr>
      <w:ins w:id="678" w:author="Wolff, Michael" w:date="2015-11-19T14:25:00Z">
        <w:r>
          <w:t>Console</w:t>
        </w:r>
      </w:ins>
    </w:p>
    <w:p w:rsidR="00A863A8" w:rsidRDefault="00D8055B" w:rsidP="000526E0">
      <w:pPr>
        <w:pStyle w:val="BodyText"/>
        <w:numPr>
          <w:ilvl w:val="1"/>
          <w:numId w:val="29"/>
        </w:numPr>
        <w:rPr>
          <w:ins w:id="679" w:author="Wolff, Michael" w:date="2016-02-23T11:09:00Z"/>
        </w:rPr>
      </w:pPr>
      <w:ins w:id="680" w:author="Wolff, Michael" w:date="2015-11-19T14:25:00Z">
        <w:r>
          <w:t xml:space="preserve">Use </w:t>
        </w:r>
      </w:ins>
      <w:r w:rsidR="00A863A8" w:rsidRPr="000526E0">
        <w:rPr>
          <w:highlight w:val="cyan"/>
        </w:rPr>
        <w:t>startx</w:t>
      </w:r>
      <w:r w:rsidR="00A863A8">
        <w:t xml:space="preserve"> to bring up console GUI on CentOS</w:t>
      </w:r>
    </w:p>
    <w:p w:rsidR="0026753F" w:rsidRDefault="0026753F" w:rsidP="00F17C85">
      <w:pPr>
        <w:pStyle w:val="Heading8"/>
        <w:rPr>
          <w:ins w:id="681" w:author="Wolff, Michael" w:date="2016-02-23T11:09:00Z"/>
        </w:rPr>
      </w:pPr>
      <w:bookmarkStart w:id="682" w:name="_Ref444097978"/>
      <w:ins w:id="683" w:author="Wolff, Michael" w:date="2016-02-23T11:09:00Z">
        <w:r>
          <w:t>PHP</w:t>
        </w:r>
        <w:bookmarkEnd w:id="682"/>
      </w:ins>
    </w:p>
    <w:p w:rsidR="00A90515" w:rsidRDefault="00A90515">
      <w:pPr>
        <w:pStyle w:val="BodyText"/>
        <w:rPr>
          <w:ins w:id="684" w:author="Wolff, Michael" w:date="2016-02-23T11:46:00Z"/>
        </w:rPr>
      </w:pPr>
      <w:ins w:id="685" w:author="Wolff, Michael" w:date="2016-02-23T11:46:00Z">
        <w:r>
          <w:t>Install PHP and phpMyAdmin for REDA</w:t>
        </w:r>
      </w:ins>
    </w:p>
    <w:p w:rsidR="00A90515" w:rsidRDefault="00A90515">
      <w:pPr>
        <w:pStyle w:val="BodyText"/>
        <w:rPr>
          <w:ins w:id="686" w:author="Wolff, Michael" w:date="2016-02-23T11:46:00Z"/>
        </w:rPr>
      </w:pPr>
    </w:p>
    <w:p w:rsidR="00A90515" w:rsidRDefault="00A90515" w:rsidP="000526E0">
      <w:pPr>
        <w:pStyle w:val="BodyText"/>
        <w:numPr>
          <w:ilvl w:val="0"/>
          <w:numId w:val="48"/>
        </w:numPr>
        <w:rPr>
          <w:ins w:id="687" w:author="Wolff, Michael" w:date="2016-02-23T11:49:00Z"/>
        </w:rPr>
      </w:pPr>
      <w:ins w:id="688" w:author="Wolff, Michael" w:date="2016-02-23T11:51:00Z">
        <w:r>
          <w:t>To i</w:t>
        </w:r>
      </w:ins>
      <w:ins w:id="689" w:author="Wolff, Michael" w:date="2016-02-23T11:09:00Z">
        <w:r>
          <w:t>nstall PHP on CENTOS-7</w:t>
        </w:r>
      </w:ins>
    </w:p>
    <w:p w:rsidR="0026753F" w:rsidRDefault="00A90515" w:rsidP="000526E0">
      <w:pPr>
        <w:pStyle w:val="BodyText"/>
        <w:numPr>
          <w:ilvl w:val="1"/>
          <w:numId w:val="48"/>
        </w:numPr>
        <w:rPr>
          <w:ins w:id="690" w:author="Wolff, Michael" w:date="2016-02-23T11:49:00Z"/>
        </w:rPr>
      </w:pPr>
      <w:ins w:id="691" w:author="Wolff, Michael" w:date="2016-02-23T11:49:00Z">
        <w:r>
          <w:lastRenderedPageBreak/>
          <w:t xml:space="preserve">Follow these instructions, </w:t>
        </w:r>
        <w:r>
          <w:fldChar w:fldCharType="begin"/>
        </w:r>
        <w:r>
          <w:instrText xml:space="preserve"> HYPERLINK "</w:instrText>
        </w:r>
      </w:ins>
      <w:ins w:id="692" w:author="Wolff, Michael" w:date="2016-02-23T11:09:00Z">
        <w:r w:rsidRPr="00FD5078">
          <w:instrText>https://centoshelp.org/servers/web/installing-php-5-5x-or-5-6x-on-centos/</w:instrText>
        </w:r>
      </w:ins>
      <w:ins w:id="693" w:author="Wolff, Michael" w:date="2016-02-23T11:49:00Z">
        <w:r>
          <w:instrText xml:space="preserve">" </w:instrText>
        </w:r>
      </w:ins>
      <w:ins w:id="694" w:author="Wolff, Michael" w:date="2016-02-26T10:43:00Z"/>
      <w:ins w:id="695" w:author="Wolff, Michael" w:date="2016-02-23T11:49:00Z">
        <w:r>
          <w:fldChar w:fldCharType="separate"/>
        </w:r>
      </w:ins>
      <w:ins w:id="696" w:author="Wolff, Michael" w:date="2016-02-23T11:09:00Z">
        <w:r w:rsidRPr="00476AA3">
          <w:rPr>
            <w:rStyle w:val="Hyperlink"/>
          </w:rPr>
          <w:t>https://centoshelp.org/servers/web/installing-php-5-5x-or-5-6x-on-centos/</w:t>
        </w:r>
      </w:ins>
      <w:ins w:id="697" w:author="Wolff, Michael" w:date="2016-02-23T11:49:00Z">
        <w:r>
          <w:fldChar w:fldCharType="end"/>
        </w:r>
      </w:ins>
    </w:p>
    <w:p w:rsidR="00A90515" w:rsidRDefault="00A90515" w:rsidP="003D72FB">
      <w:pPr>
        <w:pStyle w:val="BodyText"/>
        <w:numPr>
          <w:ilvl w:val="1"/>
          <w:numId w:val="48"/>
        </w:numPr>
        <w:rPr>
          <w:ins w:id="698" w:author="Wolff, Michael" w:date="2016-02-23T11:50:00Z"/>
        </w:rPr>
      </w:pPr>
      <w:ins w:id="699" w:author="Wolff, Michael" w:date="2016-02-23T11:50:00Z">
        <w:r>
          <w:t>yum install php56u</w:t>
        </w:r>
      </w:ins>
    </w:p>
    <w:p w:rsidR="00A90515" w:rsidRDefault="00A90515" w:rsidP="003D72FB">
      <w:pPr>
        <w:pStyle w:val="BodyText"/>
        <w:numPr>
          <w:ilvl w:val="1"/>
          <w:numId w:val="48"/>
        </w:numPr>
        <w:rPr>
          <w:ins w:id="700" w:author="Wolff, Michael" w:date="2016-02-23T11:50:00Z"/>
        </w:rPr>
      </w:pPr>
      <w:ins w:id="701" w:author="Wolff, Michael" w:date="2016-02-23T11:50:00Z">
        <w:r>
          <w:t xml:space="preserve">  yum install php56u-mysqlnd.x86_64</w:t>
        </w:r>
      </w:ins>
    </w:p>
    <w:p w:rsidR="00A90515" w:rsidRDefault="00A90515">
      <w:pPr>
        <w:pStyle w:val="BodyText"/>
        <w:numPr>
          <w:ilvl w:val="1"/>
          <w:numId w:val="48"/>
        </w:numPr>
        <w:rPr>
          <w:ins w:id="702" w:author="Wolff, Michael" w:date="2016-02-23T11:50:00Z"/>
        </w:rPr>
      </w:pPr>
      <w:ins w:id="703" w:author="Wolff, Michael" w:date="2016-02-23T11:50:00Z">
        <w:r>
          <w:t xml:space="preserve">  yum install php56u-mbstring.x86_64</w:t>
        </w:r>
      </w:ins>
    </w:p>
    <w:p w:rsidR="00A90515" w:rsidRDefault="00A90515">
      <w:pPr>
        <w:pStyle w:val="BodyText"/>
        <w:numPr>
          <w:ilvl w:val="1"/>
          <w:numId w:val="48"/>
        </w:numPr>
        <w:rPr>
          <w:ins w:id="704" w:author="Wolff, Michael" w:date="2016-02-23T11:50:00Z"/>
        </w:rPr>
      </w:pPr>
      <w:ins w:id="705" w:author="Wolff, Michael" w:date="2016-02-23T11:50:00Z">
        <w:r>
          <w:t xml:space="preserve">  yum install php56u-xml.x86_64</w:t>
        </w:r>
      </w:ins>
    </w:p>
    <w:p w:rsidR="00A90515" w:rsidRDefault="00A90515">
      <w:pPr>
        <w:pStyle w:val="BodyText"/>
        <w:numPr>
          <w:ilvl w:val="1"/>
          <w:numId w:val="48"/>
        </w:numPr>
        <w:rPr>
          <w:ins w:id="706" w:author="Wolff, Michael" w:date="2016-02-23T11:50:00Z"/>
        </w:rPr>
      </w:pPr>
      <w:ins w:id="707" w:author="Wolff, Michael" w:date="2016-02-23T11:50:00Z">
        <w:r>
          <w:t xml:space="preserve">  yum install php56u-xmlrpc.x86_64</w:t>
        </w:r>
      </w:ins>
    </w:p>
    <w:p w:rsidR="00A90515" w:rsidRDefault="00A90515">
      <w:pPr>
        <w:pStyle w:val="BodyText"/>
        <w:numPr>
          <w:ilvl w:val="1"/>
          <w:numId w:val="48"/>
        </w:numPr>
        <w:rPr>
          <w:ins w:id="708" w:author="Wolff, Michael" w:date="2016-02-23T11:50:00Z"/>
        </w:rPr>
      </w:pPr>
      <w:ins w:id="709" w:author="Wolff, Michael" w:date="2016-02-23T11:50:00Z">
        <w:r>
          <w:t xml:space="preserve">  yum install php56u-opcache.x86_64</w:t>
        </w:r>
      </w:ins>
    </w:p>
    <w:p w:rsidR="00A90515" w:rsidRDefault="00A90515">
      <w:pPr>
        <w:pStyle w:val="BodyText"/>
        <w:numPr>
          <w:ilvl w:val="1"/>
          <w:numId w:val="48"/>
        </w:numPr>
        <w:rPr>
          <w:ins w:id="710" w:author="Wolff, Michael" w:date="2016-02-23T11:50:00Z"/>
        </w:rPr>
      </w:pPr>
      <w:ins w:id="711" w:author="Wolff, Michael" w:date="2016-02-23T11:50:00Z">
        <w:r>
          <w:t xml:space="preserve">  yum install php56u.x86_64</w:t>
        </w:r>
      </w:ins>
    </w:p>
    <w:p w:rsidR="00A90515" w:rsidRDefault="00A90515">
      <w:pPr>
        <w:pStyle w:val="BodyText"/>
        <w:numPr>
          <w:ilvl w:val="1"/>
          <w:numId w:val="48"/>
        </w:numPr>
        <w:rPr>
          <w:ins w:id="712" w:author="Wolff, Michael" w:date="2016-02-23T11:50:00Z"/>
        </w:rPr>
      </w:pPr>
      <w:ins w:id="713" w:author="Wolff, Michael" w:date="2016-02-23T11:50:00Z">
        <w:r>
          <w:t xml:space="preserve">  yum install php56u-bcmath.x86_64</w:t>
        </w:r>
      </w:ins>
    </w:p>
    <w:p w:rsidR="00A90515" w:rsidRDefault="00A90515">
      <w:pPr>
        <w:pStyle w:val="BodyText"/>
        <w:numPr>
          <w:ilvl w:val="1"/>
          <w:numId w:val="48"/>
        </w:numPr>
        <w:rPr>
          <w:ins w:id="714" w:author="Wolff, Michael" w:date="2016-02-23T11:50:00Z"/>
        </w:rPr>
      </w:pPr>
      <w:ins w:id="715" w:author="Wolff, Michael" w:date="2016-02-23T11:50:00Z">
        <w:r>
          <w:t xml:space="preserve">  yum install php56u-fpm.x86_64</w:t>
        </w:r>
      </w:ins>
    </w:p>
    <w:p w:rsidR="00A90515" w:rsidRDefault="00A90515">
      <w:pPr>
        <w:pStyle w:val="BodyText"/>
        <w:numPr>
          <w:ilvl w:val="1"/>
          <w:numId w:val="48"/>
        </w:numPr>
        <w:rPr>
          <w:ins w:id="716" w:author="Wolff, Michael" w:date="2016-02-23T11:50:00Z"/>
        </w:rPr>
      </w:pPr>
      <w:ins w:id="717" w:author="Wolff, Michael" w:date="2016-02-23T11:50:00Z">
        <w:r>
          <w:t xml:space="preserve">  yum install  php56u-gd.x86_64</w:t>
        </w:r>
      </w:ins>
    </w:p>
    <w:p w:rsidR="00A90515" w:rsidRDefault="00A90515">
      <w:pPr>
        <w:pStyle w:val="BodyText"/>
        <w:numPr>
          <w:ilvl w:val="1"/>
          <w:numId w:val="48"/>
        </w:numPr>
        <w:rPr>
          <w:ins w:id="718" w:author="Wolff, Michael" w:date="2016-02-23T11:50:00Z"/>
        </w:rPr>
      </w:pPr>
      <w:ins w:id="719" w:author="Wolff, Michael" w:date="2016-02-23T11:50:00Z">
        <w:r>
          <w:t xml:space="preserve">  yum install  php56u-mcrypt.x86_64</w:t>
        </w:r>
      </w:ins>
    </w:p>
    <w:p w:rsidR="00A90515" w:rsidRDefault="00A90515">
      <w:pPr>
        <w:pStyle w:val="BodyText"/>
        <w:numPr>
          <w:ilvl w:val="1"/>
          <w:numId w:val="48"/>
        </w:numPr>
        <w:rPr>
          <w:ins w:id="720" w:author="Wolff, Michael" w:date="2016-02-23T11:50:00Z"/>
        </w:rPr>
      </w:pPr>
      <w:ins w:id="721" w:author="Wolff, Michael" w:date="2016-02-23T11:50:00Z">
        <w:r>
          <w:t xml:space="preserve">  yum install php56u-zip.x86_64</w:t>
        </w:r>
      </w:ins>
    </w:p>
    <w:p w:rsidR="00A90515" w:rsidRDefault="00A90515">
      <w:pPr>
        <w:pStyle w:val="BodyText"/>
        <w:numPr>
          <w:ilvl w:val="1"/>
          <w:numId w:val="48"/>
        </w:numPr>
        <w:rPr>
          <w:ins w:id="722" w:author="Wolff, Michael" w:date="2016-02-23T11:50:00Z"/>
        </w:rPr>
      </w:pPr>
      <w:ins w:id="723" w:author="Wolff, Michael" w:date="2016-02-23T11:50:00Z">
        <w:r>
          <w:t xml:space="preserve">  yum install php56u-session.x86_64</w:t>
        </w:r>
      </w:ins>
    </w:p>
    <w:p w:rsidR="0026753F" w:rsidRDefault="0026753F">
      <w:pPr>
        <w:pStyle w:val="BodyText"/>
        <w:rPr>
          <w:ins w:id="724" w:author="Wolff, Michael" w:date="2016-02-23T11:09:00Z"/>
        </w:rPr>
      </w:pPr>
    </w:p>
    <w:p w:rsidR="0026753F" w:rsidRDefault="00A90515" w:rsidP="000526E0">
      <w:pPr>
        <w:pStyle w:val="BodyText"/>
        <w:numPr>
          <w:ilvl w:val="0"/>
          <w:numId w:val="48"/>
        </w:numPr>
        <w:rPr>
          <w:ins w:id="725" w:author="Wolff, Michael" w:date="2016-02-23T11:20:00Z"/>
        </w:rPr>
      </w:pPr>
      <w:ins w:id="726" w:author="Wolff, Michael" w:date="2016-02-23T11:52:00Z">
        <w:r>
          <w:t>To</w:t>
        </w:r>
      </w:ins>
      <w:ins w:id="727" w:author="Wolff, Michael" w:date="2016-02-23T11:09:00Z">
        <w:r w:rsidR="0026753F">
          <w:t xml:space="preserve"> install phpMyAdmin,</w:t>
        </w:r>
      </w:ins>
    </w:p>
    <w:p w:rsidR="008469B9" w:rsidRDefault="00D54FB6" w:rsidP="000526E0">
      <w:pPr>
        <w:pStyle w:val="BodyText"/>
        <w:numPr>
          <w:ilvl w:val="1"/>
          <w:numId w:val="48"/>
        </w:numPr>
        <w:rPr>
          <w:ins w:id="728" w:author="Wolff, Michael" w:date="2016-02-23T11:09:00Z"/>
        </w:rPr>
      </w:pPr>
      <w:ins w:id="729" w:author="Wolff, Michael" w:date="2016-02-23T11:24:00Z">
        <w:r>
          <w:t>yum install  phpmyadmin (prerequisite: epel-release-7-5.noarch</w:t>
        </w:r>
      </w:ins>
      <w:ins w:id="730" w:author="Wolff, Michael" w:date="2016-02-23T11:25:00Z">
        <w:r>
          <w:t xml:space="preserve"> (rpm -qa | grep epel)</w:t>
        </w:r>
      </w:ins>
    </w:p>
    <w:p w:rsidR="0026753F" w:rsidRDefault="0026753F" w:rsidP="003D72FB">
      <w:pPr>
        <w:pStyle w:val="BodyText"/>
        <w:rPr>
          <w:ins w:id="731" w:author="Wolff, Michael" w:date="2016-02-23T11:26:00Z"/>
        </w:rPr>
      </w:pPr>
    </w:p>
    <w:p w:rsidR="00D54FB6" w:rsidRDefault="00D54FB6" w:rsidP="000526E0">
      <w:pPr>
        <w:pStyle w:val="BodyText"/>
        <w:numPr>
          <w:ilvl w:val="1"/>
          <w:numId w:val="48"/>
        </w:numPr>
      </w:pPr>
      <w:ins w:id="732" w:author="Wolff, Michael" w:date="2016-02-23T11:26:00Z">
        <w:r>
          <w:t xml:space="preserve">Hint: </w:t>
        </w:r>
        <w:r w:rsidRPr="00D54FB6">
          <w:t>http://www.krizna.com/centos/install-phpmyadmin-centos-7/</w:t>
        </w:r>
      </w:ins>
    </w:p>
    <w:p w:rsidR="00725B08" w:rsidRDefault="00725B08" w:rsidP="000526E0">
      <w:pPr>
        <w:pStyle w:val="Heading9"/>
      </w:pPr>
      <w:r>
        <w:t>Third-level Appendix A heading</w:t>
      </w:r>
      <w:bookmarkEnd w:id="666"/>
    </w:p>
    <w:p w:rsidR="00725B08" w:rsidRDefault="00725B08">
      <w:pPr>
        <w:pStyle w:val="BodyText"/>
      </w:pPr>
      <w:r>
        <w:t>Body text in Appendix A.</w:t>
      </w:r>
      <w:r w:rsidR="0026753F">
        <w:t>x</w:t>
      </w:r>
      <w:r>
        <w:t>.</w:t>
      </w:r>
      <w:r w:rsidR="0026753F">
        <w:t>y</w:t>
      </w:r>
      <w:r>
        <w:t>.</w:t>
      </w:r>
    </w:p>
    <w:p w:rsidR="00FD5078" w:rsidRDefault="00FD5078">
      <w:pPr>
        <w:pStyle w:val="BodyText"/>
      </w:pPr>
    </w:p>
    <w:p w:rsidR="00725B08" w:rsidRDefault="00725B08" w:rsidP="000526E0">
      <w:pPr>
        <w:pStyle w:val="Heading7"/>
      </w:pPr>
      <w:r>
        <w:lastRenderedPageBreak/>
        <w:t xml:space="preserve">Appendix </w:t>
      </w:r>
      <w:r w:rsidR="008D1F7F">
        <w:t>B</w:t>
      </w:r>
      <w:r w:rsidR="00485F2B">
        <w:t xml:space="preserve"> - Hub Setup</w:t>
      </w:r>
    </w:p>
    <w:p w:rsidR="00725B08" w:rsidRDefault="00485F2B">
      <w:pPr>
        <w:pStyle w:val="BodyText"/>
      </w:pPr>
      <w:r>
        <w:t>Server configuration notes</w:t>
      </w:r>
    </w:p>
    <w:p w:rsidR="00485F2B" w:rsidRDefault="00485F2B">
      <w:pPr>
        <w:pStyle w:val="BodyText"/>
        <w:numPr>
          <w:ilvl w:val="0"/>
          <w:numId w:val="37"/>
        </w:numPr>
      </w:pPr>
      <w:r>
        <w:t>NMS</w:t>
      </w:r>
    </w:p>
    <w:p w:rsidR="00485F2B" w:rsidRDefault="00485F2B">
      <w:pPr>
        <w:pStyle w:val="BodyText"/>
        <w:numPr>
          <w:ilvl w:val="1"/>
          <w:numId w:val="37"/>
        </w:numPr>
      </w:pPr>
      <w:r>
        <w:t>SuSE 11.3</w:t>
      </w:r>
    </w:p>
    <w:p w:rsidR="00485F2B" w:rsidRDefault="00485F2B">
      <w:pPr>
        <w:pStyle w:val="BodyText"/>
        <w:numPr>
          <w:ilvl w:val="0"/>
          <w:numId w:val="37"/>
        </w:numPr>
      </w:pPr>
      <w:r>
        <w:t>EMS, RtNMS, IPE</w:t>
      </w:r>
    </w:p>
    <w:p w:rsidR="00485F2B" w:rsidRDefault="00485F2B">
      <w:pPr>
        <w:pStyle w:val="BodyText"/>
        <w:numPr>
          <w:ilvl w:val="1"/>
          <w:numId w:val="37"/>
        </w:numPr>
      </w:pPr>
      <w:r>
        <w:t>SuSE 11.1</w:t>
      </w:r>
    </w:p>
    <w:p w:rsidR="002E6291" w:rsidRDefault="002E6291">
      <w:pPr>
        <w:pStyle w:val="BodyText"/>
        <w:numPr>
          <w:ilvl w:val="0"/>
          <w:numId w:val="37"/>
        </w:numPr>
      </w:pPr>
      <w:r>
        <w:t>General</w:t>
      </w:r>
    </w:p>
    <w:p w:rsidR="002E6291" w:rsidRDefault="002E6291">
      <w:pPr>
        <w:pStyle w:val="BodyText"/>
        <w:numPr>
          <w:ilvl w:val="1"/>
          <w:numId w:val="37"/>
        </w:numPr>
      </w:pPr>
      <w:r>
        <w:t>Use yast to configure</w:t>
      </w:r>
    </w:p>
    <w:p w:rsidR="00725B08" w:rsidRDefault="00725B08">
      <w:pPr>
        <w:pStyle w:val="BodyText"/>
      </w:pPr>
    </w:p>
    <w:p w:rsidR="00725B08" w:rsidRDefault="00725B08" w:rsidP="000526E0">
      <w:pPr>
        <w:pStyle w:val="Heading8"/>
      </w:pPr>
      <w:r>
        <w:t xml:space="preserve">Second-level Appendix </w:t>
      </w:r>
      <w:r w:rsidR="008D1F7F">
        <w:t>B</w:t>
      </w:r>
      <w:r>
        <w:t xml:space="preserve"> heading</w:t>
      </w:r>
    </w:p>
    <w:p w:rsidR="00725B08" w:rsidRDefault="00347F5B">
      <w:pPr>
        <w:pStyle w:val="BodyText"/>
      </w:pPr>
      <w:r>
        <w:t>Body text in Appendix B</w:t>
      </w:r>
      <w:r w:rsidR="00725B08">
        <w:t>.1.</w:t>
      </w:r>
    </w:p>
    <w:p w:rsidR="00725B08" w:rsidRDefault="00725B08">
      <w:pPr>
        <w:pStyle w:val="BodyText"/>
      </w:pPr>
    </w:p>
    <w:p w:rsidR="00725B08" w:rsidRDefault="00725B08" w:rsidP="000526E0">
      <w:pPr>
        <w:pStyle w:val="Heading9"/>
      </w:pPr>
      <w:r>
        <w:t xml:space="preserve">Third-level Appendix </w:t>
      </w:r>
      <w:r w:rsidR="008D1F7F">
        <w:t>B</w:t>
      </w:r>
      <w:r>
        <w:t xml:space="preserve"> heading</w:t>
      </w:r>
    </w:p>
    <w:p w:rsidR="00725B08" w:rsidRDefault="00347F5B">
      <w:pPr>
        <w:pStyle w:val="BodyText"/>
      </w:pPr>
      <w:r>
        <w:t>Body text in Appendix B</w:t>
      </w:r>
      <w:r w:rsidR="00725B08">
        <w:t>.1.1.</w:t>
      </w:r>
    </w:p>
    <w:p w:rsidR="00022754" w:rsidRDefault="00022754">
      <w:pPr>
        <w:pStyle w:val="BodyText"/>
      </w:pPr>
    </w:p>
    <w:p w:rsidR="00022754" w:rsidRDefault="00022754"/>
    <w:p w:rsidR="00725B08" w:rsidRPr="00022754" w:rsidRDefault="00022754">
      <w:pPr>
        <w:tabs>
          <w:tab w:val="left" w:pos="3645"/>
        </w:tabs>
      </w:pPr>
      <w:r>
        <w:tab/>
      </w:r>
    </w:p>
    <w:sectPr w:rsidR="00725B08" w:rsidRPr="00022754" w:rsidSect="00A56733">
      <w:pgSz w:w="12240" w:h="15840"/>
      <w:pgMar w:top="1440" w:right="1440" w:bottom="1440" w:left="1440" w:header="720" w:footer="720"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08B3" w:rsidRDefault="00EE08B3">
      <w:r>
        <w:separator/>
      </w:r>
    </w:p>
  </w:endnote>
  <w:endnote w:type="continuationSeparator" w:id="0">
    <w:p w:rsidR="00EE08B3" w:rsidRDefault="00EE0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2102" w:rsidRPr="00B32324" w:rsidRDefault="007B2102" w:rsidP="00B32324">
    <w:pPr>
      <w:shd w:val="clear" w:color="auto" w:fill="B3B3B3"/>
      <w:autoSpaceDE w:val="0"/>
      <w:autoSpaceDN w:val="0"/>
      <w:adjustRightInd w:val="0"/>
      <w:jc w:val="center"/>
      <w:rPr>
        <w:b/>
        <w:bCs/>
        <w:i/>
        <w:iCs/>
        <w:sz w:val="20"/>
      </w:rPr>
    </w:pPr>
    <w:r w:rsidRPr="00B32324">
      <w:rPr>
        <w:b/>
        <w:bCs/>
        <w:i/>
        <w:iCs/>
        <w:sz w:val="20"/>
      </w:rPr>
      <w:t>ViaSat Proprietary</w:t>
    </w:r>
  </w:p>
  <w:p w:rsidR="007B2102" w:rsidRPr="00B32324" w:rsidRDefault="007B2102" w:rsidP="00B32324">
    <w:pPr>
      <w:shd w:val="clear" w:color="auto" w:fill="B3B3B3"/>
      <w:autoSpaceDE w:val="0"/>
      <w:autoSpaceDN w:val="0"/>
      <w:adjustRightInd w:val="0"/>
      <w:jc w:val="center"/>
      <w:rPr>
        <w:b/>
        <w:bCs/>
        <w:i/>
        <w:iCs/>
        <w:sz w:val="20"/>
      </w:rPr>
    </w:pPr>
    <w:r w:rsidRPr="00B32324">
      <w:rPr>
        <w:b/>
        <w:bCs/>
        <w:i/>
        <w:iCs/>
        <w:sz w:val="20"/>
      </w:rPr>
      <w:t>This material contains information proprietary to ViaSat, Inc.</w:t>
    </w:r>
  </w:p>
  <w:p w:rsidR="007B2102" w:rsidRPr="00B32324" w:rsidRDefault="007B2102" w:rsidP="00B32324">
    <w:pPr>
      <w:shd w:val="clear" w:color="auto" w:fill="B3B3B3"/>
      <w:autoSpaceDE w:val="0"/>
      <w:autoSpaceDN w:val="0"/>
      <w:adjustRightInd w:val="0"/>
      <w:jc w:val="center"/>
      <w:rPr>
        <w:b/>
        <w:bCs/>
        <w:i/>
        <w:iCs/>
        <w:sz w:val="20"/>
      </w:rPr>
    </w:pPr>
    <w:r w:rsidRPr="00B32324">
      <w:rPr>
        <w:b/>
        <w:bCs/>
        <w:i/>
        <w:iCs/>
        <w:sz w:val="20"/>
      </w:rPr>
      <w:t>Disclosure to others, use or copying without the prior express written</w:t>
    </w:r>
  </w:p>
  <w:p w:rsidR="007B2102" w:rsidRPr="00B26C06" w:rsidRDefault="007B2102" w:rsidP="00B32324">
    <w:pPr>
      <w:shd w:val="clear" w:color="auto" w:fill="B3B3B3"/>
      <w:autoSpaceDE w:val="0"/>
      <w:autoSpaceDN w:val="0"/>
      <w:adjustRightInd w:val="0"/>
      <w:jc w:val="center"/>
      <w:rPr>
        <w:sz w:val="20"/>
      </w:rPr>
    </w:pPr>
    <w:r w:rsidRPr="00B32324">
      <w:rPr>
        <w:b/>
        <w:bCs/>
        <w:i/>
        <w:iCs/>
        <w:sz w:val="20"/>
      </w:rPr>
      <w:t>authorization of ViaSat, Inc. is strictly prohibited.</w:t>
    </w:r>
  </w:p>
  <w:p w:rsidR="007B2102" w:rsidRPr="001B2D16" w:rsidRDefault="007B2102" w:rsidP="00430DB6">
    <w:pPr>
      <w:rPr>
        <w:rFonts w:ascii="Arial" w:hAnsi="Arial" w:cs="Arial"/>
        <w:sz w:val="16"/>
        <w:szCs w:val="16"/>
      </w:rPr>
    </w:pPr>
  </w:p>
  <w:p w:rsidR="007B2102" w:rsidRPr="0066677D" w:rsidRDefault="007B2102" w:rsidP="00262E48">
    <w:pPr>
      <w:jc w:val="center"/>
      <w:rPr>
        <w:b/>
        <w:sz w:val="12"/>
        <w:szCs w:val="12"/>
      </w:rPr>
    </w:pPr>
    <w:r>
      <w:rPr>
        <w:rFonts w:ascii="Arial" w:hAnsi="Arial" w:cs="Arial"/>
        <w:sz w:val="12"/>
        <w:szCs w:val="12"/>
      </w:rPr>
      <w:t>Based on Template PR000280 Rev.002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2102" w:rsidRPr="00AA5102" w:rsidRDefault="007B2102" w:rsidP="00430DB6">
    <w:pPr>
      <w:shd w:val="clear" w:color="auto" w:fill="B3B3B3"/>
      <w:autoSpaceDE w:val="0"/>
      <w:autoSpaceDN w:val="0"/>
      <w:adjustRightInd w:val="0"/>
      <w:jc w:val="center"/>
      <w:rPr>
        <w:b/>
        <w:bCs/>
        <w:iCs/>
        <w:sz w:val="20"/>
      </w:rPr>
    </w:pPr>
    <w:r>
      <w:rPr>
        <w:b/>
        <w:bCs/>
        <w:iCs/>
        <w:sz w:val="20"/>
      </w:rPr>
      <w:fldChar w:fldCharType="begin"/>
    </w:r>
    <w:r>
      <w:rPr>
        <w:b/>
        <w:bCs/>
        <w:iCs/>
        <w:sz w:val="20"/>
      </w:rPr>
      <w:instrText xml:space="preserve"> PAGE  \* roman  \* MERGEFORMAT </w:instrText>
    </w:r>
    <w:r>
      <w:rPr>
        <w:b/>
        <w:bCs/>
        <w:iCs/>
        <w:sz w:val="20"/>
      </w:rPr>
      <w:fldChar w:fldCharType="separate"/>
    </w:r>
    <w:r w:rsidR="00235EC1">
      <w:rPr>
        <w:b/>
        <w:bCs/>
        <w:iCs/>
        <w:noProof/>
        <w:sz w:val="20"/>
      </w:rPr>
      <w:t>i</w:t>
    </w:r>
    <w:r>
      <w:rPr>
        <w:b/>
        <w:bCs/>
        <w:iCs/>
        <w:sz w:val="20"/>
      </w:rPr>
      <w:fldChar w:fldCharType="end"/>
    </w:r>
  </w:p>
  <w:p w:rsidR="007B2102" w:rsidRPr="00B26C06" w:rsidRDefault="007B2102" w:rsidP="00430DB6">
    <w:pPr>
      <w:shd w:val="clear" w:color="auto" w:fill="B3B3B3"/>
      <w:autoSpaceDE w:val="0"/>
      <w:autoSpaceDN w:val="0"/>
      <w:adjustRightInd w:val="0"/>
      <w:jc w:val="center"/>
      <w:rPr>
        <w:sz w:val="20"/>
      </w:rPr>
    </w:pPr>
    <w:r w:rsidRPr="00B32324">
      <w:rPr>
        <w:b/>
        <w:bCs/>
        <w:i/>
        <w:iCs/>
        <w:sz w:val="20"/>
      </w:rPr>
      <w:t>Distribution and copyright assignment gove</w:t>
    </w:r>
    <w:r>
      <w:rPr>
        <w:b/>
        <w:bCs/>
        <w:i/>
        <w:iCs/>
        <w:sz w:val="20"/>
      </w:rPr>
      <w:t>rned by statement on title page.</w:t>
    </w:r>
  </w:p>
  <w:p w:rsidR="007B2102" w:rsidRPr="001B2D16" w:rsidRDefault="007B2102" w:rsidP="00430DB6">
    <w:pPr>
      <w:rPr>
        <w:rFonts w:ascii="Arial" w:hAnsi="Arial" w:cs="Arial"/>
        <w:sz w:val="16"/>
        <w:szCs w:val="16"/>
      </w:rPr>
    </w:pPr>
  </w:p>
  <w:p w:rsidR="007B2102" w:rsidRPr="00262E48" w:rsidRDefault="007B2102" w:rsidP="00262E48">
    <w:pPr>
      <w:jc w:val="center"/>
      <w:rPr>
        <w:b/>
        <w:sz w:val="12"/>
        <w:szCs w:val="12"/>
      </w:rPr>
    </w:pPr>
    <w:r>
      <w:rPr>
        <w:rFonts w:ascii="Arial" w:hAnsi="Arial" w:cs="Arial"/>
        <w:sz w:val="12"/>
        <w:szCs w:val="12"/>
      </w:rPr>
      <w:t>Based on Template PR000280 Rev.002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230" w:rsidRPr="00AA5102" w:rsidRDefault="008D3230" w:rsidP="00430DB6">
    <w:pPr>
      <w:shd w:val="clear" w:color="auto" w:fill="B3B3B3"/>
      <w:autoSpaceDE w:val="0"/>
      <w:autoSpaceDN w:val="0"/>
      <w:adjustRightInd w:val="0"/>
      <w:jc w:val="center"/>
      <w:rPr>
        <w:b/>
        <w:bCs/>
        <w:iCs/>
        <w:sz w:val="20"/>
      </w:rPr>
    </w:pPr>
    <w:r>
      <w:rPr>
        <w:b/>
        <w:bCs/>
        <w:iCs/>
        <w:sz w:val="20"/>
      </w:rPr>
      <w:fldChar w:fldCharType="begin"/>
    </w:r>
    <w:r>
      <w:rPr>
        <w:b/>
        <w:bCs/>
        <w:iCs/>
        <w:sz w:val="20"/>
      </w:rPr>
      <w:instrText xml:space="preserve"> PAGE  </w:instrText>
    </w:r>
    <w:r>
      <w:rPr>
        <w:b/>
        <w:bCs/>
        <w:iCs/>
        <w:sz w:val="20"/>
      </w:rPr>
      <w:fldChar w:fldCharType="separate"/>
    </w:r>
    <w:r w:rsidR="00235EC1">
      <w:rPr>
        <w:b/>
        <w:bCs/>
        <w:iCs/>
        <w:noProof/>
        <w:sz w:val="20"/>
      </w:rPr>
      <w:t>3</w:t>
    </w:r>
    <w:r>
      <w:rPr>
        <w:b/>
        <w:bCs/>
        <w:iCs/>
        <w:sz w:val="20"/>
      </w:rPr>
      <w:fldChar w:fldCharType="end"/>
    </w:r>
  </w:p>
  <w:p w:rsidR="008D3230" w:rsidRPr="00B26C06" w:rsidRDefault="008D3230" w:rsidP="00430DB6">
    <w:pPr>
      <w:shd w:val="clear" w:color="auto" w:fill="B3B3B3"/>
      <w:autoSpaceDE w:val="0"/>
      <w:autoSpaceDN w:val="0"/>
      <w:adjustRightInd w:val="0"/>
      <w:jc w:val="center"/>
      <w:rPr>
        <w:sz w:val="20"/>
      </w:rPr>
    </w:pPr>
    <w:r w:rsidRPr="00B32324">
      <w:rPr>
        <w:b/>
        <w:bCs/>
        <w:i/>
        <w:iCs/>
        <w:sz w:val="20"/>
      </w:rPr>
      <w:t>Distribution and copyright assignment governed by statement on title page.</w:t>
    </w:r>
  </w:p>
  <w:p w:rsidR="008D3230" w:rsidRPr="001B2D16" w:rsidRDefault="008D3230" w:rsidP="00430DB6">
    <w:pPr>
      <w:rPr>
        <w:rFonts w:ascii="Arial" w:hAnsi="Arial" w:cs="Arial"/>
        <w:sz w:val="16"/>
        <w:szCs w:val="16"/>
      </w:rPr>
    </w:pPr>
  </w:p>
  <w:p w:rsidR="008D3230" w:rsidRPr="00262E48" w:rsidRDefault="008D3230" w:rsidP="00262E48">
    <w:pPr>
      <w:jc w:val="center"/>
      <w:rPr>
        <w:b/>
        <w:sz w:val="12"/>
        <w:szCs w:val="12"/>
      </w:rPr>
    </w:pPr>
    <w:r>
      <w:rPr>
        <w:rFonts w:ascii="Arial" w:hAnsi="Arial" w:cs="Arial"/>
        <w:sz w:val="12"/>
        <w:szCs w:val="12"/>
      </w:rPr>
      <w:t>Based on Template PR000280 Rev.002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08B3" w:rsidRDefault="00EE08B3">
      <w:r>
        <w:separator/>
      </w:r>
    </w:p>
  </w:footnote>
  <w:footnote w:type="continuationSeparator" w:id="0">
    <w:p w:rsidR="00EE08B3" w:rsidRDefault="00EE08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2102" w:rsidRPr="008165D8" w:rsidRDefault="007B2102" w:rsidP="0020301A">
    <w:pPr>
      <w:pStyle w:val="HeaderFooterFlushRt"/>
    </w:pPr>
    <w:r>
      <w:t xml:space="preserve">Document No. </w:t>
    </w:r>
    <w:r w:rsidRPr="008165D8">
      <w:t xml:space="preserve"> </w:t>
    </w:r>
    <w:r>
      <w:t xml:space="preserve">xxxxxxx </w:t>
    </w:r>
    <w:r w:rsidRPr="008165D8">
      <w:t>Rev. 00</w:t>
    </w:r>
    <w:ins w:id="21" w:author="Wolff, Michael" w:date="2016-02-24T17:04:00Z">
      <w:r>
        <w:t>7</w:t>
      </w:r>
    </w:ins>
  </w:p>
  <w:p w:rsidR="007B2102" w:rsidRPr="008165D8" w:rsidRDefault="00235EC1" w:rsidP="0091440C">
    <w:pPr>
      <w:pStyle w:val="HeaderFooterFlushRt"/>
      <w:rPr>
        <w:bCs/>
      </w:rPr>
    </w:pPr>
    <w:ins w:id="22" w:author="Wolff, Michael" w:date="2016-02-24T17:05:00Z">
      <w:r>
        <w:rPr>
          <w:bCs/>
        </w:rPr>
        <w:t>2</w:t>
      </w:r>
    </w:ins>
    <w:ins w:id="23" w:author="Wolff, Michael" w:date="2016-02-26T16:46:00Z">
      <w:r>
        <w:rPr>
          <w:bCs/>
        </w:rPr>
        <w:t>6</w:t>
      </w:r>
    </w:ins>
    <w:ins w:id="24" w:author="Wolff, Michael" w:date="2016-02-24T17:05:00Z">
      <w:r w:rsidR="007B2102">
        <w:rPr>
          <w:bCs/>
        </w:rPr>
        <w:t xml:space="preserve"> Feb</w:t>
      </w:r>
    </w:ins>
    <w:ins w:id="25" w:author="Wolff, Michael" w:date="2016-01-12T11:22:00Z">
      <w:r w:rsidR="007B2102">
        <w:rPr>
          <w:bCs/>
        </w:rPr>
        <w:t xml:space="preserve"> 2016</w:t>
      </w:r>
    </w:ins>
    <w:del w:id="26" w:author="Wolff, Michael" w:date="2016-01-06T17:27:00Z">
      <w:r w:rsidR="007B2102" w:rsidRPr="00F239E7" w:rsidDel="00A21D10">
        <w:rPr>
          <w:bCs/>
        </w:rPr>
        <w:delText xml:space="preserve"> </w:delText>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3in;height:3in" o:bullet="t"/>
    </w:pict>
  </w:numPicBullet>
  <w:numPicBullet w:numPicBulletId="1">
    <w:pict>
      <v:shape id="_x0000_i1217" type="#_x0000_t75" style="width:3in;height:3in" o:bullet="t"/>
    </w:pict>
  </w:numPicBullet>
  <w:numPicBullet w:numPicBulletId="2">
    <w:pict>
      <v:shape id="_x0000_i1218" type="#_x0000_t75" style="width:3in;height:3in" o:bullet="t"/>
    </w:pict>
  </w:numPicBullet>
  <w:abstractNum w:abstractNumId="0">
    <w:nsid w:val="FFFFFF7F"/>
    <w:multiLevelType w:val="singleLevel"/>
    <w:tmpl w:val="8B20ABFE"/>
    <w:lvl w:ilvl="0">
      <w:start w:val="1"/>
      <w:numFmt w:val="decimal"/>
      <w:pStyle w:val="ListNumber2"/>
      <w:lvlText w:val="%1."/>
      <w:lvlJc w:val="left"/>
      <w:pPr>
        <w:tabs>
          <w:tab w:val="num" w:pos="720"/>
        </w:tabs>
        <w:ind w:left="720" w:hanging="360"/>
      </w:pPr>
    </w:lvl>
  </w:abstractNum>
  <w:abstractNum w:abstractNumId="1">
    <w:nsid w:val="FFFFFF80"/>
    <w:multiLevelType w:val="singleLevel"/>
    <w:tmpl w:val="FAC87DCC"/>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8"/>
    <w:multiLevelType w:val="singleLevel"/>
    <w:tmpl w:val="00D2F738"/>
    <w:lvl w:ilvl="0">
      <w:start w:val="1"/>
      <w:numFmt w:val="decimal"/>
      <w:pStyle w:val="ListNumber"/>
      <w:lvlText w:val="%1."/>
      <w:lvlJc w:val="left"/>
      <w:pPr>
        <w:tabs>
          <w:tab w:val="num" w:pos="360"/>
        </w:tabs>
        <w:ind w:left="360" w:hanging="360"/>
      </w:pPr>
    </w:lvl>
  </w:abstractNum>
  <w:abstractNum w:abstractNumId="3">
    <w:nsid w:val="FFFFFF89"/>
    <w:multiLevelType w:val="singleLevel"/>
    <w:tmpl w:val="AA8C4C7A"/>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0E6153B"/>
    <w:multiLevelType w:val="hybridMultilevel"/>
    <w:tmpl w:val="69FA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0610D4"/>
    <w:multiLevelType w:val="hybridMultilevel"/>
    <w:tmpl w:val="90383126"/>
    <w:lvl w:ilvl="0" w:tplc="3716BED2">
      <w:start w:val="4"/>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058D2800"/>
    <w:multiLevelType w:val="hybridMultilevel"/>
    <w:tmpl w:val="A68CD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7E7C4C"/>
    <w:multiLevelType w:val="hybridMultilevel"/>
    <w:tmpl w:val="6E60D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F700E0"/>
    <w:multiLevelType w:val="hybridMultilevel"/>
    <w:tmpl w:val="95D69D0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nsid w:val="12410450"/>
    <w:multiLevelType w:val="hybridMultilevel"/>
    <w:tmpl w:val="567A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E96066"/>
    <w:multiLevelType w:val="multilevel"/>
    <w:tmpl w:val="1CFC653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tabs>
          <w:tab w:val="num" w:pos="1080"/>
        </w:tabs>
        <w:ind w:left="1080" w:hanging="108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800"/>
        </w:tabs>
        <w:ind w:left="1800" w:hanging="1800"/>
      </w:pPr>
      <w:rPr>
        <w:rFonts w:hint="default"/>
      </w:rPr>
    </w:lvl>
    <w:lvl w:ilvl="5">
      <w:start w:val="1"/>
      <w:numFmt w:val="decimal"/>
      <w:pStyle w:val="Heading6"/>
      <w:lvlText w:val="%1.%2.%3.%4.%5.%6"/>
      <w:lvlJc w:val="left"/>
      <w:pPr>
        <w:tabs>
          <w:tab w:val="num" w:pos="2160"/>
        </w:tabs>
        <w:ind w:left="2160" w:hanging="2160"/>
      </w:pPr>
      <w:rPr>
        <w:rFonts w:hint="default"/>
      </w:rPr>
    </w:lvl>
    <w:lvl w:ilvl="6">
      <w:start w:val="1"/>
      <w:numFmt w:val="upperLetter"/>
      <w:pStyle w:val="Heading7"/>
      <w:lvlText w:val="%7"/>
      <w:lvlJc w:val="left"/>
      <w:pPr>
        <w:tabs>
          <w:tab w:val="num" w:pos="720"/>
        </w:tabs>
        <w:ind w:left="720" w:hanging="720"/>
      </w:pPr>
      <w:rPr>
        <w:rFonts w:ascii="Times New Roman" w:hAnsi="Times New Roman" w:hint="default"/>
        <w:b/>
        <w:i w:val="0"/>
        <w:sz w:val="24"/>
      </w:rPr>
    </w:lvl>
    <w:lvl w:ilvl="7">
      <w:start w:val="1"/>
      <w:numFmt w:val="decimal"/>
      <w:pStyle w:val="Heading8"/>
      <w:lvlText w:val="%7.%8"/>
      <w:lvlJc w:val="left"/>
      <w:pPr>
        <w:tabs>
          <w:tab w:val="num" w:pos="720"/>
        </w:tabs>
        <w:ind w:left="720" w:hanging="720"/>
      </w:pPr>
      <w:rPr>
        <w:rFonts w:ascii="Times New Roman" w:hAnsi="Times New Roman" w:hint="default"/>
        <w:b/>
        <w:i w:val="0"/>
        <w:sz w:val="24"/>
      </w:rPr>
    </w:lvl>
    <w:lvl w:ilvl="8">
      <w:start w:val="1"/>
      <w:numFmt w:val="decimal"/>
      <w:pStyle w:val="Heading9"/>
      <w:lvlText w:val="%7.%8.%9"/>
      <w:lvlJc w:val="left"/>
      <w:pPr>
        <w:tabs>
          <w:tab w:val="num" w:pos="720"/>
        </w:tabs>
        <w:ind w:left="720" w:hanging="720"/>
      </w:pPr>
      <w:rPr>
        <w:rFonts w:ascii="Times New Roman" w:hAnsi="Times New Roman" w:hint="default"/>
        <w:b/>
        <w:i w:val="0"/>
        <w:sz w:val="22"/>
      </w:rPr>
    </w:lvl>
  </w:abstractNum>
  <w:abstractNum w:abstractNumId="11">
    <w:nsid w:val="1F48402F"/>
    <w:multiLevelType w:val="hybridMultilevel"/>
    <w:tmpl w:val="50F4F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2F2176"/>
    <w:multiLevelType w:val="hybridMultilevel"/>
    <w:tmpl w:val="EBCE01A8"/>
    <w:lvl w:ilvl="0" w:tplc="C24A146E">
      <w:start w:val="1"/>
      <w:numFmt w:val="bullet"/>
      <w:lvlText w:val="•"/>
      <w:lvlJc w:val="left"/>
      <w:pPr>
        <w:tabs>
          <w:tab w:val="num" w:pos="720"/>
        </w:tabs>
        <w:ind w:left="720" w:hanging="360"/>
      </w:pPr>
      <w:rPr>
        <w:rFonts w:ascii="Arial" w:hAnsi="Arial" w:hint="default"/>
      </w:rPr>
    </w:lvl>
    <w:lvl w:ilvl="1" w:tplc="42784094">
      <w:start w:val="2003"/>
      <w:numFmt w:val="bullet"/>
      <w:lvlText w:val="–"/>
      <w:lvlJc w:val="left"/>
      <w:pPr>
        <w:tabs>
          <w:tab w:val="num" w:pos="1440"/>
        </w:tabs>
        <w:ind w:left="1440" w:hanging="360"/>
      </w:pPr>
      <w:rPr>
        <w:rFonts w:ascii="Arial" w:hAnsi="Arial" w:hint="default"/>
      </w:rPr>
    </w:lvl>
    <w:lvl w:ilvl="2" w:tplc="F32C87A4">
      <w:start w:val="2003"/>
      <w:numFmt w:val="bullet"/>
      <w:lvlText w:val="•"/>
      <w:lvlJc w:val="left"/>
      <w:pPr>
        <w:tabs>
          <w:tab w:val="num" w:pos="2160"/>
        </w:tabs>
        <w:ind w:left="2160" w:hanging="360"/>
      </w:pPr>
      <w:rPr>
        <w:rFonts w:ascii="Arial" w:hAnsi="Arial" w:hint="default"/>
      </w:rPr>
    </w:lvl>
    <w:lvl w:ilvl="3" w:tplc="3AE4C30E">
      <w:start w:val="2003"/>
      <w:numFmt w:val="bullet"/>
      <w:lvlText w:val="–"/>
      <w:lvlJc w:val="left"/>
      <w:pPr>
        <w:tabs>
          <w:tab w:val="num" w:pos="2880"/>
        </w:tabs>
        <w:ind w:left="2880" w:hanging="360"/>
      </w:pPr>
      <w:rPr>
        <w:rFonts w:ascii="Arial" w:hAnsi="Arial" w:hint="default"/>
      </w:rPr>
    </w:lvl>
    <w:lvl w:ilvl="4" w:tplc="7B9EDFD4" w:tentative="1">
      <w:start w:val="1"/>
      <w:numFmt w:val="bullet"/>
      <w:lvlText w:val="•"/>
      <w:lvlJc w:val="left"/>
      <w:pPr>
        <w:tabs>
          <w:tab w:val="num" w:pos="3600"/>
        </w:tabs>
        <w:ind w:left="3600" w:hanging="360"/>
      </w:pPr>
      <w:rPr>
        <w:rFonts w:ascii="Arial" w:hAnsi="Arial" w:hint="default"/>
      </w:rPr>
    </w:lvl>
    <w:lvl w:ilvl="5" w:tplc="66CAE7F4" w:tentative="1">
      <w:start w:val="1"/>
      <w:numFmt w:val="bullet"/>
      <w:lvlText w:val="•"/>
      <w:lvlJc w:val="left"/>
      <w:pPr>
        <w:tabs>
          <w:tab w:val="num" w:pos="4320"/>
        </w:tabs>
        <w:ind w:left="4320" w:hanging="360"/>
      </w:pPr>
      <w:rPr>
        <w:rFonts w:ascii="Arial" w:hAnsi="Arial" w:hint="default"/>
      </w:rPr>
    </w:lvl>
    <w:lvl w:ilvl="6" w:tplc="2CB20DAE" w:tentative="1">
      <w:start w:val="1"/>
      <w:numFmt w:val="bullet"/>
      <w:lvlText w:val="•"/>
      <w:lvlJc w:val="left"/>
      <w:pPr>
        <w:tabs>
          <w:tab w:val="num" w:pos="5040"/>
        </w:tabs>
        <w:ind w:left="5040" w:hanging="360"/>
      </w:pPr>
      <w:rPr>
        <w:rFonts w:ascii="Arial" w:hAnsi="Arial" w:hint="default"/>
      </w:rPr>
    </w:lvl>
    <w:lvl w:ilvl="7" w:tplc="4C9679DC" w:tentative="1">
      <w:start w:val="1"/>
      <w:numFmt w:val="bullet"/>
      <w:lvlText w:val="•"/>
      <w:lvlJc w:val="left"/>
      <w:pPr>
        <w:tabs>
          <w:tab w:val="num" w:pos="5760"/>
        </w:tabs>
        <w:ind w:left="5760" w:hanging="360"/>
      </w:pPr>
      <w:rPr>
        <w:rFonts w:ascii="Arial" w:hAnsi="Arial" w:hint="default"/>
      </w:rPr>
    </w:lvl>
    <w:lvl w:ilvl="8" w:tplc="90E29BCA" w:tentative="1">
      <w:start w:val="1"/>
      <w:numFmt w:val="bullet"/>
      <w:lvlText w:val="•"/>
      <w:lvlJc w:val="left"/>
      <w:pPr>
        <w:tabs>
          <w:tab w:val="num" w:pos="6480"/>
        </w:tabs>
        <w:ind w:left="6480" w:hanging="360"/>
      </w:pPr>
      <w:rPr>
        <w:rFonts w:ascii="Arial" w:hAnsi="Arial" w:hint="default"/>
      </w:rPr>
    </w:lvl>
  </w:abstractNum>
  <w:abstractNum w:abstractNumId="13">
    <w:nsid w:val="2997317D"/>
    <w:multiLevelType w:val="multilevel"/>
    <w:tmpl w:val="6F9084DC"/>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PicBulletId w:val="1"/>
      <w:lvlJc w:val="left"/>
      <w:pPr>
        <w:tabs>
          <w:tab w:val="num" w:pos="1440"/>
        </w:tabs>
        <w:ind w:left="1440" w:hanging="360"/>
      </w:pPr>
      <w:rPr>
        <w:rFonts w:ascii="Symbol" w:hAnsi="Symbol" w:hint="default"/>
        <w:sz w:val="20"/>
      </w:rPr>
    </w:lvl>
    <w:lvl w:ilvl="2" w:tentative="1">
      <w:start w:val="1"/>
      <w:numFmt w:val="bullet"/>
      <w:lvlText w:val=""/>
      <w:lvlPicBulletId w:val="2"/>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CA8708A"/>
    <w:multiLevelType w:val="hybridMultilevel"/>
    <w:tmpl w:val="40568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8333B3"/>
    <w:multiLevelType w:val="hybridMultilevel"/>
    <w:tmpl w:val="4B1C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560F78"/>
    <w:multiLevelType w:val="hybridMultilevel"/>
    <w:tmpl w:val="4F70E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E20872"/>
    <w:multiLevelType w:val="hybridMultilevel"/>
    <w:tmpl w:val="C516881A"/>
    <w:lvl w:ilvl="0" w:tplc="04090001">
      <w:start w:val="1"/>
      <w:numFmt w:val="bullet"/>
      <w:lvlText w:val=""/>
      <w:lvlJc w:val="left"/>
      <w:pPr>
        <w:tabs>
          <w:tab w:val="num" w:pos="3559"/>
        </w:tabs>
        <w:ind w:left="3559" w:hanging="360"/>
      </w:pPr>
      <w:rPr>
        <w:rFonts w:ascii="Symbol" w:hAnsi="Symbol" w:hint="default"/>
      </w:rPr>
    </w:lvl>
    <w:lvl w:ilvl="1" w:tplc="04090003" w:tentative="1">
      <w:start w:val="1"/>
      <w:numFmt w:val="bullet"/>
      <w:lvlText w:val="o"/>
      <w:lvlJc w:val="left"/>
      <w:pPr>
        <w:tabs>
          <w:tab w:val="num" w:pos="4279"/>
        </w:tabs>
        <w:ind w:left="4279" w:hanging="360"/>
      </w:pPr>
      <w:rPr>
        <w:rFonts w:ascii="Courier New" w:hAnsi="Courier New" w:cs="Courier New" w:hint="default"/>
      </w:rPr>
    </w:lvl>
    <w:lvl w:ilvl="2" w:tplc="04090005" w:tentative="1">
      <w:start w:val="1"/>
      <w:numFmt w:val="bullet"/>
      <w:lvlText w:val=""/>
      <w:lvlJc w:val="left"/>
      <w:pPr>
        <w:tabs>
          <w:tab w:val="num" w:pos="4999"/>
        </w:tabs>
        <w:ind w:left="4999" w:hanging="360"/>
      </w:pPr>
      <w:rPr>
        <w:rFonts w:ascii="Wingdings" w:hAnsi="Wingdings" w:hint="default"/>
      </w:rPr>
    </w:lvl>
    <w:lvl w:ilvl="3" w:tplc="04090001" w:tentative="1">
      <w:start w:val="1"/>
      <w:numFmt w:val="bullet"/>
      <w:lvlText w:val=""/>
      <w:lvlJc w:val="left"/>
      <w:pPr>
        <w:tabs>
          <w:tab w:val="num" w:pos="5719"/>
        </w:tabs>
        <w:ind w:left="5719" w:hanging="360"/>
      </w:pPr>
      <w:rPr>
        <w:rFonts w:ascii="Symbol" w:hAnsi="Symbol" w:hint="default"/>
      </w:rPr>
    </w:lvl>
    <w:lvl w:ilvl="4" w:tplc="04090003" w:tentative="1">
      <w:start w:val="1"/>
      <w:numFmt w:val="bullet"/>
      <w:lvlText w:val="o"/>
      <w:lvlJc w:val="left"/>
      <w:pPr>
        <w:tabs>
          <w:tab w:val="num" w:pos="6439"/>
        </w:tabs>
        <w:ind w:left="6439" w:hanging="360"/>
      </w:pPr>
      <w:rPr>
        <w:rFonts w:ascii="Courier New" w:hAnsi="Courier New" w:cs="Courier New" w:hint="default"/>
      </w:rPr>
    </w:lvl>
    <w:lvl w:ilvl="5" w:tplc="04090005" w:tentative="1">
      <w:start w:val="1"/>
      <w:numFmt w:val="bullet"/>
      <w:lvlText w:val=""/>
      <w:lvlJc w:val="left"/>
      <w:pPr>
        <w:tabs>
          <w:tab w:val="num" w:pos="7159"/>
        </w:tabs>
        <w:ind w:left="7159" w:hanging="360"/>
      </w:pPr>
      <w:rPr>
        <w:rFonts w:ascii="Wingdings" w:hAnsi="Wingdings" w:hint="default"/>
      </w:rPr>
    </w:lvl>
    <w:lvl w:ilvl="6" w:tplc="04090001" w:tentative="1">
      <w:start w:val="1"/>
      <w:numFmt w:val="bullet"/>
      <w:lvlText w:val=""/>
      <w:lvlJc w:val="left"/>
      <w:pPr>
        <w:tabs>
          <w:tab w:val="num" w:pos="7879"/>
        </w:tabs>
        <w:ind w:left="7879" w:hanging="360"/>
      </w:pPr>
      <w:rPr>
        <w:rFonts w:ascii="Symbol" w:hAnsi="Symbol" w:hint="default"/>
      </w:rPr>
    </w:lvl>
    <w:lvl w:ilvl="7" w:tplc="04090003" w:tentative="1">
      <w:start w:val="1"/>
      <w:numFmt w:val="bullet"/>
      <w:lvlText w:val="o"/>
      <w:lvlJc w:val="left"/>
      <w:pPr>
        <w:tabs>
          <w:tab w:val="num" w:pos="8599"/>
        </w:tabs>
        <w:ind w:left="8599" w:hanging="360"/>
      </w:pPr>
      <w:rPr>
        <w:rFonts w:ascii="Courier New" w:hAnsi="Courier New" w:cs="Courier New" w:hint="default"/>
      </w:rPr>
    </w:lvl>
    <w:lvl w:ilvl="8" w:tplc="04090005" w:tentative="1">
      <w:start w:val="1"/>
      <w:numFmt w:val="bullet"/>
      <w:lvlText w:val=""/>
      <w:lvlJc w:val="left"/>
      <w:pPr>
        <w:tabs>
          <w:tab w:val="num" w:pos="9319"/>
        </w:tabs>
        <w:ind w:left="9319" w:hanging="360"/>
      </w:pPr>
      <w:rPr>
        <w:rFonts w:ascii="Wingdings" w:hAnsi="Wingdings" w:hint="default"/>
      </w:rPr>
    </w:lvl>
  </w:abstractNum>
  <w:abstractNum w:abstractNumId="18">
    <w:nsid w:val="37E347F0"/>
    <w:multiLevelType w:val="hybridMultilevel"/>
    <w:tmpl w:val="2C5E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392C50"/>
    <w:multiLevelType w:val="hybridMultilevel"/>
    <w:tmpl w:val="8780A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667930"/>
    <w:multiLevelType w:val="hybridMultilevel"/>
    <w:tmpl w:val="02084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BC25B4"/>
    <w:multiLevelType w:val="hybridMultilevel"/>
    <w:tmpl w:val="631A39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3F3905"/>
    <w:multiLevelType w:val="hybridMultilevel"/>
    <w:tmpl w:val="45C05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D06E02"/>
    <w:multiLevelType w:val="hybridMultilevel"/>
    <w:tmpl w:val="405E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CE6F7C"/>
    <w:multiLevelType w:val="hybridMultilevel"/>
    <w:tmpl w:val="702E2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B55CF7"/>
    <w:multiLevelType w:val="hybridMultilevel"/>
    <w:tmpl w:val="889A0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A65D9A"/>
    <w:multiLevelType w:val="hybridMultilevel"/>
    <w:tmpl w:val="569C068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4CC73848"/>
    <w:multiLevelType w:val="hybridMultilevel"/>
    <w:tmpl w:val="B2085088"/>
    <w:lvl w:ilvl="0" w:tplc="CD56F5F8">
      <w:start w:val="1"/>
      <w:numFmt w:val="bullet"/>
      <w:lvlText w:val="–"/>
      <w:lvlJc w:val="left"/>
      <w:pPr>
        <w:tabs>
          <w:tab w:val="num" w:pos="360"/>
        </w:tabs>
        <w:ind w:left="360" w:hanging="360"/>
      </w:pPr>
      <w:rPr>
        <w:rFonts w:ascii="Arial" w:hAnsi="Arial" w:hint="default"/>
      </w:rPr>
    </w:lvl>
    <w:lvl w:ilvl="1" w:tplc="D28614FC">
      <w:start w:val="1"/>
      <w:numFmt w:val="bullet"/>
      <w:lvlText w:val="–"/>
      <w:lvlJc w:val="left"/>
      <w:pPr>
        <w:tabs>
          <w:tab w:val="num" w:pos="1080"/>
        </w:tabs>
        <w:ind w:left="1080" w:hanging="360"/>
      </w:pPr>
      <w:rPr>
        <w:rFonts w:ascii="Arial" w:hAnsi="Arial" w:hint="default"/>
      </w:rPr>
    </w:lvl>
    <w:lvl w:ilvl="2" w:tplc="690C8B72">
      <w:start w:val="5075"/>
      <w:numFmt w:val="bullet"/>
      <w:lvlText w:val="•"/>
      <w:lvlJc w:val="left"/>
      <w:pPr>
        <w:tabs>
          <w:tab w:val="num" w:pos="1800"/>
        </w:tabs>
        <w:ind w:left="1800" w:hanging="360"/>
      </w:pPr>
      <w:rPr>
        <w:rFonts w:ascii="Arial" w:hAnsi="Arial" w:hint="default"/>
      </w:rPr>
    </w:lvl>
    <w:lvl w:ilvl="3" w:tplc="30E66C06">
      <w:start w:val="5075"/>
      <w:numFmt w:val="bullet"/>
      <w:lvlText w:val="–"/>
      <w:lvlJc w:val="left"/>
      <w:pPr>
        <w:tabs>
          <w:tab w:val="num" w:pos="2520"/>
        </w:tabs>
        <w:ind w:left="2520" w:hanging="360"/>
      </w:pPr>
      <w:rPr>
        <w:rFonts w:ascii="Arial" w:hAnsi="Arial" w:hint="default"/>
      </w:rPr>
    </w:lvl>
    <w:lvl w:ilvl="4" w:tplc="BC7C95B2" w:tentative="1">
      <w:start w:val="1"/>
      <w:numFmt w:val="bullet"/>
      <w:lvlText w:val="–"/>
      <w:lvlJc w:val="left"/>
      <w:pPr>
        <w:tabs>
          <w:tab w:val="num" w:pos="3240"/>
        </w:tabs>
        <w:ind w:left="3240" w:hanging="360"/>
      </w:pPr>
      <w:rPr>
        <w:rFonts w:ascii="Arial" w:hAnsi="Arial" w:hint="default"/>
      </w:rPr>
    </w:lvl>
    <w:lvl w:ilvl="5" w:tplc="78C46B58" w:tentative="1">
      <w:start w:val="1"/>
      <w:numFmt w:val="bullet"/>
      <w:lvlText w:val="–"/>
      <w:lvlJc w:val="left"/>
      <w:pPr>
        <w:tabs>
          <w:tab w:val="num" w:pos="3960"/>
        </w:tabs>
        <w:ind w:left="3960" w:hanging="360"/>
      </w:pPr>
      <w:rPr>
        <w:rFonts w:ascii="Arial" w:hAnsi="Arial" w:hint="default"/>
      </w:rPr>
    </w:lvl>
    <w:lvl w:ilvl="6" w:tplc="853A9B30" w:tentative="1">
      <w:start w:val="1"/>
      <w:numFmt w:val="bullet"/>
      <w:lvlText w:val="–"/>
      <w:lvlJc w:val="left"/>
      <w:pPr>
        <w:tabs>
          <w:tab w:val="num" w:pos="4680"/>
        </w:tabs>
        <w:ind w:left="4680" w:hanging="360"/>
      </w:pPr>
      <w:rPr>
        <w:rFonts w:ascii="Arial" w:hAnsi="Arial" w:hint="default"/>
      </w:rPr>
    </w:lvl>
    <w:lvl w:ilvl="7" w:tplc="20EEC9D0" w:tentative="1">
      <w:start w:val="1"/>
      <w:numFmt w:val="bullet"/>
      <w:lvlText w:val="–"/>
      <w:lvlJc w:val="left"/>
      <w:pPr>
        <w:tabs>
          <w:tab w:val="num" w:pos="5400"/>
        </w:tabs>
        <w:ind w:left="5400" w:hanging="360"/>
      </w:pPr>
      <w:rPr>
        <w:rFonts w:ascii="Arial" w:hAnsi="Arial" w:hint="default"/>
      </w:rPr>
    </w:lvl>
    <w:lvl w:ilvl="8" w:tplc="B24A2EF2" w:tentative="1">
      <w:start w:val="1"/>
      <w:numFmt w:val="bullet"/>
      <w:lvlText w:val="–"/>
      <w:lvlJc w:val="left"/>
      <w:pPr>
        <w:tabs>
          <w:tab w:val="num" w:pos="6120"/>
        </w:tabs>
        <w:ind w:left="6120" w:hanging="360"/>
      </w:pPr>
      <w:rPr>
        <w:rFonts w:ascii="Arial" w:hAnsi="Arial" w:hint="default"/>
      </w:rPr>
    </w:lvl>
  </w:abstractNum>
  <w:abstractNum w:abstractNumId="28">
    <w:nsid w:val="4D696DCF"/>
    <w:multiLevelType w:val="hybridMultilevel"/>
    <w:tmpl w:val="BFCC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7B2214"/>
    <w:multiLevelType w:val="hybridMultilevel"/>
    <w:tmpl w:val="1ADA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1079C5"/>
    <w:multiLevelType w:val="hybridMultilevel"/>
    <w:tmpl w:val="773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DB321D"/>
    <w:multiLevelType w:val="hybridMultilevel"/>
    <w:tmpl w:val="F728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9B3C45"/>
    <w:multiLevelType w:val="hybridMultilevel"/>
    <w:tmpl w:val="E120448A"/>
    <w:lvl w:ilvl="0" w:tplc="76EE1186">
      <w:start w:val="1"/>
      <w:numFmt w:val="bullet"/>
      <w:pStyle w:val="ListBullet2ndLevel"/>
      <w:lvlText w:val="o"/>
      <w:lvlJc w:val="left"/>
      <w:pPr>
        <w:tabs>
          <w:tab w:val="num" w:pos="2448"/>
        </w:tabs>
        <w:ind w:left="2448" w:hanging="1008"/>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71505A7"/>
    <w:multiLevelType w:val="hybridMultilevel"/>
    <w:tmpl w:val="283E2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92E0B7C"/>
    <w:multiLevelType w:val="hybridMultilevel"/>
    <w:tmpl w:val="926E1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E31213"/>
    <w:multiLevelType w:val="hybridMultilevel"/>
    <w:tmpl w:val="013244A8"/>
    <w:lvl w:ilvl="0" w:tplc="B1F6CFC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9F0138E"/>
    <w:multiLevelType w:val="hybridMultilevel"/>
    <w:tmpl w:val="D7D218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C3E6FC4"/>
    <w:multiLevelType w:val="hybridMultilevel"/>
    <w:tmpl w:val="E8EE9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ECC11A0"/>
    <w:multiLevelType w:val="hybridMultilevel"/>
    <w:tmpl w:val="BC221E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27B5697"/>
    <w:multiLevelType w:val="hybridMultilevel"/>
    <w:tmpl w:val="61E2A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1D206D"/>
    <w:multiLevelType w:val="hybridMultilevel"/>
    <w:tmpl w:val="43B85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CA3F50"/>
    <w:multiLevelType w:val="hybridMultilevel"/>
    <w:tmpl w:val="546A0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0236D2"/>
    <w:multiLevelType w:val="hybridMultilevel"/>
    <w:tmpl w:val="B2A2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C4047C"/>
    <w:multiLevelType w:val="hybridMultilevel"/>
    <w:tmpl w:val="788AC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157DF8"/>
    <w:multiLevelType w:val="hybridMultilevel"/>
    <w:tmpl w:val="2EB2DD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CD1EAD"/>
    <w:multiLevelType w:val="hybridMultilevel"/>
    <w:tmpl w:val="1C8459DE"/>
    <w:lvl w:ilvl="0" w:tplc="1430B3BE">
      <w:start w:val="1"/>
      <w:numFmt w:val="bullet"/>
      <w:lvlText w:val="•"/>
      <w:lvlJc w:val="left"/>
      <w:pPr>
        <w:tabs>
          <w:tab w:val="num" w:pos="720"/>
        </w:tabs>
        <w:ind w:left="720" w:hanging="360"/>
      </w:pPr>
      <w:rPr>
        <w:rFonts w:ascii="Arial" w:hAnsi="Arial" w:hint="default"/>
      </w:rPr>
    </w:lvl>
    <w:lvl w:ilvl="1" w:tplc="FFB69528">
      <w:start w:val="2230"/>
      <w:numFmt w:val="bullet"/>
      <w:lvlText w:val="–"/>
      <w:lvlJc w:val="left"/>
      <w:pPr>
        <w:tabs>
          <w:tab w:val="num" w:pos="1440"/>
        </w:tabs>
        <w:ind w:left="1440" w:hanging="360"/>
      </w:pPr>
      <w:rPr>
        <w:rFonts w:ascii="Arial" w:hAnsi="Arial" w:hint="default"/>
      </w:rPr>
    </w:lvl>
    <w:lvl w:ilvl="2" w:tplc="93C20CCA" w:tentative="1">
      <w:start w:val="1"/>
      <w:numFmt w:val="bullet"/>
      <w:lvlText w:val="•"/>
      <w:lvlJc w:val="left"/>
      <w:pPr>
        <w:tabs>
          <w:tab w:val="num" w:pos="2160"/>
        </w:tabs>
        <w:ind w:left="2160" w:hanging="360"/>
      </w:pPr>
      <w:rPr>
        <w:rFonts w:ascii="Arial" w:hAnsi="Arial" w:hint="default"/>
      </w:rPr>
    </w:lvl>
    <w:lvl w:ilvl="3" w:tplc="E3143C5A" w:tentative="1">
      <w:start w:val="1"/>
      <w:numFmt w:val="bullet"/>
      <w:lvlText w:val="•"/>
      <w:lvlJc w:val="left"/>
      <w:pPr>
        <w:tabs>
          <w:tab w:val="num" w:pos="2880"/>
        </w:tabs>
        <w:ind w:left="2880" w:hanging="360"/>
      </w:pPr>
      <w:rPr>
        <w:rFonts w:ascii="Arial" w:hAnsi="Arial" w:hint="default"/>
      </w:rPr>
    </w:lvl>
    <w:lvl w:ilvl="4" w:tplc="A4E8CABE" w:tentative="1">
      <w:start w:val="1"/>
      <w:numFmt w:val="bullet"/>
      <w:lvlText w:val="•"/>
      <w:lvlJc w:val="left"/>
      <w:pPr>
        <w:tabs>
          <w:tab w:val="num" w:pos="3600"/>
        </w:tabs>
        <w:ind w:left="3600" w:hanging="360"/>
      </w:pPr>
      <w:rPr>
        <w:rFonts w:ascii="Arial" w:hAnsi="Arial" w:hint="default"/>
      </w:rPr>
    </w:lvl>
    <w:lvl w:ilvl="5" w:tplc="65803FCA" w:tentative="1">
      <w:start w:val="1"/>
      <w:numFmt w:val="bullet"/>
      <w:lvlText w:val="•"/>
      <w:lvlJc w:val="left"/>
      <w:pPr>
        <w:tabs>
          <w:tab w:val="num" w:pos="4320"/>
        </w:tabs>
        <w:ind w:left="4320" w:hanging="360"/>
      </w:pPr>
      <w:rPr>
        <w:rFonts w:ascii="Arial" w:hAnsi="Arial" w:hint="default"/>
      </w:rPr>
    </w:lvl>
    <w:lvl w:ilvl="6" w:tplc="A4A026D4" w:tentative="1">
      <w:start w:val="1"/>
      <w:numFmt w:val="bullet"/>
      <w:lvlText w:val="•"/>
      <w:lvlJc w:val="left"/>
      <w:pPr>
        <w:tabs>
          <w:tab w:val="num" w:pos="5040"/>
        </w:tabs>
        <w:ind w:left="5040" w:hanging="360"/>
      </w:pPr>
      <w:rPr>
        <w:rFonts w:ascii="Arial" w:hAnsi="Arial" w:hint="default"/>
      </w:rPr>
    </w:lvl>
    <w:lvl w:ilvl="7" w:tplc="D54C41D2" w:tentative="1">
      <w:start w:val="1"/>
      <w:numFmt w:val="bullet"/>
      <w:lvlText w:val="•"/>
      <w:lvlJc w:val="left"/>
      <w:pPr>
        <w:tabs>
          <w:tab w:val="num" w:pos="5760"/>
        </w:tabs>
        <w:ind w:left="5760" w:hanging="360"/>
      </w:pPr>
      <w:rPr>
        <w:rFonts w:ascii="Arial" w:hAnsi="Arial" w:hint="default"/>
      </w:rPr>
    </w:lvl>
    <w:lvl w:ilvl="8" w:tplc="800EF8E6" w:tentative="1">
      <w:start w:val="1"/>
      <w:numFmt w:val="bullet"/>
      <w:lvlText w:val="•"/>
      <w:lvlJc w:val="left"/>
      <w:pPr>
        <w:tabs>
          <w:tab w:val="num" w:pos="6480"/>
        </w:tabs>
        <w:ind w:left="6480" w:hanging="360"/>
      </w:pPr>
      <w:rPr>
        <w:rFonts w:ascii="Arial" w:hAnsi="Arial" w:hint="default"/>
      </w:rPr>
    </w:lvl>
  </w:abstractNum>
  <w:abstractNum w:abstractNumId="46">
    <w:nsid w:val="7C297C1C"/>
    <w:multiLevelType w:val="hybridMultilevel"/>
    <w:tmpl w:val="3202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D246B0"/>
    <w:multiLevelType w:val="hybridMultilevel"/>
    <w:tmpl w:val="1F7AF168"/>
    <w:lvl w:ilvl="0" w:tplc="C5086C72">
      <w:start w:val="1"/>
      <w:numFmt w:val="bullet"/>
      <w:lvlText w:val="•"/>
      <w:lvlJc w:val="left"/>
      <w:pPr>
        <w:tabs>
          <w:tab w:val="num" w:pos="720"/>
        </w:tabs>
        <w:ind w:left="720" w:hanging="360"/>
      </w:pPr>
      <w:rPr>
        <w:rFonts w:ascii="Arial" w:hAnsi="Arial" w:hint="default"/>
      </w:rPr>
    </w:lvl>
    <w:lvl w:ilvl="1" w:tplc="B470C098">
      <w:start w:val="2230"/>
      <w:numFmt w:val="bullet"/>
      <w:lvlText w:val="–"/>
      <w:lvlJc w:val="left"/>
      <w:pPr>
        <w:tabs>
          <w:tab w:val="num" w:pos="1440"/>
        </w:tabs>
        <w:ind w:left="1440" w:hanging="360"/>
      </w:pPr>
      <w:rPr>
        <w:rFonts w:ascii="Arial" w:hAnsi="Arial" w:hint="default"/>
      </w:rPr>
    </w:lvl>
    <w:lvl w:ilvl="2" w:tplc="3C40BE4E" w:tentative="1">
      <w:start w:val="1"/>
      <w:numFmt w:val="bullet"/>
      <w:lvlText w:val="•"/>
      <w:lvlJc w:val="left"/>
      <w:pPr>
        <w:tabs>
          <w:tab w:val="num" w:pos="2160"/>
        </w:tabs>
        <w:ind w:left="2160" w:hanging="360"/>
      </w:pPr>
      <w:rPr>
        <w:rFonts w:ascii="Arial" w:hAnsi="Arial" w:hint="default"/>
      </w:rPr>
    </w:lvl>
    <w:lvl w:ilvl="3" w:tplc="324CF076" w:tentative="1">
      <w:start w:val="1"/>
      <w:numFmt w:val="bullet"/>
      <w:lvlText w:val="•"/>
      <w:lvlJc w:val="left"/>
      <w:pPr>
        <w:tabs>
          <w:tab w:val="num" w:pos="2880"/>
        </w:tabs>
        <w:ind w:left="2880" w:hanging="360"/>
      </w:pPr>
      <w:rPr>
        <w:rFonts w:ascii="Arial" w:hAnsi="Arial" w:hint="default"/>
      </w:rPr>
    </w:lvl>
    <w:lvl w:ilvl="4" w:tplc="A544AD62" w:tentative="1">
      <w:start w:val="1"/>
      <w:numFmt w:val="bullet"/>
      <w:lvlText w:val="•"/>
      <w:lvlJc w:val="left"/>
      <w:pPr>
        <w:tabs>
          <w:tab w:val="num" w:pos="3600"/>
        </w:tabs>
        <w:ind w:left="3600" w:hanging="360"/>
      </w:pPr>
      <w:rPr>
        <w:rFonts w:ascii="Arial" w:hAnsi="Arial" w:hint="default"/>
      </w:rPr>
    </w:lvl>
    <w:lvl w:ilvl="5" w:tplc="2C588F9E" w:tentative="1">
      <w:start w:val="1"/>
      <w:numFmt w:val="bullet"/>
      <w:lvlText w:val="•"/>
      <w:lvlJc w:val="left"/>
      <w:pPr>
        <w:tabs>
          <w:tab w:val="num" w:pos="4320"/>
        </w:tabs>
        <w:ind w:left="4320" w:hanging="360"/>
      </w:pPr>
      <w:rPr>
        <w:rFonts w:ascii="Arial" w:hAnsi="Arial" w:hint="default"/>
      </w:rPr>
    </w:lvl>
    <w:lvl w:ilvl="6" w:tplc="04244B48" w:tentative="1">
      <w:start w:val="1"/>
      <w:numFmt w:val="bullet"/>
      <w:lvlText w:val="•"/>
      <w:lvlJc w:val="left"/>
      <w:pPr>
        <w:tabs>
          <w:tab w:val="num" w:pos="5040"/>
        </w:tabs>
        <w:ind w:left="5040" w:hanging="360"/>
      </w:pPr>
      <w:rPr>
        <w:rFonts w:ascii="Arial" w:hAnsi="Arial" w:hint="default"/>
      </w:rPr>
    </w:lvl>
    <w:lvl w:ilvl="7" w:tplc="5BBC8F56" w:tentative="1">
      <w:start w:val="1"/>
      <w:numFmt w:val="bullet"/>
      <w:lvlText w:val="•"/>
      <w:lvlJc w:val="left"/>
      <w:pPr>
        <w:tabs>
          <w:tab w:val="num" w:pos="5760"/>
        </w:tabs>
        <w:ind w:left="5760" w:hanging="360"/>
      </w:pPr>
      <w:rPr>
        <w:rFonts w:ascii="Arial" w:hAnsi="Arial" w:hint="default"/>
      </w:rPr>
    </w:lvl>
    <w:lvl w:ilvl="8" w:tplc="517C7E9A" w:tentative="1">
      <w:start w:val="1"/>
      <w:numFmt w:val="bullet"/>
      <w:lvlText w:val="•"/>
      <w:lvlJc w:val="left"/>
      <w:pPr>
        <w:tabs>
          <w:tab w:val="num" w:pos="6480"/>
        </w:tabs>
        <w:ind w:left="6480" w:hanging="360"/>
      </w:pPr>
      <w:rPr>
        <w:rFonts w:ascii="Arial" w:hAnsi="Arial" w:hint="default"/>
      </w:rPr>
    </w:lvl>
  </w:abstractNum>
  <w:abstractNum w:abstractNumId="48">
    <w:nsid w:val="7F3A1921"/>
    <w:multiLevelType w:val="hybridMultilevel"/>
    <w:tmpl w:val="21980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2"/>
  </w:num>
  <w:num w:numId="3">
    <w:abstractNumId w:val="2"/>
  </w:num>
  <w:num w:numId="4">
    <w:abstractNumId w:val="0"/>
  </w:num>
  <w:num w:numId="5">
    <w:abstractNumId w:val="10"/>
  </w:num>
  <w:num w:numId="6">
    <w:abstractNumId w:val="1"/>
  </w:num>
  <w:num w:numId="7">
    <w:abstractNumId w:val="17"/>
  </w:num>
  <w:num w:numId="8">
    <w:abstractNumId w:val="14"/>
  </w:num>
  <w:num w:numId="9">
    <w:abstractNumId w:val="26"/>
  </w:num>
  <w:num w:numId="10">
    <w:abstractNumId w:val="5"/>
  </w:num>
  <w:num w:numId="11">
    <w:abstractNumId w:val="33"/>
  </w:num>
  <w:num w:numId="12">
    <w:abstractNumId w:val="36"/>
  </w:num>
  <w:num w:numId="13">
    <w:abstractNumId w:val="13"/>
  </w:num>
  <w:num w:numId="14">
    <w:abstractNumId w:val="8"/>
  </w:num>
  <w:num w:numId="15">
    <w:abstractNumId w:val="35"/>
  </w:num>
  <w:num w:numId="16">
    <w:abstractNumId w:val="22"/>
  </w:num>
  <w:num w:numId="17">
    <w:abstractNumId w:val="18"/>
  </w:num>
  <w:num w:numId="18">
    <w:abstractNumId w:val="20"/>
  </w:num>
  <w:num w:numId="19">
    <w:abstractNumId w:val="27"/>
  </w:num>
  <w:num w:numId="20">
    <w:abstractNumId w:val="29"/>
  </w:num>
  <w:num w:numId="21">
    <w:abstractNumId w:val="11"/>
  </w:num>
  <w:num w:numId="22">
    <w:abstractNumId w:val="39"/>
  </w:num>
  <w:num w:numId="23">
    <w:abstractNumId w:val="43"/>
  </w:num>
  <w:num w:numId="24">
    <w:abstractNumId w:val="38"/>
  </w:num>
  <w:num w:numId="25">
    <w:abstractNumId w:val="40"/>
  </w:num>
  <w:num w:numId="26">
    <w:abstractNumId w:val="46"/>
  </w:num>
  <w:num w:numId="27">
    <w:abstractNumId w:val="25"/>
  </w:num>
  <w:num w:numId="28">
    <w:abstractNumId w:val="19"/>
  </w:num>
  <w:num w:numId="29">
    <w:abstractNumId w:val="31"/>
  </w:num>
  <w:num w:numId="30">
    <w:abstractNumId w:val="4"/>
  </w:num>
  <w:num w:numId="31">
    <w:abstractNumId w:val="30"/>
  </w:num>
  <w:num w:numId="32">
    <w:abstractNumId w:val="7"/>
  </w:num>
  <w:num w:numId="33">
    <w:abstractNumId w:val="9"/>
  </w:num>
  <w:num w:numId="34">
    <w:abstractNumId w:val="42"/>
  </w:num>
  <w:num w:numId="35">
    <w:abstractNumId w:val="6"/>
  </w:num>
  <w:num w:numId="36">
    <w:abstractNumId w:val="21"/>
  </w:num>
  <w:num w:numId="37">
    <w:abstractNumId w:val="24"/>
  </w:num>
  <w:num w:numId="38">
    <w:abstractNumId w:val="48"/>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15"/>
  </w:num>
  <w:num w:numId="42">
    <w:abstractNumId w:val="37"/>
  </w:num>
  <w:num w:numId="43">
    <w:abstractNumId w:val="23"/>
  </w:num>
  <w:num w:numId="44">
    <w:abstractNumId w:val="12"/>
  </w:num>
  <w:num w:numId="45">
    <w:abstractNumId w:val="47"/>
  </w:num>
  <w:num w:numId="46">
    <w:abstractNumId w:val="45"/>
  </w:num>
  <w:num w:numId="47">
    <w:abstractNumId w:val="16"/>
  </w:num>
  <w:num w:numId="48">
    <w:abstractNumId w:val="34"/>
  </w:num>
  <w:num w:numId="49">
    <w:abstractNumId w:val="28"/>
  </w:num>
  <w:num w:numId="50">
    <w:abstractNumId w:val="4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hideSpellingErrors/>
  <w:activeWritingStyle w:appName="MSWord" w:lang="en-US" w:vendorID="64" w:dllVersion="131078" w:nlCheck="1" w:checkStyle="1"/>
  <w:activeWritingStyle w:appName="MSWord" w:lang="fr-FR"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D3A82"/>
    <w:rsid w:val="00001A46"/>
    <w:rsid w:val="000028DE"/>
    <w:rsid w:val="00003E82"/>
    <w:rsid w:val="000048AF"/>
    <w:rsid w:val="00004D87"/>
    <w:rsid w:val="000052F8"/>
    <w:rsid w:val="0000751A"/>
    <w:rsid w:val="0001300A"/>
    <w:rsid w:val="00013607"/>
    <w:rsid w:val="00013851"/>
    <w:rsid w:val="00013938"/>
    <w:rsid w:val="00013FF1"/>
    <w:rsid w:val="000225B1"/>
    <w:rsid w:val="00022754"/>
    <w:rsid w:val="00022D22"/>
    <w:rsid w:val="0002461A"/>
    <w:rsid w:val="00027B9A"/>
    <w:rsid w:val="0003157D"/>
    <w:rsid w:val="000327E8"/>
    <w:rsid w:val="000347A4"/>
    <w:rsid w:val="00034A99"/>
    <w:rsid w:val="000411D0"/>
    <w:rsid w:val="00042882"/>
    <w:rsid w:val="00043DC6"/>
    <w:rsid w:val="00044283"/>
    <w:rsid w:val="00045A8C"/>
    <w:rsid w:val="000474AF"/>
    <w:rsid w:val="0005017E"/>
    <w:rsid w:val="00052516"/>
    <w:rsid w:val="000526E0"/>
    <w:rsid w:val="000542CC"/>
    <w:rsid w:val="00054F84"/>
    <w:rsid w:val="00055E87"/>
    <w:rsid w:val="00057BAD"/>
    <w:rsid w:val="00057CF3"/>
    <w:rsid w:val="000603B8"/>
    <w:rsid w:val="00061EA9"/>
    <w:rsid w:val="00062F9C"/>
    <w:rsid w:val="0006445A"/>
    <w:rsid w:val="000648AB"/>
    <w:rsid w:val="00066D4A"/>
    <w:rsid w:val="00066EF0"/>
    <w:rsid w:val="00070F62"/>
    <w:rsid w:val="0007229D"/>
    <w:rsid w:val="000722B8"/>
    <w:rsid w:val="00073BEB"/>
    <w:rsid w:val="00074793"/>
    <w:rsid w:val="00074DFF"/>
    <w:rsid w:val="000767D8"/>
    <w:rsid w:val="00077A79"/>
    <w:rsid w:val="000804F7"/>
    <w:rsid w:val="000843A9"/>
    <w:rsid w:val="00084737"/>
    <w:rsid w:val="00085F4C"/>
    <w:rsid w:val="0008703D"/>
    <w:rsid w:val="0009124D"/>
    <w:rsid w:val="00092ECB"/>
    <w:rsid w:val="000934A2"/>
    <w:rsid w:val="000A077D"/>
    <w:rsid w:val="000A4C44"/>
    <w:rsid w:val="000A4C5C"/>
    <w:rsid w:val="000A6AD1"/>
    <w:rsid w:val="000B09CF"/>
    <w:rsid w:val="000B26A8"/>
    <w:rsid w:val="000B3C4C"/>
    <w:rsid w:val="000B5F00"/>
    <w:rsid w:val="000B5FD7"/>
    <w:rsid w:val="000B613A"/>
    <w:rsid w:val="000C1D5C"/>
    <w:rsid w:val="000C5069"/>
    <w:rsid w:val="000C77A1"/>
    <w:rsid w:val="000D13A7"/>
    <w:rsid w:val="000D6911"/>
    <w:rsid w:val="000E1566"/>
    <w:rsid w:val="000E329F"/>
    <w:rsid w:val="000E4865"/>
    <w:rsid w:val="000E5BB9"/>
    <w:rsid w:val="000E671B"/>
    <w:rsid w:val="000E6C62"/>
    <w:rsid w:val="000F17CF"/>
    <w:rsid w:val="000F2D9D"/>
    <w:rsid w:val="000F3678"/>
    <w:rsid w:val="000F51CA"/>
    <w:rsid w:val="000F6213"/>
    <w:rsid w:val="001001CF"/>
    <w:rsid w:val="00100D4B"/>
    <w:rsid w:val="00102A22"/>
    <w:rsid w:val="00103606"/>
    <w:rsid w:val="00104654"/>
    <w:rsid w:val="001047CC"/>
    <w:rsid w:val="00106C69"/>
    <w:rsid w:val="00110BA8"/>
    <w:rsid w:val="0011494A"/>
    <w:rsid w:val="00115373"/>
    <w:rsid w:val="00115F4D"/>
    <w:rsid w:val="00124884"/>
    <w:rsid w:val="0012562D"/>
    <w:rsid w:val="00126BF3"/>
    <w:rsid w:val="00126F60"/>
    <w:rsid w:val="00127D1C"/>
    <w:rsid w:val="0013068E"/>
    <w:rsid w:val="0013098C"/>
    <w:rsid w:val="00132A70"/>
    <w:rsid w:val="00140E84"/>
    <w:rsid w:val="00142D0A"/>
    <w:rsid w:val="00143F73"/>
    <w:rsid w:val="00144DD0"/>
    <w:rsid w:val="001505A6"/>
    <w:rsid w:val="00163899"/>
    <w:rsid w:val="00166825"/>
    <w:rsid w:val="00167ABB"/>
    <w:rsid w:val="00167D2E"/>
    <w:rsid w:val="00173383"/>
    <w:rsid w:val="00174182"/>
    <w:rsid w:val="00175036"/>
    <w:rsid w:val="00177A1F"/>
    <w:rsid w:val="00177D5E"/>
    <w:rsid w:val="00180712"/>
    <w:rsid w:val="00182EAF"/>
    <w:rsid w:val="00183F34"/>
    <w:rsid w:val="001848D2"/>
    <w:rsid w:val="00185693"/>
    <w:rsid w:val="001867DA"/>
    <w:rsid w:val="001879E4"/>
    <w:rsid w:val="00190952"/>
    <w:rsid w:val="001913B3"/>
    <w:rsid w:val="00194920"/>
    <w:rsid w:val="00194D5D"/>
    <w:rsid w:val="001A19F5"/>
    <w:rsid w:val="001A72E9"/>
    <w:rsid w:val="001B0E5E"/>
    <w:rsid w:val="001B12E2"/>
    <w:rsid w:val="001B224F"/>
    <w:rsid w:val="001B3077"/>
    <w:rsid w:val="001B3C95"/>
    <w:rsid w:val="001B4FFE"/>
    <w:rsid w:val="001B5BBB"/>
    <w:rsid w:val="001B6840"/>
    <w:rsid w:val="001B7CA4"/>
    <w:rsid w:val="001C19FF"/>
    <w:rsid w:val="001C3689"/>
    <w:rsid w:val="001C6640"/>
    <w:rsid w:val="001C68B8"/>
    <w:rsid w:val="001D156F"/>
    <w:rsid w:val="001D52EF"/>
    <w:rsid w:val="001E1893"/>
    <w:rsid w:val="001E1F06"/>
    <w:rsid w:val="001E28E8"/>
    <w:rsid w:val="001E3777"/>
    <w:rsid w:val="001E6701"/>
    <w:rsid w:val="001F2EED"/>
    <w:rsid w:val="001F3548"/>
    <w:rsid w:val="001F38D4"/>
    <w:rsid w:val="001F3C7D"/>
    <w:rsid w:val="001F423A"/>
    <w:rsid w:val="001F4673"/>
    <w:rsid w:val="001F6287"/>
    <w:rsid w:val="001F68C0"/>
    <w:rsid w:val="001F7150"/>
    <w:rsid w:val="0020301A"/>
    <w:rsid w:val="002048A7"/>
    <w:rsid w:val="00204D7C"/>
    <w:rsid w:val="0020561C"/>
    <w:rsid w:val="00205BBF"/>
    <w:rsid w:val="00206362"/>
    <w:rsid w:val="0020681D"/>
    <w:rsid w:val="00211A64"/>
    <w:rsid w:val="00213986"/>
    <w:rsid w:val="00214FDB"/>
    <w:rsid w:val="002210F8"/>
    <w:rsid w:val="0022185E"/>
    <w:rsid w:val="00221FD6"/>
    <w:rsid w:val="002224F4"/>
    <w:rsid w:val="002232FA"/>
    <w:rsid w:val="002264C2"/>
    <w:rsid w:val="0023011A"/>
    <w:rsid w:val="00233920"/>
    <w:rsid w:val="00235EC1"/>
    <w:rsid w:val="002361B2"/>
    <w:rsid w:val="002375FA"/>
    <w:rsid w:val="00237FDA"/>
    <w:rsid w:val="00240AA9"/>
    <w:rsid w:val="002411B0"/>
    <w:rsid w:val="00241D4E"/>
    <w:rsid w:val="002431D5"/>
    <w:rsid w:val="002434C7"/>
    <w:rsid w:val="0026268E"/>
    <w:rsid w:val="00262C14"/>
    <w:rsid w:val="00262E48"/>
    <w:rsid w:val="00263702"/>
    <w:rsid w:val="00265C5E"/>
    <w:rsid w:val="0026753F"/>
    <w:rsid w:val="00267BD0"/>
    <w:rsid w:val="002700A5"/>
    <w:rsid w:val="00270AAD"/>
    <w:rsid w:val="002724F9"/>
    <w:rsid w:val="0027278A"/>
    <w:rsid w:val="00273CE6"/>
    <w:rsid w:val="00275D33"/>
    <w:rsid w:val="00275E7E"/>
    <w:rsid w:val="002776A8"/>
    <w:rsid w:val="00281B7B"/>
    <w:rsid w:val="00282835"/>
    <w:rsid w:val="002831CD"/>
    <w:rsid w:val="00286585"/>
    <w:rsid w:val="00291122"/>
    <w:rsid w:val="002A2834"/>
    <w:rsid w:val="002A3999"/>
    <w:rsid w:val="002A4240"/>
    <w:rsid w:val="002A7A23"/>
    <w:rsid w:val="002B1439"/>
    <w:rsid w:val="002B3E67"/>
    <w:rsid w:val="002B4661"/>
    <w:rsid w:val="002B4D68"/>
    <w:rsid w:val="002B65FE"/>
    <w:rsid w:val="002C0093"/>
    <w:rsid w:val="002C1850"/>
    <w:rsid w:val="002C1A38"/>
    <w:rsid w:val="002C3726"/>
    <w:rsid w:val="002C4251"/>
    <w:rsid w:val="002C553C"/>
    <w:rsid w:val="002C5824"/>
    <w:rsid w:val="002D0EC5"/>
    <w:rsid w:val="002D5B22"/>
    <w:rsid w:val="002D709C"/>
    <w:rsid w:val="002D769A"/>
    <w:rsid w:val="002E53B5"/>
    <w:rsid w:val="002E6291"/>
    <w:rsid w:val="002E636B"/>
    <w:rsid w:val="002E69BE"/>
    <w:rsid w:val="002F3293"/>
    <w:rsid w:val="002F5282"/>
    <w:rsid w:val="002F7830"/>
    <w:rsid w:val="0030692F"/>
    <w:rsid w:val="00312C9E"/>
    <w:rsid w:val="003225DC"/>
    <w:rsid w:val="003240C2"/>
    <w:rsid w:val="00324CCC"/>
    <w:rsid w:val="00331DEB"/>
    <w:rsid w:val="003327A7"/>
    <w:rsid w:val="0033293C"/>
    <w:rsid w:val="003360B5"/>
    <w:rsid w:val="00336115"/>
    <w:rsid w:val="003363C0"/>
    <w:rsid w:val="00336B0E"/>
    <w:rsid w:val="003446CC"/>
    <w:rsid w:val="00345AFD"/>
    <w:rsid w:val="003471E8"/>
    <w:rsid w:val="00347F5B"/>
    <w:rsid w:val="00351167"/>
    <w:rsid w:val="00351751"/>
    <w:rsid w:val="003553DD"/>
    <w:rsid w:val="0036087D"/>
    <w:rsid w:val="00360E95"/>
    <w:rsid w:val="00361021"/>
    <w:rsid w:val="003639E7"/>
    <w:rsid w:val="0036454B"/>
    <w:rsid w:val="00364A4E"/>
    <w:rsid w:val="00365A94"/>
    <w:rsid w:val="00365BC5"/>
    <w:rsid w:val="00365F82"/>
    <w:rsid w:val="00366FD7"/>
    <w:rsid w:val="003722AE"/>
    <w:rsid w:val="003766B7"/>
    <w:rsid w:val="00376CD6"/>
    <w:rsid w:val="00377A0F"/>
    <w:rsid w:val="00380DE4"/>
    <w:rsid w:val="0038163D"/>
    <w:rsid w:val="0038390B"/>
    <w:rsid w:val="003855CE"/>
    <w:rsid w:val="00396200"/>
    <w:rsid w:val="003A1387"/>
    <w:rsid w:val="003A14E7"/>
    <w:rsid w:val="003A186A"/>
    <w:rsid w:val="003A1A7C"/>
    <w:rsid w:val="003A2AEF"/>
    <w:rsid w:val="003A34E3"/>
    <w:rsid w:val="003A69BE"/>
    <w:rsid w:val="003B1A1A"/>
    <w:rsid w:val="003B1C75"/>
    <w:rsid w:val="003B204B"/>
    <w:rsid w:val="003B2C38"/>
    <w:rsid w:val="003B5227"/>
    <w:rsid w:val="003B54E6"/>
    <w:rsid w:val="003B6B2C"/>
    <w:rsid w:val="003B7658"/>
    <w:rsid w:val="003D104F"/>
    <w:rsid w:val="003D47F8"/>
    <w:rsid w:val="003D649F"/>
    <w:rsid w:val="003D72FB"/>
    <w:rsid w:val="003E0629"/>
    <w:rsid w:val="003E21D7"/>
    <w:rsid w:val="003E3791"/>
    <w:rsid w:val="003E5A2F"/>
    <w:rsid w:val="003F1C76"/>
    <w:rsid w:val="003F3203"/>
    <w:rsid w:val="003F4262"/>
    <w:rsid w:val="003F5735"/>
    <w:rsid w:val="003F6919"/>
    <w:rsid w:val="00400DC8"/>
    <w:rsid w:val="00400FC3"/>
    <w:rsid w:val="004028B3"/>
    <w:rsid w:val="00403457"/>
    <w:rsid w:val="00403AD2"/>
    <w:rsid w:val="004055A6"/>
    <w:rsid w:val="004073F9"/>
    <w:rsid w:val="00411CFA"/>
    <w:rsid w:val="00413C00"/>
    <w:rsid w:val="004144F4"/>
    <w:rsid w:val="00414CD8"/>
    <w:rsid w:val="004162EE"/>
    <w:rsid w:val="00416AD1"/>
    <w:rsid w:val="00417185"/>
    <w:rsid w:val="0042134A"/>
    <w:rsid w:val="0042186D"/>
    <w:rsid w:val="00424624"/>
    <w:rsid w:val="00426737"/>
    <w:rsid w:val="004272E5"/>
    <w:rsid w:val="00430DB6"/>
    <w:rsid w:val="00431530"/>
    <w:rsid w:val="004328C5"/>
    <w:rsid w:val="0043366C"/>
    <w:rsid w:val="00436099"/>
    <w:rsid w:val="004369DE"/>
    <w:rsid w:val="00440453"/>
    <w:rsid w:val="0044152B"/>
    <w:rsid w:val="00441B1C"/>
    <w:rsid w:val="00443742"/>
    <w:rsid w:val="0044464D"/>
    <w:rsid w:val="00447F8C"/>
    <w:rsid w:val="004501B3"/>
    <w:rsid w:val="00451253"/>
    <w:rsid w:val="0045222F"/>
    <w:rsid w:val="004527F1"/>
    <w:rsid w:val="00453DD5"/>
    <w:rsid w:val="00454A98"/>
    <w:rsid w:val="00456D3B"/>
    <w:rsid w:val="00456D4B"/>
    <w:rsid w:val="0045788D"/>
    <w:rsid w:val="00457DB6"/>
    <w:rsid w:val="004608F6"/>
    <w:rsid w:val="00462466"/>
    <w:rsid w:val="0046540F"/>
    <w:rsid w:val="00470757"/>
    <w:rsid w:val="00470BA2"/>
    <w:rsid w:val="00471564"/>
    <w:rsid w:val="00471EED"/>
    <w:rsid w:val="00472FF4"/>
    <w:rsid w:val="004738A3"/>
    <w:rsid w:val="00475783"/>
    <w:rsid w:val="00475DFA"/>
    <w:rsid w:val="00481624"/>
    <w:rsid w:val="00482AFE"/>
    <w:rsid w:val="0048518A"/>
    <w:rsid w:val="004851A5"/>
    <w:rsid w:val="0048599E"/>
    <w:rsid w:val="00485F2B"/>
    <w:rsid w:val="00487A67"/>
    <w:rsid w:val="0049452F"/>
    <w:rsid w:val="00495AE4"/>
    <w:rsid w:val="00495D2D"/>
    <w:rsid w:val="00497595"/>
    <w:rsid w:val="004A1027"/>
    <w:rsid w:val="004A2BF3"/>
    <w:rsid w:val="004A3CFA"/>
    <w:rsid w:val="004A4A95"/>
    <w:rsid w:val="004A57C6"/>
    <w:rsid w:val="004A6A12"/>
    <w:rsid w:val="004B008F"/>
    <w:rsid w:val="004B342C"/>
    <w:rsid w:val="004B34B7"/>
    <w:rsid w:val="004B41DB"/>
    <w:rsid w:val="004B51FB"/>
    <w:rsid w:val="004B7C44"/>
    <w:rsid w:val="004C2105"/>
    <w:rsid w:val="004C57C9"/>
    <w:rsid w:val="004D123B"/>
    <w:rsid w:val="004D3B5C"/>
    <w:rsid w:val="004E09AE"/>
    <w:rsid w:val="004E138A"/>
    <w:rsid w:val="004E2618"/>
    <w:rsid w:val="004E3AEB"/>
    <w:rsid w:val="004E59F1"/>
    <w:rsid w:val="004E68BF"/>
    <w:rsid w:val="004E6F49"/>
    <w:rsid w:val="004F168F"/>
    <w:rsid w:val="004F18EE"/>
    <w:rsid w:val="00501026"/>
    <w:rsid w:val="00501DF6"/>
    <w:rsid w:val="00501E82"/>
    <w:rsid w:val="005028D1"/>
    <w:rsid w:val="005051CB"/>
    <w:rsid w:val="005051F8"/>
    <w:rsid w:val="00514C95"/>
    <w:rsid w:val="005174EF"/>
    <w:rsid w:val="00517BE2"/>
    <w:rsid w:val="005209DC"/>
    <w:rsid w:val="005241A1"/>
    <w:rsid w:val="00526B20"/>
    <w:rsid w:val="00534EF3"/>
    <w:rsid w:val="005405DA"/>
    <w:rsid w:val="00540AA0"/>
    <w:rsid w:val="00540D65"/>
    <w:rsid w:val="00541875"/>
    <w:rsid w:val="00545FC6"/>
    <w:rsid w:val="00551219"/>
    <w:rsid w:val="00553CCC"/>
    <w:rsid w:val="005611D3"/>
    <w:rsid w:val="00562A3C"/>
    <w:rsid w:val="00564699"/>
    <w:rsid w:val="0056579C"/>
    <w:rsid w:val="005657F8"/>
    <w:rsid w:val="00565D08"/>
    <w:rsid w:val="0056711F"/>
    <w:rsid w:val="00571837"/>
    <w:rsid w:val="00575ADC"/>
    <w:rsid w:val="00577AFA"/>
    <w:rsid w:val="00580E37"/>
    <w:rsid w:val="0058186D"/>
    <w:rsid w:val="00582865"/>
    <w:rsid w:val="00582CAD"/>
    <w:rsid w:val="0058646C"/>
    <w:rsid w:val="00587117"/>
    <w:rsid w:val="00587FE7"/>
    <w:rsid w:val="00595340"/>
    <w:rsid w:val="00595D66"/>
    <w:rsid w:val="005A1E29"/>
    <w:rsid w:val="005A6C93"/>
    <w:rsid w:val="005B082D"/>
    <w:rsid w:val="005B5200"/>
    <w:rsid w:val="005B6710"/>
    <w:rsid w:val="005B6D6C"/>
    <w:rsid w:val="005C2BEA"/>
    <w:rsid w:val="005C37D6"/>
    <w:rsid w:val="005D5A11"/>
    <w:rsid w:val="005D7A6A"/>
    <w:rsid w:val="005E04FC"/>
    <w:rsid w:val="005E2C79"/>
    <w:rsid w:val="005E391B"/>
    <w:rsid w:val="005E3EFF"/>
    <w:rsid w:val="005E4A32"/>
    <w:rsid w:val="005E4FD1"/>
    <w:rsid w:val="005F0190"/>
    <w:rsid w:val="005F0A62"/>
    <w:rsid w:val="005F2855"/>
    <w:rsid w:val="005F5A81"/>
    <w:rsid w:val="005F6D36"/>
    <w:rsid w:val="005F6DF2"/>
    <w:rsid w:val="005F7696"/>
    <w:rsid w:val="005F7D31"/>
    <w:rsid w:val="00604C67"/>
    <w:rsid w:val="006051D6"/>
    <w:rsid w:val="00610FE7"/>
    <w:rsid w:val="00611322"/>
    <w:rsid w:val="00613F70"/>
    <w:rsid w:val="006154CE"/>
    <w:rsid w:val="00617642"/>
    <w:rsid w:val="006202B6"/>
    <w:rsid w:val="00620F38"/>
    <w:rsid w:val="006222D9"/>
    <w:rsid w:val="00626182"/>
    <w:rsid w:val="00627CCE"/>
    <w:rsid w:val="00630B74"/>
    <w:rsid w:val="00631EC2"/>
    <w:rsid w:val="006321E3"/>
    <w:rsid w:val="00634424"/>
    <w:rsid w:val="0063645F"/>
    <w:rsid w:val="00636E06"/>
    <w:rsid w:val="00636E14"/>
    <w:rsid w:val="006372D1"/>
    <w:rsid w:val="00641172"/>
    <w:rsid w:val="00642740"/>
    <w:rsid w:val="00643C41"/>
    <w:rsid w:val="00644E68"/>
    <w:rsid w:val="006471EC"/>
    <w:rsid w:val="00647D29"/>
    <w:rsid w:val="006509D3"/>
    <w:rsid w:val="00650E08"/>
    <w:rsid w:val="00652277"/>
    <w:rsid w:val="006537DC"/>
    <w:rsid w:val="00653C09"/>
    <w:rsid w:val="006545C3"/>
    <w:rsid w:val="00657D4B"/>
    <w:rsid w:val="00660072"/>
    <w:rsid w:val="00660AF3"/>
    <w:rsid w:val="00660CB6"/>
    <w:rsid w:val="006637F4"/>
    <w:rsid w:val="00665848"/>
    <w:rsid w:val="00666FAD"/>
    <w:rsid w:val="00667086"/>
    <w:rsid w:val="006670ED"/>
    <w:rsid w:val="00667B9E"/>
    <w:rsid w:val="006708D7"/>
    <w:rsid w:val="006719AF"/>
    <w:rsid w:val="0067566B"/>
    <w:rsid w:val="00676A06"/>
    <w:rsid w:val="00676AD1"/>
    <w:rsid w:val="00682764"/>
    <w:rsid w:val="00683459"/>
    <w:rsid w:val="00684BA2"/>
    <w:rsid w:val="00685924"/>
    <w:rsid w:val="00685E58"/>
    <w:rsid w:val="0069261E"/>
    <w:rsid w:val="00694AE3"/>
    <w:rsid w:val="00694E4F"/>
    <w:rsid w:val="0069580C"/>
    <w:rsid w:val="00695D50"/>
    <w:rsid w:val="006A2B85"/>
    <w:rsid w:val="006A41DA"/>
    <w:rsid w:val="006A48A8"/>
    <w:rsid w:val="006A58D4"/>
    <w:rsid w:val="006B2193"/>
    <w:rsid w:val="006B2BFD"/>
    <w:rsid w:val="006B35DA"/>
    <w:rsid w:val="006B753B"/>
    <w:rsid w:val="006B778E"/>
    <w:rsid w:val="006C133F"/>
    <w:rsid w:val="006D03AF"/>
    <w:rsid w:val="006D4D42"/>
    <w:rsid w:val="006E2769"/>
    <w:rsid w:val="006E2CBF"/>
    <w:rsid w:val="006E317A"/>
    <w:rsid w:val="006E3598"/>
    <w:rsid w:val="006E3BAA"/>
    <w:rsid w:val="006E3F68"/>
    <w:rsid w:val="006E5A5A"/>
    <w:rsid w:val="006E7D8D"/>
    <w:rsid w:val="006E7DCA"/>
    <w:rsid w:val="006F1D22"/>
    <w:rsid w:val="006F2DDC"/>
    <w:rsid w:val="006F2DDF"/>
    <w:rsid w:val="006F4534"/>
    <w:rsid w:val="006F5B8A"/>
    <w:rsid w:val="006F6D66"/>
    <w:rsid w:val="00702224"/>
    <w:rsid w:val="007038C4"/>
    <w:rsid w:val="00704AD4"/>
    <w:rsid w:val="007109F2"/>
    <w:rsid w:val="007120FE"/>
    <w:rsid w:val="00713413"/>
    <w:rsid w:val="00715D39"/>
    <w:rsid w:val="00720BD5"/>
    <w:rsid w:val="0072100A"/>
    <w:rsid w:val="00721F32"/>
    <w:rsid w:val="0072200E"/>
    <w:rsid w:val="00722C61"/>
    <w:rsid w:val="00725B08"/>
    <w:rsid w:val="00730477"/>
    <w:rsid w:val="00732880"/>
    <w:rsid w:val="00732AC2"/>
    <w:rsid w:val="00734EAE"/>
    <w:rsid w:val="007368FF"/>
    <w:rsid w:val="00742817"/>
    <w:rsid w:val="00743B84"/>
    <w:rsid w:val="007448F4"/>
    <w:rsid w:val="00746824"/>
    <w:rsid w:val="00750F2D"/>
    <w:rsid w:val="00751471"/>
    <w:rsid w:val="007519A3"/>
    <w:rsid w:val="0075691E"/>
    <w:rsid w:val="00757183"/>
    <w:rsid w:val="00760B82"/>
    <w:rsid w:val="00761F63"/>
    <w:rsid w:val="00764EC5"/>
    <w:rsid w:val="00770B8D"/>
    <w:rsid w:val="00776748"/>
    <w:rsid w:val="007775DC"/>
    <w:rsid w:val="00780698"/>
    <w:rsid w:val="00785FDE"/>
    <w:rsid w:val="007860FB"/>
    <w:rsid w:val="0079235C"/>
    <w:rsid w:val="00793715"/>
    <w:rsid w:val="00795A55"/>
    <w:rsid w:val="007A0991"/>
    <w:rsid w:val="007A16C5"/>
    <w:rsid w:val="007A1C6E"/>
    <w:rsid w:val="007A3326"/>
    <w:rsid w:val="007A7262"/>
    <w:rsid w:val="007A78E6"/>
    <w:rsid w:val="007B07E9"/>
    <w:rsid w:val="007B2102"/>
    <w:rsid w:val="007B2157"/>
    <w:rsid w:val="007B3792"/>
    <w:rsid w:val="007B54F3"/>
    <w:rsid w:val="007C0277"/>
    <w:rsid w:val="007C06B9"/>
    <w:rsid w:val="007C11BF"/>
    <w:rsid w:val="007C2D91"/>
    <w:rsid w:val="007C3134"/>
    <w:rsid w:val="007C74E1"/>
    <w:rsid w:val="007C79DD"/>
    <w:rsid w:val="007D05BD"/>
    <w:rsid w:val="007D0901"/>
    <w:rsid w:val="007D21BC"/>
    <w:rsid w:val="007D537C"/>
    <w:rsid w:val="007D54E1"/>
    <w:rsid w:val="007D5A0D"/>
    <w:rsid w:val="007E0635"/>
    <w:rsid w:val="007E1309"/>
    <w:rsid w:val="007E2241"/>
    <w:rsid w:val="007E3B74"/>
    <w:rsid w:val="007F1587"/>
    <w:rsid w:val="007F2035"/>
    <w:rsid w:val="007F2AFF"/>
    <w:rsid w:val="007F44C0"/>
    <w:rsid w:val="007F4B56"/>
    <w:rsid w:val="007F51CD"/>
    <w:rsid w:val="007F55C0"/>
    <w:rsid w:val="007F5DA6"/>
    <w:rsid w:val="0080181C"/>
    <w:rsid w:val="00802939"/>
    <w:rsid w:val="008029AC"/>
    <w:rsid w:val="00805AE6"/>
    <w:rsid w:val="008070B7"/>
    <w:rsid w:val="00813100"/>
    <w:rsid w:val="00817894"/>
    <w:rsid w:val="00822C55"/>
    <w:rsid w:val="008242D9"/>
    <w:rsid w:val="0082716D"/>
    <w:rsid w:val="008303EC"/>
    <w:rsid w:val="00830896"/>
    <w:rsid w:val="0083163B"/>
    <w:rsid w:val="00833CD9"/>
    <w:rsid w:val="00835DEA"/>
    <w:rsid w:val="0083617D"/>
    <w:rsid w:val="00841EAC"/>
    <w:rsid w:val="00842F00"/>
    <w:rsid w:val="00844EF0"/>
    <w:rsid w:val="00845B47"/>
    <w:rsid w:val="008468A4"/>
    <w:rsid w:val="008469B9"/>
    <w:rsid w:val="00846F35"/>
    <w:rsid w:val="008533F0"/>
    <w:rsid w:val="00854C81"/>
    <w:rsid w:val="00857FD9"/>
    <w:rsid w:val="008605C7"/>
    <w:rsid w:val="008643B5"/>
    <w:rsid w:val="00864FC2"/>
    <w:rsid w:val="00865C45"/>
    <w:rsid w:val="0086653A"/>
    <w:rsid w:val="00866DF9"/>
    <w:rsid w:val="00866ED9"/>
    <w:rsid w:val="00867DB1"/>
    <w:rsid w:val="00870107"/>
    <w:rsid w:val="00871215"/>
    <w:rsid w:val="008714AF"/>
    <w:rsid w:val="00875345"/>
    <w:rsid w:val="00876B7A"/>
    <w:rsid w:val="00877B8F"/>
    <w:rsid w:val="00880D7A"/>
    <w:rsid w:val="008815FB"/>
    <w:rsid w:val="00881C2B"/>
    <w:rsid w:val="00881D34"/>
    <w:rsid w:val="00882F76"/>
    <w:rsid w:val="0089100E"/>
    <w:rsid w:val="00893D6B"/>
    <w:rsid w:val="00894E49"/>
    <w:rsid w:val="00897F07"/>
    <w:rsid w:val="008A318C"/>
    <w:rsid w:val="008A364F"/>
    <w:rsid w:val="008A4B72"/>
    <w:rsid w:val="008A505F"/>
    <w:rsid w:val="008A5EFE"/>
    <w:rsid w:val="008A6B56"/>
    <w:rsid w:val="008B028B"/>
    <w:rsid w:val="008B1CCD"/>
    <w:rsid w:val="008B1DB4"/>
    <w:rsid w:val="008B2AD0"/>
    <w:rsid w:val="008B3B73"/>
    <w:rsid w:val="008B4DA5"/>
    <w:rsid w:val="008B4F7C"/>
    <w:rsid w:val="008B6018"/>
    <w:rsid w:val="008C40FA"/>
    <w:rsid w:val="008C4FCC"/>
    <w:rsid w:val="008C69D7"/>
    <w:rsid w:val="008D00EF"/>
    <w:rsid w:val="008D1F7F"/>
    <w:rsid w:val="008D281E"/>
    <w:rsid w:val="008D3230"/>
    <w:rsid w:val="008D34F0"/>
    <w:rsid w:val="008D3A82"/>
    <w:rsid w:val="008D48D5"/>
    <w:rsid w:val="008D666C"/>
    <w:rsid w:val="008D68FD"/>
    <w:rsid w:val="008D6A38"/>
    <w:rsid w:val="008D7F93"/>
    <w:rsid w:val="008E215F"/>
    <w:rsid w:val="008E5D96"/>
    <w:rsid w:val="008F1795"/>
    <w:rsid w:val="008F1AD5"/>
    <w:rsid w:val="008F32AC"/>
    <w:rsid w:val="008F67B7"/>
    <w:rsid w:val="008F71C8"/>
    <w:rsid w:val="009005E6"/>
    <w:rsid w:val="00901F88"/>
    <w:rsid w:val="00902AE0"/>
    <w:rsid w:val="009031FD"/>
    <w:rsid w:val="00904DCA"/>
    <w:rsid w:val="0090575C"/>
    <w:rsid w:val="009070DC"/>
    <w:rsid w:val="00907601"/>
    <w:rsid w:val="009102A3"/>
    <w:rsid w:val="00910D8A"/>
    <w:rsid w:val="00910E00"/>
    <w:rsid w:val="009130BA"/>
    <w:rsid w:val="00913D38"/>
    <w:rsid w:val="0091440C"/>
    <w:rsid w:val="009157EE"/>
    <w:rsid w:val="00915E84"/>
    <w:rsid w:val="00916BBB"/>
    <w:rsid w:val="00917C59"/>
    <w:rsid w:val="0092255F"/>
    <w:rsid w:val="00923338"/>
    <w:rsid w:val="00923CAC"/>
    <w:rsid w:val="0092415F"/>
    <w:rsid w:val="00924ED0"/>
    <w:rsid w:val="009260E9"/>
    <w:rsid w:val="00927229"/>
    <w:rsid w:val="009309B6"/>
    <w:rsid w:val="009311B9"/>
    <w:rsid w:val="009323F5"/>
    <w:rsid w:val="009341C2"/>
    <w:rsid w:val="00936C8B"/>
    <w:rsid w:val="009403A6"/>
    <w:rsid w:val="0094217F"/>
    <w:rsid w:val="00944444"/>
    <w:rsid w:val="00944DC3"/>
    <w:rsid w:val="00951BB6"/>
    <w:rsid w:val="009534E3"/>
    <w:rsid w:val="009574C0"/>
    <w:rsid w:val="00964FCF"/>
    <w:rsid w:val="009654FB"/>
    <w:rsid w:val="00965A8C"/>
    <w:rsid w:val="00965AE8"/>
    <w:rsid w:val="0096650A"/>
    <w:rsid w:val="009709F3"/>
    <w:rsid w:val="00972D1D"/>
    <w:rsid w:val="00974963"/>
    <w:rsid w:val="00974D06"/>
    <w:rsid w:val="00976391"/>
    <w:rsid w:val="00980B5D"/>
    <w:rsid w:val="00982C74"/>
    <w:rsid w:val="00984926"/>
    <w:rsid w:val="0098762A"/>
    <w:rsid w:val="00996398"/>
    <w:rsid w:val="00997E91"/>
    <w:rsid w:val="009A3B29"/>
    <w:rsid w:val="009A41CB"/>
    <w:rsid w:val="009A4DCE"/>
    <w:rsid w:val="009B17E8"/>
    <w:rsid w:val="009B1EEF"/>
    <w:rsid w:val="009B2D7E"/>
    <w:rsid w:val="009B3815"/>
    <w:rsid w:val="009C036A"/>
    <w:rsid w:val="009C0F46"/>
    <w:rsid w:val="009C17D5"/>
    <w:rsid w:val="009C35AE"/>
    <w:rsid w:val="009C4077"/>
    <w:rsid w:val="009C5DE9"/>
    <w:rsid w:val="009C63D7"/>
    <w:rsid w:val="009D0C2C"/>
    <w:rsid w:val="009D1328"/>
    <w:rsid w:val="009D6D06"/>
    <w:rsid w:val="009E1F59"/>
    <w:rsid w:val="009E3156"/>
    <w:rsid w:val="009E56CB"/>
    <w:rsid w:val="009E5CFD"/>
    <w:rsid w:val="009F2260"/>
    <w:rsid w:val="009F3105"/>
    <w:rsid w:val="009F38C5"/>
    <w:rsid w:val="009F45F7"/>
    <w:rsid w:val="009F4EDC"/>
    <w:rsid w:val="009F6032"/>
    <w:rsid w:val="009F79CF"/>
    <w:rsid w:val="00A001FF"/>
    <w:rsid w:val="00A00B0D"/>
    <w:rsid w:val="00A00B8B"/>
    <w:rsid w:val="00A01482"/>
    <w:rsid w:val="00A01998"/>
    <w:rsid w:val="00A026C2"/>
    <w:rsid w:val="00A03767"/>
    <w:rsid w:val="00A044F3"/>
    <w:rsid w:val="00A0783D"/>
    <w:rsid w:val="00A07F2A"/>
    <w:rsid w:val="00A10C5E"/>
    <w:rsid w:val="00A1106E"/>
    <w:rsid w:val="00A13817"/>
    <w:rsid w:val="00A168D9"/>
    <w:rsid w:val="00A16E88"/>
    <w:rsid w:val="00A1703B"/>
    <w:rsid w:val="00A17085"/>
    <w:rsid w:val="00A17283"/>
    <w:rsid w:val="00A208CF"/>
    <w:rsid w:val="00A21D10"/>
    <w:rsid w:val="00A23523"/>
    <w:rsid w:val="00A23BB7"/>
    <w:rsid w:val="00A26630"/>
    <w:rsid w:val="00A26A75"/>
    <w:rsid w:val="00A30A5E"/>
    <w:rsid w:val="00A30ABA"/>
    <w:rsid w:val="00A31372"/>
    <w:rsid w:val="00A32822"/>
    <w:rsid w:val="00A32978"/>
    <w:rsid w:val="00A33646"/>
    <w:rsid w:val="00A3506C"/>
    <w:rsid w:val="00A355A7"/>
    <w:rsid w:val="00A361BE"/>
    <w:rsid w:val="00A37D26"/>
    <w:rsid w:val="00A37FD2"/>
    <w:rsid w:val="00A41530"/>
    <w:rsid w:val="00A415F8"/>
    <w:rsid w:val="00A42B2C"/>
    <w:rsid w:val="00A443F2"/>
    <w:rsid w:val="00A462E9"/>
    <w:rsid w:val="00A46BCF"/>
    <w:rsid w:val="00A5023C"/>
    <w:rsid w:val="00A5075E"/>
    <w:rsid w:val="00A51556"/>
    <w:rsid w:val="00A52E07"/>
    <w:rsid w:val="00A54444"/>
    <w:rsid w:val="00A56733"/>
    <w:rsid w:val="00A57E96"/>
    <w:rsid w:val="00A622F1"/>
    <w:rsid w:val="00A6282F"/>
    <w:rsid w:val="00A62EAB"/>
    <w:rsid w:val="00A658C8"/>
    <w:rsid w:val="00A669E9"/>
    <w:rsid w:val="00A67258"/>
    <w:rsid w:val="00A73C01"/>
    <w:rsid w:val="00A741D2"/>
    <w:rsid w:val="00A7452E"/>
    <w:rsid w:val="00A74E4C"/>
    <w:rsid w:val="00A75E4D"/>
    <w:rsid w:val="00A7798E"/>
    <w:rsid w:val="00A77A0B"/>
    <w:rsid w:val="00A83DCC"/>
    <w:rsid w:val="00A85AD8"/>
    <w:rsid w:val="00A863A8"/>
    <w:rsid w:val="00A865F5"/>
    <w:rsid w:val="00A90515"/>
    <w:rsid w:val="00A92A9B"/>
    <w:rsid w:val="00A9694E"/>
    <w:rsid w:val="00AA07FE"/>
    <w:rsid w:val="00AA1A1D"/>
    <w:rsid w:val="00AA2CFE"/>
    <w:rsid w:val="00AA5102"/>
    <w:rsid w:val="00AA6C57"/>
    <w:rsid w:val="00AA714F"/>
    <w:rsid w:val="00AA73DF"/>
    <w:rsid w:val="00AA78B0"/>
    <w:rsid w:val="00AB3704"/>
    <w:rsid w:val="00AB471D"/>
    <w:rsid w:val="00AB4C05"/>
    <w:rsid w:val="00AB5E73"/>
    <w:rsid w:val="00AB673E"/>
    <w:rsid w:val="00AB71BE"/>
    <w:rsid w:val="00AC007F"/>
    <w:rsid w:val="00AC0474"/>
    <w:rsid w:val="00AC6912"/>
    <w:rsid w:val="00AC6BBC"/>
    <w:rsid w:val="00AC79F8"/>
    <w:rsid w:val="00AD0A09"/>
    <w:rsid w:val="00AD4210"/>
    <w:rsid w:val="00AD7EA8"/>
    <w:rsid w:val="00AE2FC3"/>
    <w:rsid w:val="00AE4480"/>
    <w:rsid w:val="00AF00B9"/>
    <w:rsid w:val="00AF01F0"/>
    <w:rsid w:val="00AF0508"/>
    <w:rsid w:val="00AF1220"/>
    <w:rsid w:val="00AF36DB"/>
    <w:rsid w:val="00AF5C7D"/>
    <w:rsid w:val="00AF6BF4"/>
    <w:rsid w:val="00AF73D2"/>
    <w:rsid w:val="00B04F16"/>
    <w:rsid w:val="00B06EF9"/>
    <w:rsid w:val="00B076A5"/>
    <w:rsid w:val="00B07936"/>
    <w:rsid w:val="00B07A6C"/>
    <w:rsid w:val="00B106EB"/>
    <w:rsid w:val="00B208D3"/>
    <w:rsid w:val="00B24082"/>
    <w:rsid w:val="00B24C90"/>
    <w:rsid w:val="00B25521"/>
    <w:rsid w:val="00B3066B"/>
    <w:rsid w:val="00B32324"/>
    <w:rsid w:val="00B32A95"/>
    <w:rsid w:val="00B340ED"/>
    <w:rsid w:val="00B4488F"/>
    <w:rsid w:val="00B4570A"/>
    <w:rsid w:val="00B5425C"/>
    <w:rsid w:val="00B55D94"/>
    <w:rsid w:val="00B55DE0"/>
    <w:rsid w:val="00B56B1B"/>
    <w:rsid w:val="00B6131E"/>
    <w:rsid w:val="00B62030"/>
    <w:rsid w:val="00B6431B"/>
    <w:rsid w:val="00B65EF2"/>
    <w:rsid w:val="00B6642B"/>
    <w:rsid w:val="00B6673F"/>
    <w:rsid w:val="00B66DD3"/>
    <w:rsid w:val="00B707AF"/>
    <w:rsid w:val="00B707E2"/>
    <w:rsid w:val="00B71076"/>
    <w:rsid w:val="00B712A7"/>
    <w:rsid w:val="00B7158D"/>
    <w:rsid w:val="00B72AB1"/>
    <w:rsid w:val="00B82C85"/>
    <w:rsid w:val="00B83043"/>
    <w:rsid w:val="00B86EF4"/>
    <w:rsid w:val="00B904FF"/>
    <w:rsid w:val="00B909B1"/>
    <w:rsid w:val="00B91395"/>
    <w:rsid w:val="00B924A3"/>
    <w:rsid w:val="00B96476"/>
    <w:rsid w:val="00B96ADD"/>
    <w:rsid w:val="00BA0439"/>
    <w:rsid w:val="00BA5F62"/>
    <w:rsid w:val="00BA6EC6"/>
    <w:rsid w:val="00BB0149"/>
    <w:rsid w:val="00BB3F73"/>
    <w:rsid w:val="00BB52EB"/>
    <w:rsid w:val="00BB5FAF"/>
    <w:rsid w:val="00BC1146"/>
    <w:rsid w:val="00BC5966"/>
    <w:rsid w:val="00BC61C0"/>
    <w:rsid w:val="00BD1B62"/>
    <w:rsid w:val="00BD42A9"/>
    <w:rsid w:val="00BD4C8D"/>
    <w:rsid w:val="00BD7361"/>
    <w:rsid w:val="00BE0EB5"/>
    <w:rsid w:val="00BE473A"/>
    <w:rsid w:val="00BE7107"/>
    <w:rsid w:val="00BF1570"/>
    <w:rsid w:val="00BF1D06"/>
    <w:rsid w:val="00BF4593"/>
    <w:rsid w:val="00BF588B"/>
    <w:rsid w:val="00BF6E0C"/>
    <w:rsid w:val="00C02E23"/>
    <w:rsid w:val="00C05BC9"/>
    <w:rsid w:val="00C12120"/>
    <w:rsid w:val="00C12872"/>
    <w:rsid w:val="00C1382A"/>
    <w:rsid w:val="00C15487"/>
    <w:rsid w:val="00C20596"/>
    <w:rsid w:val="00C20C0A"/>
    <w:rsid w:val="00C20EAD"/>
    <w:rsid w:val="00C215E7"/>
    <w:rsid w:val="00C21698"/>
    <w:rsid w:val="00C24290"/>
    <w:rsid w:val="00C3062D"/>
    <w:rsid w:val="00C3475C"/>
    <w:rsid w:val="00C34CAE"/>
    <w:rsid w:val="00C370B0"/>
    <w:rsid w:val="00C463E4"/>
    <w:rsid w:val="00C4693D"/>
    <w:rsid w:val="00C557A5"/>
    <w:rsid w:val="00C559B0"/>
    <w:rsid w:val="00C572D8"/>
    <w:rsid w:val="00C65FF6"/>
    <w:rsid w:val="00C675BA"/>
    <w:rsid w:val="00C703EF"/>
    <w:rsid w:val="00C709B5"/>
    <w:rsid w:val="00C713EF"/>
    <w:rsid w:val="00C71FAB"/>
    <w:rsid w:val="00C72060"/>
    <w:rsid w:val="00C7288A"/>
    <w:rsid w:val="00C745DF"/>
    <w:rsid w:val="00C746FB"/>
    <w:rsid w:val="00C760AA"/>
    <w:rsid w:val="00C764A3"/>
    <w:rsid w:val="00C802D1"/>
    <w:rsid w:val="00C81032"/>
    <w:rsid w:val="00C84D92"/>
    <w:rsid w:val="00C87F8A"/>
    <w:rsid w:val="00C903C4"/>
    <w:rsid w:val="00C90F15"/>
    <w:rsid w:val="00C942C2"/>
    <w:rsid w:val="00C9572D"/>
    <w:rsid w:val="00C972A7"/>
    <w:rsid w:val="00CA0BE5"/>
    <w:rsid w:val="00CA200B"/>
    <w:rsid w:val="00CA4166"/>
    <w:rsid w:val="00CB1F73"/>
    <w:rsid w:val="00CB2328"/>
    <w:rsid w:val="00CB3155"/>
    <w:rsid w:val="00CB3E4B"/>
    <w:rsid w:val="00CB49DB"/>
    <w:rsid w:val="00CB54FB"/>
    <w:rsid w:val="00CB581B"/>
    <w:rsid w:val="00CB6596"/>
    <w:rsid w:val="00CC28D1"/>
    <w:rsid w:val="00CC3F98"/>
    <w:rsid w:val="00CC54AC"/>
    <w:rsid w:val="00CD2149"/>
    <w:rsid w:val="00CD5260"/>
    <w:rsid w:val="00CD5AEA"/>
    <w:rsid w:val="00CD781A"/>
    <w:rsid w:val="00CE00B6"/>
    <w:rsid w:val="00CE1CB9"/>
    <w:rsid w:val="00CE2D8E"/>
    <w:rsid w:val="00CE4DE9"/>
    <w:rsid w:val="00CE62C3"/>
    <w:rsid w:val="00CE6801"/>
    <w:rsid w:val="00CF18A1"/>
    <w:rsid w:val="00CF2153"/>
    <w:rsid w:val="00CF2457"/>
    <w:rsid w:val="00CF31DA"/>
    <w:rsid w:val="00CF4CEC"/>
    <w:rsid w:val="00CF5429"/>
    <w:rsid w:val="00CF6A5B"/>
    <w:rsid w:val="00D05C55"/>
    <w:rsid w:val="00D07C8A"/>
    <w:rsid w:val="00D12B58"/>
    <w:rsid w:val="00D13239"/>
    <w:rsid w:val="00D1365E"/>
    <w:rsid w:val="00D136F2"/>
    <w:rsid w:val="00D14F4F"/>
    <w:rsid w:val="00D152E8"/>
    <w:rsid w:val="00D21FAC"/>
    <w:rsid w:val="00D237DE"/>
    <w:rsid w:val="00D24377"/>
    <w:rsid w:val="00D26FAC"/>
    <w:rsid w:val="00D317A7"/>
    <w:rsid w:val="00D34614"/>
    <w:rsid w:val="00D3484F"/>
    <w:rsid w:val="00D34A2A"/>
    <w:rsid w:val="00D35088"/>
    <w:rsid w:val="00D3588A"/>
    <w:rsid w:val="00D3608E"/>
    <w:rsid w:val="00D3645E"/>
    <w:rsid w:val="00D36F1A"/>
    <w:rsid w:val="00D4049C"/>
    <w:rsid w:val="00D40D97"/>
    <w:rsid w:val="00D41642"/>
    <w:rsid w:val="00D46506"/>
    <w:rsid w:val="00D47E0D"/>
    <w:rsid w:val="00D54345"/>
    <w:rsid w:val="00D5490C"/>
    <w:rsid w:val="00D54FB6"/>
    <w:rsid w:val="00D57670"/>
    <w:rsid w:val="00D6053C"/>
    <w:rsid w:val="00D6256E"/>
    <w:rsid w:val="00D6741D"/>
    <w:rsid w:val="00D74B8E"/>
    <w:rsid w:val="00D760FC"/>
    <w:rsid w:val="00D77C3A"/>
    <w:rsid w:val="00D8055B"/>
    <w:rsid w:val="00D8085A"/>
    <w:rsid w:val="00D8115F"/>
    <w:rsid w:val="00D83437"/>
    <w:rsid w:val="00D83F15"/>
    <w:rsid w:val="00D854AC"/>
    <w:rsid w:val="00D9211A"/>
    <w:rsid w:val="00D958D3"/>
    <w:rsid w:val="00D96D66"/>
    <w:rsid w:val="00DA1A16"/>
    <w:rsid w:val="00DA289F"/>
    <w:rsid w:val="00DA39E9"/>
    <w:rsid w:val="00DA70B5"/>
    <w:rsid w:val="00DB2DF2"/>
    <w:rsid w:val="00DB4ABA"/>
    <w:rsid w:val="00DC0A16"/>
    <w:rsid w:val="00DC218B"/>
    <w:rsid w:val="00DC73FB"/>
    <w:rsid w:val="00DD1247"/>
    <w:rsid w:val="00DD2B21"/>
    <w:rsid w:val="00DE31C3"/>
    <w:rsid w:val="00DE656C"/>
    <w:rsid w:val="00DE6CD2"/>
    <w:rsid w:val="00DE7017"/>
    <w:rsid w:val="00DF17C3"/>
    <w:rsid w:val="00DF28DB"/>
    <w:rsid w:val="00DF59E5"/>
    <w:rsid w:val="00DF5C3D"/>
    <w:rsid w:val="00DF7FA4"/>
    <w:rsid w:val="00E0032A"/>
    <w:rsid w:val="00E031E1"/>
    <w:rsid w:val="00E052B6"/>
    <w:rsid w:val="00E05528"/>
    <w:rsid w:val="00E07A08"/>
    <w:rsid w:val="00E07A3B"/>
    <w:rsid w:val="00E07F00"/>
    <w:rsid w:val="00E10E83"/>
    <w:rsid w:val="00E11995"/>
    <w:rsid w:val="00E11DC1"/>
    <w:rsid w:val="00E13A09"/>
    <w:rsid w:val="00E151D1"/>
    <w:rsid w:val="00E24825"/>
    <w:rsid w:val="00E25D1B"/>
    <w:rsid w:val="00E3362B"/>
    <w:rsid w:val="00E35719"/>
    <w:rsid w:val="00E36E38"/>
    <w:rsid w:val="00E40096"/>
    <w:rsid w:val="00E402AA"/>
    <w:rsid w:val="00E42E91"/>
    <w:rsid w:val="00E4680F"/>
    <w:rsid w:val="00E46932"/>
    <w:rsid w:val="00E46BEA"/>
    <w:rsid w:val="00E504EA"/>
    <w:rsid w:val="00E51D6A"/>
    <w:rsid w:val="00E5399B"/>
    <w:rsid w:val="00E55E0A"/>
    <w:rsid w:val="00E617A0"/>
    <w:rsid w:val="00E61926"/>
    <w:rsid w:val="00E64905"/>
    <w:rsid w:val="00E64A92"/>
    <w:rsid w:val="00E669C3"/>
    <w:rsid w:val="00E716B6"/>
    <w:rsid w:val="00E72AAC"/>
    <w:rsid w:val="00E77134"/>
    <w:rsid w:val="00E82745"/>
    <w:rsid w:val="00E8329D"/>
    <w:rsid w:val="00E8453C"/>
    <w:rsid w:val="00E90628"/>
    <w:rsid w:val="00E94E7A"/>
    <w:rsid w:val="00E97568"/>
    <w:rsid w:val="00EA1296"/>
    <w:rsid w:val="00EA3E10"/>
    <w:rsid w:val="00EA5289"/>
    <w:rsid w:val="00EA56CA"/>
    <w:rsid w:val="00EA6D02"/>
    <w:rsid w:val="00EA7411"/>
    <w:rsid w:val="00EB0A64"/>
    <w:rsid w:val="00EB2402"/>
    <w:rsid w:val="00EB68E2"/>
    <w:rsid w:val="00EB6D6B"/>
    <w:rsid w:val="00EB6FAF"/>
    <w:rsid w:val="00EB7FB4"/>
    <w:rsid w:val="00EC098E"/>
    <w:rsid w:val="00EC0DC1"/>
    <w:rsid w:val="00EC1BC5"/>
    <w:rsid w:val="00EC2041"/>
    <w:rsid w:val="00EC30E5"/>
    <w:rsid w:val="00EC4275"/>
    <w:rsid w:val="00ED1599"/>
    <w:rsid w:val="00ED264B"/>
    <w:rsid w:val="00ED27E8"/>
    <w:rsid w:val="00ED5A84"/>
    <w:rsid w:val="00EE08B3"/>
    <w:rsid w:val="00EE12D4"/>
    <w:rsid w:val="00EE2D5F"/>
    <w:rsid w:val="00EE3E3C"/>
    <w:rsid w:val="00EE5594"/>
    <w:rsid w:val="00EE5C61"/>
    <w:rsid w:val="00EF2A0F"/>
    <w:rsid w:val="00EF3F75"/>
    <w:rsid w:val="00EF3F81"/>
    <w:rsid w:val="00EF798B"/>
    <w:rsid w:val="00F00418"/>
    <w:rsid w:val="00F01681"/>
    <w:rsid w:val="00F042E9"/>
    <w:rsid w:val="00F10287"/>
    <w:rsid w:val="00F121A2"/>
    <w:rsid w:val="00F145E2"/>
    <w:rsid w:val="00F14A68"/>
    <w:rsid w:val="00F151F7"/>
    <w:rsid w:val="00F1575A"/>
    <w:rsid w:val="00F15F14"/>
    <w:rsid w:val="00F1656A"/>
    <w:rsid w:val="00F16743"/>
    <w:rsid w:val="00F16906"/>
    <w:rsid w:val="00F17C85"/>
    <w:rsid w:val="00F21617"/>
    <w:rsid w:val="00F21F4E"/>
    <w:rsid w:val="00F239E7"/>
    <w:rsid w:val="00F26DA4"/>
    <w:rsid w:val="00F26F6F"/>
    <w:rsid w:val="00F27ABC"/>
    <w:rsid w:val="00F307B3"/>
    <w:rsid w:val="00F3113B"/>
    <w:rsid w:val="00F3373B"/>
    <w:rsid w:val="00F33AB3"/>
    <w:rsid w:val="00F33F26"/>
    <w:rsid w:val="00F3473E"/>
    <w:rsid w:val="00F34C08"/>
    <w:rsid w:val="00F400AA"/>
    <w:rsid w:val="00F413EB"/>
    <w:rsid w:val="00F422F7"/>
    <w:rsid w:val="00F438E7"/>
    <w:rsid w:val="00F44B71"/>
    <w:rsid w:val="00F45F56"/>
    <w:rsid w:val="00F4655F"/>
    <w:rsid w:val="00F51F49"/>
    <w:rsid w:val="00F53203"/>
    <w:rsid w:val="00F53BA6"/>
    <w:rsid w:val="00F5469B"/>
    <w:rsid w:val="00F61D9D"/>
    <w:rsid w:val="00F639EB"/>
    <w:rsid w:val="00F64E1A"/>
    <w:rsid w:val="00F654FE"/>
    <w:rsid w:val="00F65842"/>
    <w:rsid w:val="00F65906"/>
    <w:rsid w:val="00F677B5"/>
    <w:rsid w:val="00F733F0"/>
    <w:rsid w:val="00F77D29"/>
    <w:rsid w:val="00F839EA"/>
    <w:rsid w:val="00F84165"/>
    <w:rsid w:val="00F85A2B"/>
    <w:rsid w:val="00F968FA"/>
    <w:rsid w:val="00F97F55"/>
    <w:rsid w:val="00FA0894"/>
    <w:rsid w:val="00FA09DA"/>
    <w:rsid w:val="00FA0D7A"/>
    <w:rsid w:val="00FA7B75"/>
    <w:rsid w:val="00FB0496"/>
    <w:rsid w:val="00FB19D9"/>
    <w:rsid w:val="00FB5562"/>
    <w:rsid w:val="00FB5A31"/>
    <w:rsid w:val="00FC0026"/>
    <w:rsid w:val="00FC00D8"/>
    <w:rsid w:val="00FC06D6"/>
    <w:rsid w:val="00FC0C5A"/>
    <w:rsid w:val="00FC0D40"/>
    <w:rsid w:val="00FC2F86"/>
    <w:rsid w:val="00FC4374"/>
    <w:rsid w:val="00FC461B"/>
    <w:rsid w:val="00FC7E03"/>
    <w:rsid w:val="00FD0B91"/>
    <w:rsid w:val="00FD1A4E"/>
    <w:rsid w:val="00FD1D9C"/>
    <w:rsid w:val="00FD3871"/>
    <w:rsid w:val="00FD4277"/>
    <w:rsid w:val="00FD4652"/>
    <w:rsid w:val="00FD5078"/>
    <w:rsid w:val="00FD7A22"/>
    <w:rsid w:val="00FE000B"/>
    <w:rsid w:val="00FE0EAB"/>
    <w:rsid w:val="00FE26FD"/>
    <w:rsid w:val="00FE58F5"/>
    <w:rsid w:val="00FE7160"/>
    <w:rsid w:val="00FF212E"/>
    <w:rsid w:val="00FF3324"/>
    <w:rsid w:val="00FF6D32"/>
    <w:rsid w:val="00FF74A6"/>
    <w:rsid w:val="00FF7ADF"/>
    <w:rsid w:val="00FF7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s1194">
          <o:proxy start="" idref="#_s1196" connectloc="3"/>
          <o:proxy end="" idref="#_s1195" connectloc="2"/>
        </o:r>
        <o:r id="V:Rule2" type="connector" idref="#_s1193">
          <o:proxy start="" idref="#_s1197" connectloc="1"/>
          <o:proxy end="" idref="#_s1195" connectloc="2"/>
        </o:r>
        <o:r id="V:Rule3" type="connector" idref="#_s1192">
          <o:proxy start="" idref="#_s1198" connectloc="1"/>
          <o:proxy end="" idref="#_s1195" connectloc="2"/>
        </o:r>
        <o:r id="V:Rule4" type="connector" idref="#_s1191">
          <o:proxy start="" idref="#_s1199" connectloc="1"/>
          <o:proxy end="" idref="#_s1198" connectloc="2"/>
        </o:r>
        <o:r id="V:Rule5" type="connector" idref="#_s1179">
          <o:proxy start="" idref="#_s1211" connectloc="1"/>
          <o:proxy end="" idref="#_s1210" connectloc="2"/>
        </o:r>
        <o:r id="V:Rule6" type="connector" idref="#_s1188">
          <o:proxy start="" idref="#_s1202" connectloc="3"/>
          <o:proxy end="" idref="#_s1195" connectloc="2"/>
        </o:r>
        <o:r id="V:Rule7" type="connector" idref="#_s1189">
          <o:proxy start="" idref="#_s1201" connectloc="1"/>
          <o:proxy end="" idref="#_s1198" connectloc="2"/>
        </o:r>
        <o:r id="V:Rule8" type="connector" idref="#_s1186">
          <o:proxy start="" idref="#_s1204" connectloc="1"/>
          <o:proxy end="" idref="#_s1198" connectloc="2"/>
        </o:r>
        <o:r id="V:Rule9" type="connector" idref="#_s1255">
          <o:proxy start="" idref="#_s1254" connectloc="1"/>
          <o:proxy end="" idref="#_s1210" connectloc="2"/>
        </o:r>
        <o:r id="V:Rule10" type="connector" idref="#_s1185">
          <o:proxy start="" idref="#_s1205" connectloc="1"/>
          <o:proxy end="" idref="#_s1198" connectloc="2"/>
        </o:r>
        <o:r id="V:Rule11" type="connector" idref="#_s1184">
          <o:proxy start="" idref="#_s1206" connectloc="1"/>
          <o:proxy end="" idref="#_s1195" connectloc="2"/>
        </o:r>
        <o:r id="V:Rule12" type="connector" idref="#_s1183">
          <o:proxy start="" idref="#_s1207" connectloc="3"/>
          <o:proxy end="" idref="#_s1195" connectloc="2"/>
        </o:r>
        <o:r id="V:Rule13" type="connector" idref="#_s1182">
          <o:proxy start="" idref="#_s1208" connectloc="1"/>
          <o:proxy end="" idref="#_s1195" connectloc="2"/>
        </o:r>
        <o:r id="V:Rule14" type="connector" idref="#_s1175">
          <o:proxy start="" idref="#_s1215" connectloc="1"/>
          <o:proxy end="" idref="#_s1210" connectloc="2"/>
        </o:r>
        <o:r id="V:Rule15" type="connector" idref="#_s1181">
          <o:proxy start="" idref="#_s1209" connectloc="1"/>
          <o:proxy end="" idref="#_s1198" connectloc="2"/>
        </o:r>
        <o:r id="V:Rule16" type="connector" idref="#_s1180">
          <o:proxy start="" idref="#_s1210" connectloc="3"/>
          <o:proxy end="" idref="#_s1195" connectloc="2"/>
        </o:r>
        <o:r id="V:Rule17" type="connector" idref="#_s1190">
          <o:proxy start="" idref="#_s1200" connectloc="1"/>
          <o:proxy end="" idref="#_s1198" connectloc="2"/>
        </o:r>
        <o:r id="V:Rule18" type="connector" idref="#_s1178">
          <o:proxy start="" idref="#_s1212" connectloc="1"/>
          <o:proxy end="" idref="#_s1210" connectloc="2"/>
        </o:r>
        <o:r id="V:Rule19" type="connector" idref="#_s1176">
          <o:proxy start="" idref="#_s1214" connectloc="1"/>
          <o:proxy end="" idref="#_s1210" connectloc="2"/>
        </o:r>
        <o:r id="V:Rule20" type="connector" idref="#_s1187">
          <o:proxy start="" idref="#_s1203" connectloc="1"/>
          <o:proxy end="" idref="#_s1198" connectloc="2"/>
        </o:r>
        <o:r id="V:Rule21" type="connector" idref="#_s1177">
          <o:proxy start="" idref="#_s1213" connectloc="1"/>
          <o:proxy end="" idref="#_s1210" connectloc="2"/>
        </o:r>
        <o:r id="V:Rule22" type="connector" idref="#_s1234">
          <o:proxy start="" idref="#_s1233" connectloc="1"/>
          <o:proxy end="" idref="#_s1210" connectloc="2"/>
        </o:r>
        <o:r id="V:Rule23" type="connector" idref="#_s1236">
          <o:proxy start="" idref="#_s1235" connectloc="1"/>
          <o:proxy end="" idref="#_s1210" connectloc="2"/>
        </o:r>
        <o:r id="V:Rule24" type="connector" idref="#_s1174">
          <o:proxy start="" idref="#_s1216" connectloc="1"/>
          <o:proxy end="" idref="#_s1210"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Top of Form" w:uiPriority="99"/>
    <w:lsdException w:name="HTML Bottom of Form"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DCC"/>
    <w:rPr>
      <w:sz w:val="24"/>
      <w:szCs w:val="24"/>
    </w:rPr>
  </w:style>
  <w:style w:type="paragraph" w:styleId="Heading1">
    <w:name w:val="heading 1"/>
    <w:basedOn w:val="Normal"/>
    <w:next w:val="BodyText"/>
    <w:link w:val="Heading1Char"/>
    <w:qFormat/>
    <w:rsid w:val="00BF6E0C"/>
    <w:pPr>
      <w:keepNext/>
      <w:pageBreakBefore/>
      <w:numPr>
        <w:numId w:val="5"/>
      </w:numPr>
      <w:spacing w:before="600" w:after="120"/>
      <w:jc w:val="both"/>
      <w:outlineLvl w:val="0"/>
    </w:pPr>
    <w:rPr>
      <w:b/>
      <w:bCs/>
      <w:caps/>
      <w:kern w:val="32"/>
    </w:rPr>
  </w:style>
  <w:style w:type="paragraph" w:styleId="Heading2">
    <w:name w:val="heading 2"/>
    <w:basedOn w:val="Heading1"/>
    <w:next w:val="BodyText"/>
    <w:link w:val="Heading2Char"/>
    <w:qFormat/>
    <w:rsid w:val="000D13A7"/>
    <w:pPr>
      <w:pageBreakBefore w:val="0"/>
      <w:widowControl w:val="0"/>
      <w:numPr>
        <w:ilvl w:val="1"/>
      </w:numPr>
      <w:tabs>
        <w:tab w:val="left" w:pos="720"/>
      </w:tabs>
      <w:spacing w:before="240"/>
      <w:jc w:val="left"/>
      <w:outlineLvl w:val="1"/>
    </w:pPr>
    <w:rPr>
      <w:bCs w:val="0"/>
      <w:iCs/>
      <w:caps w:val="0"/>
    </w:rPr>
  </w:style>
  <w:style w:type="paragraph" w:styleId="Heading3">
    <w:name w:val="heading 3"/>
    <w:basedOn w:val="Heading2"/>
    <w:next w:val="BodyText"/>
    <w:link w:val="Heading3Char"/>
    <w:qFormat/>
    <w:rsid w:val="000D13A7"/>
    <w:pPr>
      <w:numPr>
        <w:ilvl w:val="2"/>
      </w:numPr>
      <w:outlineLvl w:val="2"/>
    </w:pPr>
    <w:rPr>
      <w:bCs/>
      <w:szCs w:val="26"/>
    </w:rPr>
  </w:style>
  <w:style w:type="paragraph" w:styleId="Heading4">
    <w:name w:val="heading 4"/>
    <w:basedOn w:val="Heading3"/>
    <w:next w:val="BodyText"/>
    <w:qFormat/>
    <w:rsid w:val="000D13A7"/>
    <w:pPr>
      <w:numPr>
        <w:ilvl w:val="3"/>
      </w:numPr>
      <w:outlineLvl w:val="3"/>
    </w:pPr>
    <w:rPr>
      <w:bCs w:val="0"/>
    </w:rPr>
  </w:style>
  <w:style w:type="paragraph" w:styleId="Heading5">
    <w:name w:val="heading 5"/>
    <w:basedOn w:val="Heading4"/>
    <w:next w:val="BodyText"/>
    <w:link w:val="Heading5Char"/>
    <w:qFormat/>
    <w:rsid w:val="000D13A7"/>
    <w:pPr>
      <w:numPr>
        <w:ilvl w:val="4"/>
      </w:numPr>
      <w:outlineLvl w:val="4"/>
    </w:pPr>
    <w:rPr>
      <w:bCs/>
    </w:rPr>
  </w:style>
  <w:style w:type="paragraph" w:styleId="Heading6">
    <w:name w:val="heading 6"/>
    <w:basedOn w:val="Heading5"/>
    <w:next w:val="BodyText"/>
    <w:qFormat/>
    <w:rsid w:val="000D13A7"/>
    <w:pPr>
      <w:numPr>
        <w:ilvl w:val="5"/>
      </w:numPr>
      <w:tabs>
        <w:tab w:val="left" w:pos="1309"/>
      </w:tabs>
      <w:outlineLvl w:val="5"/>
    </w:pPr>
    <w:rPr>
      <w:bCs w:val="0"/>
      <w:szCs w:val="22"/>
    </w:rPr>
  </w:style>
  <w:style w:type="paragraph" w:styleId="Heading7">
    <w:name w:val="heading 7"/>
    <w:next w:val="BodyText"/>
    <w:autoRedefine/>
    <w:qFormat/>
    <w:rsid w:val="000D13A7"/>
    <w:pPr>
      <w:pageBreakBefore/>
      <w:numPr>
        <w:ilvl w:val="6"/>
        <w:numId w:val="5"/>
      </w:numPr>
      <w:spacing w:before="240" w:after="60"/>
      <w:outlineLvl w:val="6"/>
    </w:pPr>
    <w:rPr>
      <w:b/>
      <w:caps/>
      <w:sz w:val="24"/>
      <w:szCs w:val="24"/>
    </w:rPr>
  </w:style>
  <w:style w:type="paragraph" w:styleId="Heading8">
    <w:name w:val="heading 8"/>
    <w:basedOn w:val="Heading7"/>
    <w:next w:val="BodyText"/>
    <w:autoRedefine/>
    <w:qFormat/>
    <w:rsid w:val="000D13A7"/>
    <w:pPr>
      <w:pageBreakBefore w:val="0"/>
      <w:numPr>
        <w:ilvl w:val="7"/>
      </w:numPr>
      <w:outlineLvl w:val="7"/>
    </w:pPr>
    <w:rPr>
      <w:iCs/>
      <w:caps w:val="0"/>
    </w:rPr>
  </w:style>
  <w:style w:type="paragraph" w:styleId="Heading9">
    <w:name w:val="heading 9"/>
    <w:basedOn w:val="Heading8"/>
    <w:next w:val="BodyText"/>
    <w:autoRedefine/>
    <w:qFormat/>
    <w:rsid w:val="000D13A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627CCE"/>
    <w:rPr>
      <w:rFonts w:ascii="Tahoma" w:hAnsi="Tahoma" w:cs="Tahoma"/>
      <w:sz w:val="16"/>
      <w:szCs w:val="16"/>
    </w:rPr>
  </w:style>
  <w:style w:type="paragraph" w:styleId="BodyText">
    <w:name w:val="Body Text"/>
    <w:link w:val="BodyTextChar"/>
    <w:rsid w:val="00627CCE"/>
    <w:rPr>
      <w:bCs/>
      <w:sz w:val="24"/>
      <w:szCs w:val="24"/>
    </w:rPr>
  </w:style>
  <w:style w:type="paragraph" w:customStyle="1" w:styleId="BlueText">
    <w:name w:val="Blue Text"/>
    <w:basedOn w:val="BodyText"/>
    <w:link w:val="BlueTextChar"/>
    <w:rsid w:val="00627CCE"/>
    <w:rPr>
      <w:b/>
      <w:i/>
      <w:color w:val="3366FF"/>
    </w:rPr>
  </w:style>
  <w:style w:type="character" w:customStyle="1" w:styleId="BodyTextChar">
    <w:name w:val="Body Text Char"/>
    <w:link w:val="BodyText"/>
    <w:rsid w:val="00627CCE"/>
    <w:rPr>
      <w:bCs/>
      <w:sz w:val="24"/>
      <w:szCs w:val="24"/>
      <w:lang w:val="en-US" w:eastAsia="en-US" w:bidi="ar-SA"/>
    </w:rPr>
  </w:style>
  <w:style w:type="character" w:customStyle="1" w:styleId="BlueTextChar">
    <w:name w:val="Blue Text Char"/>
    <w:link w:val="BlueText"/>
    <w:rsid w:val="00627CCE"/>
    <w:rPr>
      <w:b/>
      <w:bCs/>
      <w:i/>
      <w:color w:val="3366FF"/>
      <w:sz w:val="24"/>
      <w:szCs w:val="24"/>
      <w:lang w:val="en-US" w:eastAsia="en-US" w:bidi="ar-SA"/>
    </w:rPr>
  </w:style>
  <w:style w:type="character" w:customStyle="1" w:styleId="BodyTextBold">
    <w:name w:val="Body Text Bold"/>
    <w:rsid w:val="00627CCE"/>
    <w:rPr>
      <w:b/>
    </w:rPr>
  </w:style>
  <w:style w:type="character" w:customStyle="1" w:styleId="BodyTextBoldUnderlined">
    <w:name w:val="Body Text Bold/Underlined"/>
    <w:rsid w:val="00627CCE"/>
    <w:rPr>
      <w:b/>
      <w:bCs/>
      <w:sz w:val="24"/>
      <w:szCs w:val="24"/>
      <w:u w:val="single"/>
      <w:lang w:val="en-US" w:eastAsia="en-US" w:bidi="ar-SA"/>
    </w:rPr>
  </w:style>
  <w:style w:type="character" w:customStyle="1" w:styleId="BodyTextItalic">
    <w:name w:val="Body Text Italic"/>
    <w:rsid w:val="00627CCE"/>
    <w:rPr>
      <w:bCs/>
      <w:i/>
      <w:sz w:val="24"/>
      <w:szCs w:val="24"/>
      <w:lang w:val="en-US" w:eastAsia="en-US" w:bidi="ar-SA"/>
    </w:rPr>
  </w:style>
  <w:style w:type="character" w:customStyle="1" w:styleId="BodyTextUnderlined">
    <w:name w:val="Body Text Underlined"/>
    <w:rsid w:val="00627CCE"/>
    <w:rPr>
      <w:bCs/>
      <w:sz w:val="24"/>
      <w:szCs w:val="24"/>
      <w:u w:val="single"/>
      <w:lang w:val="en-US" w:eastAsia="en-US" w:bidi="ar-SA"/>
    </w:rPr>
  </w:style>
  <w:style w:type="paragraph" w:styleId="Caption">
    <w:name w:val="caption"/>
    <w:basedOn w:val="Normal"/>
    <w:next w:val="Normal"/>
    <w:qFormat/>
    <w:rsid w:val="00627CCE"/>
    <w:rPr>
      <w:b/>
      <w:bCs/>
      <w:sz w:val="20"/>
      <w:szCs w:val="20"/>
    </w:rPr>
  </w:style>
  <w:style w:type="character" w:styleId="CommentReference">
    <w:name w:val="annotation reference"/>
    <w:semiHidden/>
    <w:rsid w:val="00627CCE"/>
    <w:rPr>
      <w:sz w:val="16"/>
      <w:szCs w:val="16"/>
    </w:rPr>
  </w:style>
  <w:style w:type="paragraph" w:styleId="CommentText">
    <w:name w:val="annotation text"/>
    <w:basedOn w:val="Normal"/>
    <w:link w:val="CommentTextChar"/>
    <w:semiHidden/>
    <w:rsid w:val="00627CCE"/>
    <w:rPr>
      <w:sz w:val="20"/>
      <w:szCs w:val="20"/>
    </w:rPr>
  </w:style>
  <w:style w:type="paragraph" w:styleId="CommentSubject">
    <w:name w:val="annotation subject"/>
    <w:basedOn w:val="CommentText"/>
    <w:next w:val="CommentText"/>
    <w:semiHidden/>
    <w:rsid w:val="00627CCE"/>
    <w:rPr>
      <w:b/>
      <w:bCs/>
    </w:rPr>
  </w:style>
  <w:style w:type="paragraph" w:customStyle="1" w:styleId="DocTitle12pt">
    <w:name w:val="Doc Title 12pt"/>
    <w:basedOn w:val="Normal"/>
    <w:rsid w:val="00627CCE"/>
    <w:pPr>
      <w:jc w:val="center"/>
    </w:pPr>
    <w:rPr>
      <w:b/>
    </w:rPr>
  </w:style>
  <w:style w:type="paragraph" w:customStyle="1" w:styleId="DocTitle16pt">
    <w:name w:val="Doc Title 16pt"/>
    <w:rsid w:val="00627CCE"/>
    <w:pPr>
      <w:jc w:val="center"/>
    </w:pPr>
    <w:rPr>
      <w:b/>
      <w:sz w:val="32"/>
      <w:szCs w:val="32"/>
    </w:rPr>
  </w:style>
  <w:style w:type="paragraph" w:customStyle="1" w:styleId="DocTitle18">
    <w:name w:val="Doc Title 18"/>
    <w:rsid w:val="00627CCE"/>
    <w:pPr>
      <w:jc w:val="center"/>
    </w:pPr>
    <w:rPr>
      <w:b/>
      <w:sz w:val="36"/>
      <w:szCs w:val="32"/>
    </w:rPr>
  </w:style>
  <w:style w:type="paragraph" w:customStyle="1" w:styleId="FixedWidth">
    <w:name w:val="Fixed Width"/>
    <w:rsid w:val="00627CCE"/>
    <w:rPr>
      <w:rFonts w:ascii="Courier New" w:hAnsi="Courier New"/>
      <w:bCs/>
      <w:szCs w:val="24"/>
    </w:rPr>
  </w:style>
  <w:style w:type="character" w:customStyle="1" w:styleId="FixedWidthBold">
    <w:name w:val="Fixed Width Bold"/>
    <w:rsid w:val="00627CCE"/>
    <w:rPr>
      <w:rFonts w:ascii="Courier New" w:hAnsi="Courier New"/>
      <w:b/>
      <w:sz w:val="20"/>
    </w:rPr>
  </w:style>
  <w:style w:type="character" w:customStyle="1" w:styleId="FixedWidthUnderlined">
    <w:name w:val="Fixed Width Underlined"/>
    <w:rsid w:val="00627CCE"/>
    <w:rPr>
      <w:rFonts w:ascii="Courier New" w:hAnsi="Courier New"/>
      <w:sz w:val="20"/>
      <w:u w:val="single"/>
    </w:rPr>
  </w:style>
  <w:style w:type="paragraph" w:styleId="Footer">
    <w:name w:val="footer"/>
    <w:basedOn w:val="Normal"/>
    <w:rsid w:val="00627CCE"/>
    <w:pPr>
      <w:tabs>
        <w:tab w:val="center" w:pos="4320"/>
        <w:tab w:val="right" w:pos="8640"/>
      </w:tabs>
    </w:pPr>
  </w:style>
  <w:style w:type="paragraph" w:customStyle="1" w:styleId="HeaderFooter1">
    <w:name w:val="Header/Footer 1"/>
    <w:link w:val="HeaderFooter1Char"/>
    <w:rsid w:val="00627CCE"/>
    <w:pPr>
      <w:jc w:val="center"/>
    </w:pPr>
    <w:rPr>
      <w:b/>
      <w:sz w:val="28"/>
      <w:szCs w:val="28"/>
    </w:rPr>
  </w:style>
  <w:style w:type="character" w:customStyle="1" w:styleId="HeaderFooter1Char">
    <w:name w:val="Header/Footer 1 Char"/>
    <w:link w:val="HeaderFooter1"/>
    <w:rsid w:val="00627CCE"/>
    <w:rPr>
      <w:b/>
      <w:sz w:val="28"/>
      <w:szCs w:val="28"/>
      <w:lang w:val="en-US" w:eastAsia="en-US" w:bidi="ar-SA"/>
    </w:rPr>
  </w:style>
  <w:style w:type="paragraph" w:customStyle="1" w:styleId="HeaderFooterFlushRt">
    <w:name w:val="Header/Footer Flush Rt"/>
    <w:rsid w:val="00627CCE"/>
    <w:pPr>
      <w:jc w:val="right"/>
    </w:pPr>
    <w:rPr>
      <w:rFonts w:cs="Arial"/>
      <w:b/>
    </w:rPr>
  </w:style>
  <w:style w:type="character" w:customStyle="1" w:styleId="Heading1Char">
    <w:name w:val="Heading 1 Char"/>
    <w:link w:val="Heading1"/>
    <w:rsid w:val="00BF6E0C"/>
    <w:rPr>
      <w:b/>
      <w:bCs/>
      <w:caps/>
      <w:kern w:val="32"/>
      <w:sz w:val="24"/>
      <w:szCs w:val="24"/>
    </w:rPr>
  </w:style>
  <w:style w:type="character" w:customStyle="1" w:styleId="Heading2Char">
    <w:name w:val="Heading 2 Char"/>
    <w:link w:val="Heading2"/>
    <w:rsid w:val="000D13A7"/>
    <w:rPr>
      <w:b/>
      <w:bCs/>
      <w:iCs/>
      <w:caps/>
      <w:kern w:val="32"/>
      <w:sz w:val="24"/>
      <w:szCs w:val="24"/>
      <w:lang w:val="en-US" w:eastAsia="en-US" w:bidi="ar-SA"/>
    </w:rPr>
  </w:style>
  <w:style w:type="character" w:customStyle="1" w:styleId="Heading3Char">
    <w:name w:val="Heading 3 Char"/>
    <w:link w:val="Heading3"/>
    <w:rsid w:val="000D13A7"/>
    <w:rPr>
      <w:b/>
      <w:bCs/>
      <w:iCs/>
      <w:caps/>
      <w:kern w:val="32"/>
      <w:sz w:val="24"/>
      <w:szCs w:val="26"/>
      <w:lang w:val="en-US" w:eastAsia="en-US" w:bidi="ar-SA"/>
    </w:rPr>
  </w:style>
  <w:style w:type="character" w:styleId="Hyperlink">
    <w:name w:val="Hyperlink"/>
    <w:uiPriority w:val="99"/>
    <w:rsid w:val="00627CCE"/>
    <w:rPr>
      <w:rFonts w:ascii="Times New Roman" w:hAnsi="Times New Roman"/>
      <w:color w:val="0000FF"/>
      <w:sz w:val="24"/>
      <w:u w:val="single"/>
    </w:rPr>
  </w:style>
  <w:style w:type="paragraph" w:styleId="ListBullet">
    <w:name w:val="List Bullet"/>
    <w:basedOn w:val="Normal"/>
    <w:rsid w:val="00627CCE"/>
    <w:pPr>
      <w:numPr>
        <w:numId w:val="1"/>
      </w:numPr>
    </w:pPr>
  </w:style>
  <w:style w:type="paragraph" w:customStyle="1" w:styleId="ListBullet2ndLevel">
    <w:name w:val="List Bullet 2nd Level"/>
    <w:rsid w:val="00627CCE"/>
    <w:pPr>
      <w:numPr>
        <w:numId w:val="2"/>
      </w:numPr>
    </w:pPr>
    <w:rPr>
      <w:sz w:val="24"/>
      <w:szCs w:val="24"/>
    </w:rPr>
  </w:style>
  <w:style w:type="paragraph" w:styleId="ListNumber">
    <w:name w:val="List Number"/>
    <w:basedOn w:val="Normal"/>
    <w:rsid w:val="00627CCE"/>
    <w:pPr>
      <w:numPr>
        <w:numId w:val="3"/>
      </w:numPr>
    </w:pPr>
  </w:style>
  <w:style w:type="paragraph" w:styleId="ListNumber2">
    <w:name w:val="List Number 2"/>
    <w:basedOn w:val="Normal"/>
    <w:rsid w:val="00627CCE"/>
    <w:pPr>
      <w:numPr>
        <w:numId w:val="4"/>
      </w:numPr>
    </w:pPr>
  </w:style>
  <w:style w:type="paragraph" w:styleId="TableofFigures">
    <w:name w:val="table of figures"/>
    <w:basedOn w:val="Normal"/>
    <w:next w:val="Normal"/>
    <w:uiPriority w:val="99"/>
    <w:rsid w:val="008A364F"/>
  </w:style>
  <w:style w:type="table" w:customStyle="1" w:styleId="TableViaSat">
    <w:name w:val="Table ViaSat"/>
    <w:basedOn w:val="TableNormal"/>
    <w:rsid w:val="00627CCE"/>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CCFFFF"/>
      </w:tcPr>
    </w:tblStylePr>
  </w:style>
  <w:style w:type="paragraph" w:customStyle="1" w:styleId="TemplateID">
    <w:name w:val="Template ID"/>
    <w:rsid w:val="00627CCE"/>
    <w:pPr>
      <w:jc w:val="right"/>
    </w:pPr>
    <w:rPr>
      <w:rFonts w:ascii="Arial" w:hAnsi="Arial" w:cs="Arial"/>
      <w:sz w:val="12"/>
      <w:szCs w:val="12"/>
    </w:rPr>
  </w:style>
  <w:style w:type="paragraph" w:styleId="TOC1">
    <w:name w:val="toc 1"/>
    <w:next w:val="BodyText"/>
    <w:uiPriority w:val="39"/>
    <w:rsid w:val="00660CB6"/>
    <w:pPr>
      <w:tabs>
        <w:tab w:val="right" w:leader="dot" w:pos="9360"/>
      </w:tabs>
    </w:pPr>
    <w:rPr>
      <w:b/>
      <w:caps/>
      <w:sz w:val="24"/>
    </w:rPr>
  </w:style>
  <w:style w:type="paragraph" w:styleId="TOC2">
    <w:name w:val="toc 2"/>
    <w:basedOn w:val="TOC1"/>
    <w:next w:val="BodyText"/>
    <w:uiPriority w:val="39"/>
    <w:rsid w:val="00660CB6"/>
    <w:pPr>
      <w:ind w:left="240"/>
    </w:pPr>
    <w:rPr>
      <w:b w:val="0"/>
      <w:caps w:val="0"/>
    </w:rPr>
  </w:style>
  <w:style w:type="paragraph" w:styleId="TOC3">
    <w:name w:val="toc 3"/>
    <w:basedOn w:val="TOC2"/>
    <w:next w:val="BodyText"/>
    <w:uiPriority w:val="39"/>
    <w:rsid w:val="00660CB6"/>
    <w:pPr>
      <w:ind w:left="480"/>
    </w:pPr>
    <w:rPr>
      <w:i/>
      <w:sz w:val="22"/>
    </w:rPr>
  </w:style>
  <w:style w:type="paragraph" w:styleId="TOC4">
    <w:name w:val="toc 4"/>
    <w:basedOn w:val="TOC3"/>
    <w:next w:val="Normal"/>
    <w:semiHidden/>
    <w:rsid w:val="00627CCE"/>
    <w:pPr>
      <w:ind w:left="720"/>
    </w:pPr>
  </w:style>
  <w:style w:type="paragraph" w:styleId="TOC5">
    <w:name w:val="toc 5"/>
    <w:basedOn w:val="TOC4"/>
    <w:next w:val="Normal"/>
    <w:semiHidden/>
    <w:rsid w:val="00627CCE"/>
    <w:pPr>
      <w:ind w:left="960"/>
    </w:pPr>
  </w:style>
  <w:style w:type="paragraph" w:styleId="TOC6">
    <w:name w:val="toc 6"/>
    <w:basedOn w:val="TOC5"/>
    <w:next w:val="Normal"/>
    <w:semiHidden/>
    <w:rsid w:val="00627CCE"/>
    <w:pPr>
      <w:ind w:left="1200"/>
    </w:pPr>
  </w:style>
  <w:style w:type="paragraph" w:styleId="TOC7">
    <w:name w:val="toc 7"/>
    <w:basedOn w:val="Normal"/>
    <w:next w:val="Normal"/>
    <w:autoRedefine/>
    <w:semiHidden/>
    <w:rsid w:val="00E64905"/>
    <w:pPr>
      <w:tabs>
        <w:tab w:val="right" w:leader="dot" w:pos="9360"/>
      </w:tabs>
      <w:spacing w:before="120"/>
      <w:jc w:val="center"/>
      <w:outlineLvl w:val="0"/>
    </w:pPr>
    <w:rPr>
      <w:b/>
      <w:caps/>
      <w:szCs w:val="20"/>
    </w:rPr>
  </w:style>
  <w:style w:type="paragraph" w:styleId="TOC8">
    <w:name w:val="toc 8"/>
    <w:basedOn w:val="Normal"/>
    <w:next w:val="Normal"/>
    <w:autoRedefine/>
    <w:semiHidden/>
    <w:rsid w:val="00627CCE"/>
    <w:pPr>
      <w:tabs>
        <w:tab w:val="left" w:pos="935"/>
        <w:tab w:val="right" w:leader="dot" w:pos="8630"/>
      </w:tabs>
      <w:ind w:left="245"/>
    </w:pPr>
    <w:rPr>
      <w:sz w:val="20"/>
      <w:szCs w:val="20"/>
    </w:rPr>
  </w:style>
  <w:style w:type="paragraph" w:styleId="TOC9">
    <w:name w:val="toc 9"/>
    <w:basedOn w:val="Normal"/>
    <w:next w:val="Normal"/>
    <w:autoRedefine/>
    <w:semiHidden/>
    <w:rsid w:val="00627CCE"/>
    <w:pPr>
      <w:tabs>
        <w:tab w:val="left" w:pos="1122"/>
        <w:tab w:val="right" w:leader="dot" w:pos="8630"/>
      </w:tabs>
      <w:ind w:left="475"/>
    </w:pPr>
    <w:rPr>
      <w:sz w:val="20"/>
      <w:szCs w:val="20"/>
    </w:rPr>
  </w:style>
  <w:style w:type="paragraph" w:customStyle="1" w:styleId="cover-systemname">
    <w:name w:val="cover-system name"/>
    <w:next w:val="BodyText"/>
    <w:rsid w:val="00B32A95"/>
    <w:pPr>
      <w:jc w:val="center"/>
    </w:pPr>
    <w:rPr>
      <w:b/>
      <w:bCs/>
      <w:sz w:val="36"/>
      <w:szCs w:val="24"/>
    </w:rPr>
  </w:style>
  <w:style w:type="paragraph" w:styleId="Header">
    <w:name w:val="header"/>
    <w:basedOn w:val="Normal"/>
    <w:rsid w:val="0020301A"/>
    <w:pPr>
      <w:tabs>
        <w:tab w:val="center" w:pos="4320"/>
        <w:tab w:val="right" w:pos="8640"/>
      </w:tabs>
    </w:pPr>
  </w:style>
  <w:style w:type="paragraph" w:customStyle="1" w:styleId="StyleCaptionCentered">
    <w:name w:val="Style Caption + Centered"/>
    <w:basedOn w:val="Caption"/>
    <w:rsid w:val="00FE7160"/>
    <w:pPr>
      <w:jc w:val="center"/>
    </w:pPr>
    <w:rPr>
      <w:sz w:val="24"/>
    </w:rPr>
  </w:style>
  <w:style w:type="paragraph" w:styleId="ListBullet5">
    <w:name w:val="List Bullet 5"/>
    <w:basedOn w:val="Normal"/>
    <w:autoRedefine/>
    <w:rsid w:val="00126BF3"/>
    <w:pPr>
      <w:numPr>
        <w:numId w:val="6"/>
      </w:numPr>
    </w:pPr>
  </w:style>
  <w:style w:type="paragraph" w:styleId="BlockText">
    <w:name w:val="Block Text"/>
    <w:basedOn w:val="Normal"/>
    <w:rsid w:val="007F44C0"/>
    <w:pPr>
      <w:spacing w:after="120"/>
      <w:ind w:left="1440" w:right="1440"/>
    </w:pPr>
  </w:style>
  <w:style w:type="paragraph" w:styleId="FootnoteText">
    <w:name w:val="footnote text"/>
    <w:basedOn w:val="Normal"/>
    <w:semiHidden/>
    <w:rsid w:val="00B7158D"/>
    <w:rPr>
      <w:sz w:val="20"/>
      <w:szCs w:val="20"/>
    </w:rPr>
  </w:style>
  <w:style w:type="character" w:styleId="FootnoteReference">
    <w:name w:val="footnote reference"/>
    <w:semiHidden/>
    <w:rsid w:val="00B7158D"/>
    <w:rPr>
      <w:vertAlign w:val="superscript"/>
    </w:rPr>
  </w:style>
  <w:style w:type="character" w:styleId="FollowedHyperlink">
    <w:name w:val="FollowedHyperlink"/>
    <w:rsid w:val="0027278A"/>
    <w:rPr>
      <w:color w:val="800080"/>
      <w:u w:val="single"/>
    </w:rPr>
  </w:style>
  <w:style w:type="paragraph" w:styleId="z-TopofForm">
    <w:name w:val="HTML Top of Form"/>
    <w:basedOn w:val="Normal"/>
    <w:next w:val="Normal"/>
    <w:link w:val="z-TopofFormChar"/>
    <w:hidden/>
    <w:uiPriority w:val="99"/>
    <w:unhideWhenUsed/>
    <w:rsid w:val="000603B8"/>
    <w:pPr>
      <w:pBdr>
        <w:bottom w:val="single" w:sz="6" w:space="1" w:color="auto"/>
      </w:pBdr>
      <w:jc w:val="center"/>
    </w:pPr>
    <w:rPr>
      <w:rFonts w:ascii="Arial" w:hAnsi="Arial" w:cs="Arial"/>
      <w:vanish/>
      <w:sz w:val="16"/>
      <w:szCs w:val="16"/>
    </w:rPr>
  </w:style>
  <w:style w:type="character" w:customStyle="1" w:styleId="z-TopofFormChar">
    <w:name w:val="z-Top of Form Char"/>
    <w:link w:val="z-TopofForm"/>
    <w:uiPriority w:val="99"/>
    <w:rsid w:val="000603B8"/>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0603B8"/>
    <w:pPr>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rsid w:val="000603B8"/>
    <w:rPr>
      <w:rFonts w:ascii="Arial" w:hAnsi="Arial" w:cs="Arial"/>
      <w:vanish/>
      <w:sz w:val="16"/>
      <w:szCs w:val="16"/>
    </w:rPr>
  </w:style>
  <w:style w:type="character" w:customStyle="1" w:styleId="Heading5Char">
    <w:name w:val="Heading 5 Char"/>
    <w:link w:val="Heading5"/>
    <w:rsid w:val="003D47F8"/>
    <w:rPr>
      <w:b/>
      <w:bCs/>
      <w:iCs/>
      <w:kern w:val="32"/>
      <w:sz w:val="24"/>
      <w:szCs w:val="26"/>
    </w:rPr>
  </w:style>
  <w:style w:type="paragraph" w:styleId="NormalWeb">
    <w:name w:val="Normal (Web)"/>
    <w:basedOn w:val="Normal"/>
    <w:uiPriority w:val="99"/>
    <w:unhideWhenUsed/>
    <w:rsid w:val="00BF1D06"/>
    <w:pPr>
      <w:spacing w:before="100" w:beforeAutospacing="1" w:after="100" w:afterAutospacing="1"/>
    </w:pPr>
  </w:style>
  <w:style w:type="table" w:styleId="TableList2">
    <w:name w:val="Table List 2"/>
    <w:basedOn w:val="TableNormal"/>
    <w:rsid w:val="00347F5B"/>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1">
    <w:name w:val="Table Subtle 1"/>
    <w:basedOn w:val="TableNormal"/>
    <w:rsid w:val="00347F5B"/>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1">
    <w:name w:val="Light Shading Accent 1"/>
    <w:basedOn w:val="TableNormal"/>
    <w:uiPriority w:val="60"/>
    <w:rsid w:val="00347F5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347F5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Grid3-Accent1">
    <w:name w:val="Medium Grid 3 Accent 1"/>
    <w:basedOn w:val="TableNormal"/>
    <w:uiPriority w:val="69"/>
    <w:rsid w:val="00347F5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CommentTextChar">
    <w:name w:val="Comment Text Char"/>
    <w:link w:val="CommentText"/>
    <w:semiHidden/>
    <w:rsid w:val="005B082D"/>
  </w:style>
  <w:style w:type="paragraph" w:styleId="ListParagraph">
    <w:name w:val="List Paragraph"/>
    <w:basedOn w:val="Normal"/>
    <w:uiPriority w:val="34"/>
    <w:qFormat/>
    <w:rsid w:val="00D5490C"/>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63229">
      <w:bodyDiv w:val="1"/>
      <w:marLeft w:val="0"/>
      <w:marRight w:val="0"/>
      <w:marTop w:val="0"/>
      <w:marBottom w:val="0"/>
      <w:divBdr>
        <w:top w:val="none" w:sz="0" w:space="0" w:color="auto"/>
        <w:left w:val="none" w:sz="0" w:space="0" w:color="auto"/>
        <w:bottom w:val="none" w:sz="0" w:space="0" w:color="auto"/>
        <w:right w:val="none" w:sz="0" w:space="0" w:color="auto"/>
      </w:divBdr>
      <w:divsChild>
        <w:div w:id="103157121">
          <w:marLeft w:val="0"/>
          <w:marRight w:val="0"/>
          <w:marTop w:val="0"/>
          <w:marBottom w:val="0"/>
          <w:divBdr>
            <w:top w:val="none" w:sz="0" w:space="0" w:color="auto"/>
            <w:left w:val="none" w:sz="0" w:space="0" w:color="auto"/>
            <w:bottom w:val="none" w:sz="0" w:space="0" w:color="auto"/>
            <w:right w:val="none" w:sz="0" w:space="0" w:color="auto"/>
          </w:divBdr>
          <w:divsChild>
            <w:div w:id="1794056204">
              <w:marLeft w:val="0"/>
              <w:marRight w:val="0"/>
              <w:marTop w:val="0"/>
              <w:marBottom w:val="0"/>
              <w:divBdr>
                <w:top w:val="none" w:sz="0" w:space="0" w:color="auto"/>
                <w:left w:val="none" w:sz="0" w:space="0" w:color="auto"/>
                <w:bottom w:val="none" w:sz="0" w:space="0" w:color="auto"/>
                <w:right w:val="none" w:sz="0" w:space="0" w:color="auto"/>
              </w:divBdr>
              <w:divsChild>
                <w:div w:id="831675685">
                  <w:marLeft w:val="0"/>
                  <w:marRight w:val="0"/>
                  <w:marTop w:val="0"/>
                  <w:marBottom w:val="0"/>
                  <w:divBdr>
                    <w:top w:val="none" w:sz="0" w:space="0" w:color="auto"/>
                    <w:left w:val="none" w:sz="0" w:space="0" w:color="auto"/>
                    <w:bottom w:val="none" w:sz="0" w:space="0" w:color="auto"/>
                    <w:right w:val="none" w:sz="0" w:space="0" w:color="auto"/>
                  </w:divBdr>
                  <w:divsChild>
                    <w:div w:id="494338943">
                      <w:marLeft w:val="0"/>
                      <w:marRight w:val="0"/>
                      <w:marTop w:val="0"/>
                      <w:marBottom w:val="0"/>
                      <w:divBdr>
                        <w:top w:val="none" w:sz="0" w:space="0" w:color="auto"/>
                        <w:left w:val="none" w:sz="0" w:space="0" w:color="auto"/>
                        <w:bottom w:val="none" w:sz="0" w:space="0" w:color="auto"/>
                        <w:right w:val="none" w:sz="0" w:space="0" w:color="auto"/>
                      </w:divBdr>
                      <w:divsChild>
                        <w:div w:id="607809998">
                          <w:marLeft w:val="0"/>
                          <w:marRight w:val="0"/>
                          <w:marTop w:val="0"/>
                          <w:marBottom w:val="0"/>
                          <w:divBdr>
                            <w:top w:val="none" w:sz="0" w:space="0" w:color="auto"/>
                            <w:left w:val="none" w:sz="0" w:space="0" w:color="auto"/>
                            <w:bottom w:val="none" w:sz="0" w:space="0" w:color="auto"/>
                            <w:right w:val="none" w:sz="0" w:space="0" w:color="auto"/>
                          </w:divBdr>
                          <w:divsChild>
                            <w:div w:id="656420248">
                              <w:marLeft w:val="0"/>
                              <w:marRight w:val="0"/>
                              <w:marTop w:val="0"/>
                              <w:marBottom w:val="0"/>
                              <w:divBdr>
                                <w:top w:val="none" w:sz="0" w:space="0" w:color="auto"/>
                                <w:left w:val="none" w:sz="0" w:space="0" w:color="auto"/>
                                <w:bottom w:val="none" w:sz="0" w:space="0" w:color="auto"/>
                                <w:right w:val="none" w:sz="0" w:space="0" w:color="auto"/>
                              </w:divBdr>
                              <w:divsChild>
                                <w:div w:id="975375478">
                                  <w:marLeft w:val="0"/>
                                  <w:marRight w:val="0"/>
                                  <w:marTop w:val="0"/>
                                  <w:marBottom w:val="0"/>
                                  <w:divBdr>
                                    <w:top w:val="none" w:sz="0" w:space="0" w:color="auto"/>
                                    <w:left w:val="none" w:sz="0" w:space="0" w:color="auto"/>
                                    <w:bottom w:val="none" w:sz="0" w:space="0" w:color="auto"/>
                                    <w:right w:val="none" w:sz="0" w:space="0" w:color="auto"/>
                                  </w:divBdr>
                                  <w:divsChild>
                                    <w:div w:id="7893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125913">
      <w:bodyDiv w:val="1"/>
      <w:marLeft w:val="0"/>
      <w:marRight w:val="0"/>
      <w:marTop w:val="0"/>
      <w:marBottom w:val="0"/>
      <w:divBdr>
        <w:top w:val="none" w:sz="0" w:space="0" w:color="auto"/>
        <w:left w:val="none" w:sz="0" w:space="0" w:color="auto"/>
        <w:bottom w:val="none" w:sz="0" w:space="0" w:color="auto"/>
        <w:right w:val="none" w:sz="0" w:space="0" w:color="auto"/>
      </w:divBdr>
      <w:divsChild>
        <w:div w:id="1281300956">
          <w:marLeft w:val="547"/>
          <w:marRight w:val="0"/>
          <w:marTop w:val="53"/>
          <w:marBottom w:val="0"/>
          <w:divBdr>
            <w:top w:val="none" w:sz="0" w:space="0" w:color="auto"/>
            <w:left w:val="none" w:sz="0" w:space="0" w:color="auto"/>
            <w:bottom w:val="none" w:sz="0" w:space="0" w:color="auto"/>
            <w:right w:val="none" w:sz="0" w:space="0" w:color="auto"/>
          </w:divBdr>
        </w:div>
        <w:div w:id="1993484023">
          <w:marLeft w:val="1166"/>
          <w:marRight w:val="0"/>
          <w:marTop w:val="48"/>
          <w:marBottom w:val="0"/>
          <w:divBdr>
            <w:top w:val="none" w:sz="0" w:space="0" w:color="auto"/>
            <w:left w:val="none" w:sz="0" w:space="0" w:color="auto"/>
            <w:bottom w:val="none" w:sz="0" w:space="0" w:color="auto"/>
            <w:right w:val="none" w:sz="0" w:space="0" w:color="auto"/>
          </w:divBdr>
        </w:div>
        <w:div w:id="2032603783">
          <w:marLeft w:val="1800"/>
          <w:marRight w:val="0"/>
          <w:marTop w:val="38"/>
          <w:marBottom w:val="0"/>
          <w:divBdr>
            <w:top w:val="none" w:sz="0" w:space="0" w:color="auto"/>
            <w:left w:val="none" w:sz="0" w:space="0" w:color="auto"/>
            <w:bottom w:val="none" w:sz="0" w:space="0" w:color="auto"/>
            <w:right w:val="none" w:sz="0" w:space="0" w:color="auto"/>
          </w:divBdr>
        </w:div>
        <w:div w:id="1475491577">
          <w:marLeft w:val="1800"/>
          <w:marRight w:val="0"/>
          <w:marTop w:val="38"/>
          <w:marBottom w:val="0"/>
          <w:divBdr>
            <w:top w:val="none" w:sz="0" w:space="0" w:color="auto"/>
            <w:left w:val="none" w:sz="0" w:space="0" w:color="auto"/>
            <w:bottom w:val="none" w:sz="0" w:space="0" w:color="auto"/>
            <w:right w:val="none" w:sz="0" w:space="0" w:color="auto"/>
          </w:divBdr>
        </w:div>
        <w:div w:id="110629604">
          <w:marLeft w:val="1166"/>
          <w:marRight w:val="0"/>
          <w:marTop w:val="48"/>
          <w:marBottom w:val="0"/>
          <w:divBdr>
            <w:top w:val="none" w:sz="0" w:space="0" w:color="auto"/>
            <w:left w:val="none" w:sz="0" w:space="0" w:color="auto"/>
            <w:bottom w:val="none" w:sz="0" w:space="0" w:color="auto"/>
            <w:right w:val="none" w:sz="0" w:space="0" w:color="auto"/>
          </w:divBdr>
        </w:div>
        <w:div w:id="555631123">
          <w:marLeft w:val="1800"/>
          <w:marRight w:val="0"/>
          <w:marTop w:val="38"/>
          <w:marBottom w:val="0"/>
          <w:divBdr>
            <w:top w:val="none" w:sz="0" w:space="0" w:color="auto"/>
            <w:left w:val="none" w:sz="0" w:space="0" w:color="auto"/>
            <w:bottom w:val="none" w:sz="0" w:space="0" w:color="auto"/>
            <w:right w:val="none" w:sz="0" w:space="0" w:color="auto"/>
          </w:divBdr>
        </w:div>
        <w:div w:id="653870944">
          <w:marLeft w:val="547"/>
          <w:marRight w:val="0"/>
          <w:marTop w:val="53"/>
          <w:marBottom w:val="0"/>
          <w:divBdr>
            <w:top w:val="none" w:sz="0" w:space="0" w:color="auto"/>
            <w:left w:val="none" w:sz="0" w:space="0" w:color="auto"/>
            <w:bottom w:val="none" w:sz="0" w:space="0" w:color="auto"/>
            <w:right w:val="none" w:sz="0" w:space="0" w:color="auto"/>
          </w:divBdr>
        </w:div>
        <w:div w:id="1739983221">
          <w:marLeft w:val="1166"/>
          <w:marRight w:val="0"/>
          <w:marTop w:val="48"/>
          <w:marBottom w:val="0"/>
          <w:divBdr>
            <w:top w:val="none" w:sz="0" w:space="0" w:color="auto"/>
            <w:left w:val="none" w:sz="0" w:space="0" w:color="auto"/>
            <w:bottom w:val="none" w:sz="0" w:space="0" w:color="auto"/>
            <w:right w:val="none" w:sz="0" w:space="0" w:color="auto"/>
          </w:divBdr>
        </w:div>
        <w:div w:id="1576695811">
          <w:marLeft w:val="1800"/>
          <w:marRight w:val="0"/>
          <w:marTop w:val="38"/>
          <w:marBottom w:val="0"/>
          <w:divBdr>
            <w:top w:val="none" w:sz="0" w:space="0" w:color="auto"/>
            <w:left w:val="none" w:sz="0" w:space="0" w:color="auto"/>
            <w:bottom w:val="none" w:sz="0" w:space="0" w:color="auto"/>
            <w:right w:val="none" w:sz="0" w:space="0" w:color="auto"/>
          </w:divBdr>
        </w:div>
        <w:div w:id="997730603">
          <w:marLeft w:val="1800"/>
          <w:marRight w:val="0"/>
          <w:marTop w:val="38"/>
          <w:marBottom w:val="0"/>
          <w:divBdr>
            <w:top w:val="none" w:sz="0" w:space="0" w:color="auto"/>
            <w:left w:val="none" w:sz="0" w:space="0" w:color="auto"/>
            <w:bottom w:val="none" w:sz="0" w:space="0" w:color="auto"/>
            <w:right w:val="none" w:sz="0" w:space="0" w:color="auto"/>
          </w:divBdr>
        </w:div>
        <w:div w:id="2094012028">
          <w:marLeft w:val="1166"/>
          <w:marRight w:val="0"/>
          <w:marTop w:val="48"/>
          <w:marBottom w:val="0"/>
          <w:divBdr>
            <w:top w:val="none" w:sz="0" w:space="0" w:color="auto"/>
            <w:left w:val="none" w:sz="0" w:space="0" w:color="auto"/>
            <w:bottom w:val="none" w:sz="0" w:space="0" w:color="auto"/>
            <w:right w:val="none" w:sz="0" w:space="0" w:color="auto"/>
          </w:divBdr>
        </w:div>
        <w:div w:id="1129741044">
          <w:marLeft w:val="1800"/>
          <w:marRight w:val="0"/>
          <w:marTop w:val="38"/>
          <w:marBottom w:val="0"/>
          <w:divBdr>
            <w:top w:val="none" w:sz="0" w:space="0" w:color="auto"/>
            <w:left w:val="none" w:sz="0" w:space="0" w:color="auto"/>
            <w:bottom w:val="none" w:sz="0" w:space="0" w:color="auto"/>
            <w:right w:val="none" w:sz="0" w:space="0" w:color="auto"/>
          </w:divBdr>
        </w:div>
        <w:div w:id="1835142227">
          <w:marLeft w:val="1800"/>
          <w:marRight w:val="0"/>
          <w:marTop w:val="38"/>
          <w:marBottom w:val="0"/>
          <w:divBdr>
            <w:top w:val="none" w:sz="0" w:space="0" w:color="auto"/>
            <w:left w:val="none" w:sz="0" w:space="0" w:color="auto"/>
            <w:bottom w:val="none" w:sz="0" w:space="0" w:color="auto"/>
            <w:right w:val="none" w:sz="0" w:space="0" w:color="auto"/>
          </w:divBdr>
        </w:div>
        <w:div w:id="335690426">
          <w:marLeft w:val="547"/>
          <w:marRight w:val="0"/>
          <w:marTop w:val="53"/>
          <w:marBottom w:val="0"/>
          <w:divBdr>
            <w:top w:val="none" w:sz="0" w:space="0" w:color="auto"/>
            <w:left w:val="none" w:sz="0" w:space="0" w:color="auto"/>
            <w:bottom w:val="none" w:sz="0" w:space="0" w:color="auto"/>
            <w:right w:val="none" w:sz="0" w:space="0" w:color="auto"/>
          </w:divBdr>
        </w:div>
        <w:div w:id="702904816">
          <w:marLeft w:val="1166"/>
          <w:marRight w:val="0"/>
          <w:marTop w:val="48"/>
          <w:marBottom w:val="0"/>
          <w:divBdr>
            <w:top w:val="none" w:sz="0" w:space="0" w:color="auto"/>
            <w:left w:val="none" w:sz="0" w:space="0" w:color="auto"/>
            <w:bottom w:val="none" w:sz="0" w:space="0" w:color="auto"/>
            <w:right w:val="none" w:sz="0" w:space="0" w:color="auto"/>
          </w:divBdr>
        </w:div>
        <w:div w:id="1398748043">
          <w:marLeft w:val="1800"/>
          <w:marRight w:val="0"/>
          <w:marTop w:val="38"/>
          <w:marBottom w:val="0"/>
          <w:divBdr>
            <w:top w:val="none" w:sz="0" w:space="0" w:color="auto"/>
            <w:left w:val="none" w:sz="0" w:space="0" w:color="auto"/>
            <w:bottom w:val="none" w:sz="0" w:space="0" w:color="auto"/>
            <w:right w:val="none" w:sz="0" w:space="0" w:color="auto"/>
          </w:divBdr>
        </w:div>
        <w:div w:id="933973378">
          <w:marLeft w:val="1800"/>
          <w:marRight w:val="0"/>
          <w:marTop w:val="38"/>
          <w:marBottom w:val="0"/>
          <w:divBdr>
            <w:top w:val="none" w:sz="0" w:space="0" w:color="auto"/>
            <w:left w:val="none" w:sz="0" w:space="0" w:color="auto"/>
            <w:bottom w:val="none" w:sz="0" w:space="0" w:color="auto"/>
            <w:right w:val="none" w:sz="0" w:space="0" w:color="auto"/>
          </w:divBdr>
        </w:div>
        <w:div w:id="879437977">
          <w:marLeft w:val="1166"/>
          <w:marRight w:val="0"/>
          <w:marTop w:val="48"/>
          <w:marBottom w:val="0"/>
          <w:divBdr>
            <w:top w:val="none" w:sz="0" w:space="0" w:color="auto"/>
            <w:left w:val="none" w:sz="0" w:space="0" w:color="auto"/>
            <w:bottom w:val="none" w:sz="0" w:space="0" w:color="auto"/>
            <w:right w:val="none" w:sz="0" w:space="0" w:color="auto"/>
          </w:divBdr>
        </w:div>
        <w:div w:id="742726408">
          <w:marLeft w:val="1800"/>
          <w:marRight w:val="0"/>
          <w:marTop w:val="38"/>
          <w:marBottom w:val="0"/>
          <w:divBdr>
            <w:top w:val="none" w:sz="0" w:space="0" w:color="auto"/>
            <w:left w:val="none" w:sz="0" w:space="0" w:color="auto"/>
            <w:bottom w:val="none" w:sz="0" w:space="0" w:color="auto"/>
            <w:right w:val="none" w:sz="0" w:space="0" w:color="auto"/>
          </w:divBdr>
        </w:div>
        <w:div w:id="1678539900">
          <w:marLeft w:val="2520"/>
          <w:marRight w:val="0"/>
          <w:marTop w:val="34"/>
          <w:marBottom w:val="0"/>
          <w:divBdr>
            <w:top w:val="none" w:sz="0" w:space="0" w:color="auto"/>
            <w:left w:val="none" w:sz="0" w:space="0" w:color="auto"/>
            <w:bottom w:val="none" w:sz="0" w:space="0" w:color="auto"/>
            <w:right w:val="none" w:sz="0" w:space="0" w:color="auto"/>
          </w:divBdr>
        </w:div>
        <w:div w:id="413090322">
          <w:marLeft w:val="547"/>
          <w:marRight w:val="0"/>
          <w:marTop w:val="53"/>
          <w:marBottom w:val="0"/>
          <w:divBdr>
            <w:top w:val="none" w:sz="0" w:space="0" w:color="auto"/>
            <w:left w:val="none" w:sz="0" w:space="0" w:color="auto"/>
            <w:bottom w:val="none" w:sz="0" w:space="0" w:color="auto"/>
            <w:right w:val="none" w:sz="0" w:space="0" w:color="auto"/>
          </w:divBdr>
        </w:div>
        <w:div w:id="637150281">
          <w:marLeft w:val="1166"/>
          <w:marRight w:val="0"/>
          <w:marTop w:val="48"/>
          <w:marBottom w:val="0"/>
          <w:divBdr>
            <w:top w:val="none" w:sz="0" w:space="0" w:color="auto"/>
            <w:left w:val="none" w:sz="0" w:space="0" w:color="auto"/>
            <w:bottom w:val="none" w:sz="0" w:space="0" w:color="auto"/>
            <w:right w:val="none" w:sz="0" w:space="0" w:color="auto"/>
          </w:divBdr>
        </w:div>
        <w:div w:id="807019073">
          <w:marLeft w:val="1800"/>
          <w:marRight w:val="0"/>
          <w:marTop w:val="38"/>
          <w:marBottom w:val="0"/>
          <w:divBdr>
            <w:top w:val="none" w:sz="0" w:space="0" w:color="auto"/>
            <w:left w:val="none" w:sz="0" w:space="0" w:color="auto"/>
            <w:bottom w:val="none" w:sz="0" w:space="0" w:color="auto"/>
            <w:right w:val="none" w:sz="0" w:space="0" w:color="auto"/>
          </w:divBdr>
        </w:div>
        <w:div w:id="41247857">
          <w:marLeft w:val="1800"/>
          <w:marRight w:val="0"/>
          <w:marTop w:val="38"/>
          <w:marBottom w:val="0"/>
          <w:divBdr>
            <w:top w:val="none" w:sz="0" w:space="0" w:color="auto"/>
            <w:left w:val="none" w:sz="0" w:space="0" w:color="auto"/>
            <w:bottom w:val="none" w:sz="0" w:space="0" w:color="auto"/>
            <w:right w:val="none" w:sz="0" w:space="0" w:color="auto"/>
          </w:divBdr>
        </w:div>
        <w:div w:id="880437790">
          <w:marLeft w:val="1166"/>
          <w:marRight w:val="0"/>
          <w:marTop w:val="48"/>
          <w:marBottom w:val="0"/>
          <w:divBdr>
            <w:top w:val="none" w:sz="0" w:space="0" w:color="auto"/>
            <w:left w:val="none" w:sz="0" w:space="0" w:color="auto"/>
            <w:bottom w:val="none" w:sz="0" w:space="0" w:color="auto"/>
            <w:right w:val="none" w:sz="0" w:space="0" w:color="auto"/>
          </w:divBdr>
        </w:div>
        <w:div w:id="1844975157">
          <w:marLeft w:val="1800"/>
          <w:marRight w:val="0"/>
          <w:marTop w:val="38"/>
          <w:marBottom w:val="0"/>
          <w:divBdr>
            <w:top w:val="none" w:sz="0" w:space="0" w:color="auto"/>
            <w:left w:val="none" w:sz="0" w:space="0" w:color="auto"/>
            <w:bottom w:val="none" w:sz="0" w:space="0" w:color="auto"/>
            <w:right w:val="none" w:sz="0" w:space="0" w:color="auto"/>
          </w:divBdr>
        </w:div>
        <w:div w:id="1704360283">
          <w:marLeft w:val="1800"/>
          <w:marRight w:val="0"/>
          <w:marTop w:val="38"/>
          <w:marBottom w:val="0"/>
          <w:divBdr>
            <w:top w:val="none" w:sz="0" w:space="0" w:color="auto"/>
            <w:left w:val="none" w:sz="0" w:space="0" w:color="auto"/>
            <w:bottom w:val="none" w:sz="0" w:space="0" w:color="auto"/>
            <w:right w:val="none" w:sz="0" w:space="0" w:color="auto"/>
          </w:divBdr>
        </w:div>
        <w:div w:id="1945992580">
          <w:marLeft w:val="1800"/>
          <w:marRight w:val="0"/>
          <w:marTop w:val="38"/>
          <w:marBottom w:val="0"/>
          <w:divBdr>
            <w:top w:val="none" w:sz="0" w:space="0" w:color="auto"/>
            <w:left w:val="none" w:sz="0" w:space="0" w:color="auto"/>
            <w:bottom w:val="none" w:sz="0" w:space="0" w:color="auto"/>
            <w:right w:val="none" w:sz="0" w:space="0" w:color="auto"/>
          </w:divBdr>
        </w:div>
        <w:div w:id="2013992856">
          <w:marLeft w:val="2520"/>
          <w:marRight w:val="0"/>
          <w:marTop w:val="34"/>
          <w:marBottom w:val="0"/>
          <w:divBdr>
            <w:top w:val="none" w:sz="0" w:space="0" w:color="auto"/>
            <w:left w:val="none" w:sz="0" w:space="0" w:color="auto"/>
            <w:bottom w:val="none" w:sz="0" w:space="0" w:color="auto"/>
            <w:right w:val="none" w:sz="0" w:space="0" w:color="auto"/>
          </w:divBdr>
        </w:div>
        <w:div w:id="1457092810">
          <w:marLeft w:val="2520"/>
          <w:marRight w:val="0"/>
          <w:marTop w:val="34"/>
          <w:marBottom w:val="0"/>
          <w:divBdr>
            <w:top w:val="none" w:sz="0" w:space="0" w:color="auto"/>
            <w:left w:val="none" w:sz="0" w:space="0" w:color="auto"/>
            <w:bottom w:val="none" w:sz="0" w:space="0" w:color="auto"/>
            <w:right w:val="none" w:sz="0" w:space="0" w:color="auto"/>
          </w:divBdr>
        </w:div>
      </w:divsChild>
    </w:div>
    <w:div w:id="253055643">
      <w:bodyDiv w:val="1"/>
      <w:marLeft w:val="0"/>
      <w:marRight w:val="0"/>
      <w:marTop w:val="0"/>
      <w:marBottom w:val="0"/>
      <w:divBdr>
        <w:top w:val="none" w:sz="0" w:space="0" w:color="auto"/>
        <w:left w:val="none" w:sz="0" w:space="0" w:color="auto"/>
        <w:bottom w:val="none" w:sz="0" w:space="0" w:color="auto"/>
        <w:right w:val="none" w:sz="0" w:space="0" w:color="auto"/>
      </w:divBdr>
    </w:div>
    <w:div w:id="514880465">
      <w:bodyDiv w:val="1"/>
      <w:marLeft w:val="0"/>
      <w:marRight w:val="0"/>
      <w:marTop w:val="0"/>
      <w:marBottom w:val="0"/>
      <w:divBdr>
        <w:top w:val="none" w:sz="0" w:space="0" w:color="auto"/>
        <w:left w:val="none" w:sz="0" w:space="0" w:color="auto"/>
        <w:bottom w:val="none" w:sz="0" w:space="0" w:color="auto"/>
        <w:right w:val="none" w:sz="0" w:space="0" w:color="auto"/>
      </w:divBdr>
    </w:div>
    <w:div w:id="595093823">
      <w:bodyDiv w:val="1"/>
      <w:marLeft w:val="0"/>
      <w:marRight w:val="0"/>
      <w:marTop w:val="0"/>
      <w:marBottom w:val="0"/>
      <w:divBdr>
        <w:top w:val="none" w:sz="0" w:space="0" w:color="auto"/>
        <w:left w:val="none" w:sz="0" w:space="0" w:color="auto"/>
        <w:bottom w:val="none" w:sz="0" w:space="0" w:color="auto"/>
        <w:right w:val="none" w:sz="0" w:space="0" w:color="auto"/>
      </w:divBdr>
      <w:divsChild>
        <w:div w:id="94249573">
          <w:marLeft w:val="547"/>
          <w:marRight w:val="0"/>
          <w:marTop w:val="53"/>
          <w:marBottom w:val="0"/>
          <w:divBdr>
            <w:top w:val="none" w:sz="0" w:space="0" w:color="auto"/>
            <w:left w:val="none" w:sz="0" w:space="0" w:color="auto"/>
            <w:bottom w:val="none" w:sz="0" w:space="0" w:color="auto"/>
            <w:right w:val="none" w:sz="0" w:space="0" w:color="auto"/>
          </w:divBdr>
        </w:div>
        <w:div w:id="396780310">
          <w:marLeft w:val="1166"/>
          <w:marRight w:val="0"/>
          <w:marTop w:val="48"/>
          <w:marBottom w:val="0"/>
          <w:divBdr>
            <w:top w:val="none" w:sz="0" w:space="0" w:color="auto"/>
            <w:left w:val="none" w:sz="0" w:space="0" w:color="auto"/>
            <w:bottom w:val="none" w:sz="0" w:space="0" w:color="auto"/>
            <w:right w:val="none" w:sz="0" w:space="0" w:color="auto"/>
          </w:divBdr>
        </w:div>
        <w:div w:id="84301844">
          <w:marLeft w:val="547"/>
          <w:marRight w:val="0"/>
          <w:marTop w:val="53"/>
          <w:marBottom w:val="0"/>
          <w:divBdr>
            <w:top w:val="none" w:sz="0" w:space="0" w:color="auto"/>
            <w:left w:val="none" w:sz="0" w:space="0" w:color="auto"/>
            <w:bottom w:val="none" w:sz="0" w:space="0" w:color="auto"/>
            <w:right w:val="none" w:sz="0" w:space="0" w:color="auto"/>
          </w:divBdr>
        </w:div>
        <w:div w:id="1398045434">
          <w:marLeft w:val="1166"/>
          <w:marRight w:val="0"/>
          <w:marTop w:val="48"/>
          <w:marBottom w:val="0"/>
          <w:divBdr>
            <w:top w:val="none" w:sz="0" w:space="0" w:color="auto"/>
            <w:left w:val="none" w:sz="0" w:space="0" w:color="auto"/>
            <w:bottom w:val="none" w:sz="0" w:space="0" w:color="auto"/>
            <w:right w:val="none" w:sz="0" w:space="0" w:color="auto"/>
          </w:divBdr>
        </w:div>
        <w:div w:id="727991855">
          <w:marLeft w:val="547"/>
          <w:marRight w:val="0"/>
          <w:marTop w:val="53"/>
          <w:marBottom w:val="0"/>
          <w:divBdr>
            <w:top w:val="none" w:sz="0" w:space="0" w:color="auto"/>
            <w:left w:val="none" w:sz="0" w:space="0" w:color="auto"/>
            <w:bottom w:val="none" w:sz="0" w:space="0" w:color="auto"/>
            <w:right w:val="none" w:sz="0" w:space="0" w:color="auto"/>
          </w:divBdr>
        </w:div>
        <w:div w:id="1430463523">
          <w:marLeft w:val="1166"/>
          <w:marRight w:val="0"/>
          <w:marTop w:val="48"/>
          <w:marBottom w:val="0"/>
          <w:divBdr>
            <w:top w:val="none" w:sz="0" w:space="0" w:color="auto"/>
            <w:left w:val="none" w:sz="0" w:space="0" w:color="auto"/>
            <w:bottom w:val="none" w:sz="0" w:space="0" w:color="auto"/>
            <w:right w:val="none" w:sz="0" w:space="0" w:color="auto"/>
          </w:divBdr>
        </w:div>
        <w:div w:id="831680593">
          <w:marLeft w:val="1166"/>
          <w:marRight w:val="0"/>
          <w:marTop w:val="48"/>
          <w:marBottom w:val="0"/>
          <w:divBdr>
            <w:top w:val="none" w:sz="0" w:space="0" w:color="auto"/>
            <w:left w:val="none" w:sz="0" w:space="0" w:color="auto"/>
            <w:bottom w:val="none" w:sz="0" w:space="0" w:color="auto"/>
            <w:right w:val="none" w:sz="0" w:space="0" w:color="auto"/>
          </w:divBdr>
        </w:div>
        <w:div w:id="2055541675">
          <w:marLeft w:val="547"/>
          <w:marRight w:val="0"/>
          <w:marTop w:val="53"/>
          <w:marBottom w:val="0"/>
          <w:divBdr>
            <w:top w:val="none" w:sz="0" w:space="0" w:color="auto"/>
            <w:left w:val="none" w:sz="0" w:space="0" w:color="auto"/>
            <w:bottom w:val="none" w:sz="0" w:space="0" w:color="auto"/>
            <w:right w:val="none" w:sz="0" w:space="0" w:color="auto"/>
          </w:divBdr>
        </w:div>
        <w:div w:id="953100844">
          <w:marLeft w:val="1166"/>
          <w:marRight w:val="0"/>
          <w:marTop w:val="48"/>
          <w:marBottom w:val="0"/>
          <w:divBdr>
            <w:top w:val="none" w:sz="0" w:space="0" w:color="auto"/>
            <w:left w:val="none" w:sz="0" w:space="0" w:color="auto"/>
            <w:bottom w:val="none" w:sz="0" w:space="0" w:color="auto"/>
            <w:right w:val="none" w:sz="0" w:space="0" w:color="auto"/>
          </w:divBdr>
        </w:div>
        <w:div w:id="783888056">
          <w:marLeft w:val="547"/>
          <w:marRight w:val="0"/>
          <w:marTop w:val="53"/>
          <w:marBottom w:val="0"/>
          <w:divBdr>
            <w:top w:val="none" w:sz="0" w:space="0" w:color="auto"/>
            <w:left w:val="none" w:sz="0" w:space="0" w:color="auto"/>
            <w:bottom w:val="none" w:sz="0" w:space="0" w:color="auto"/>
            <w:right w:val="none" w:sz="0" w:space="0" w:color="auto"/>
          </w:divBdr>
        </w:div>
        <w:div w:id="566188400">
          <w:marLeft w:val="1166"/>
          <w:marRight w:val="0"/>
          <w:marTop w:val="48"/>
          <w:marBottom w:val="0"/>
          <w:divBdr>
            <w:top w:val="none" w:sz="0" w:space="0" w:color="auto"/>
            <w:left w:val="none" w:sz="0" w:space="0" w:color="auto"/>
            <w:bottom w:val="none" w:sz="0" w:space="0" w:color="auto"/>
            <w:right w:val="none" w:sz="0" w:space="0" w:color="auto"/>
          </w:divBdr>
        </w:div>
        <w:div w:id="493761998">
          <w:marLeft w:val="1166"/>
          <w:marRight w:val="0"/>
          <w:marTop w:val="48"/>
          <w:marBottom w:val="0"/>
          <w:divBdr>
            <w:top w:val="none" w:sz="0" w:space="0" w:color="auto"/>
            <w:left w:val="none" w:sz="0" w:space="0" w:color="auto"/>
            <w:bottom w:val="none" w:sz="0" w:space="0" w:color="auto"/>
            <w:right w:val="none" w:sz="0" w:space="0" w:color="auto"/>
          </w:divBdr>
        </w:div>
        <w:div w:id="1357852321">
          <w:marLeft w:val="1166"/>
          <w:marRight w:val="0"/>
          <w:marTop w:val="48"/>
          <w:marBottom w:val="0"/>
          <w:divBdr>
            <w:top w:val="none" w:sz="0" w:space="0" w:color="auto"/>
            <w:left w:val="none" w:sz="0" w:space="0" w:color="auto"/>
            <w:bottom w:val="none" w:sz="0" w:space="0" w:color="auto"/>
            <w:right w:val="none" w:sz="0" w:space="0" w:color="auto"/>
          </w:divBdr>
        </w:div>
        <w:div w:id="1611545064">
          <w:marLeft w:val="1166"/>
          <w:marRight w:val="0"/>
          <w:marTop w:val="48"/>
          <w:marBottom w:val="0"/>
          <w:divBdr>
            <w:top w:val="none" w:sz="0" w:space="0" w:color="auto"/>
            <w:left w:val="none" w:sz="0" w:space="0" w:color="auto"/>
            <w:bottom w:val="none" w:sz="0" w:space="0" w:color="auto"/>
            <w:right w:val="none" w:sz="0" w:space="0" w:color="auto"/>
          </w:divBdr>
        </w:div>
        <w:div w:id="1692104176">
          <w:marLeft w:val="1166"/>
          <w:marRight w:val="0"/>
          <w:marTop w:val="48"/>
          <w:marBottom w:val="0"/>
          <w:divBdr>
            <w:top w:val="none" w:sz="0" w:space="0" w:color="auto"/>
            <w:left w:val="none" w:sz="0" w:space="0" w:color="auto"/>
            <w:bottom w:val="none" w:sz="0" w:space="0" w:color="auto"/>
            <w:right w:val="none" w:sz="0" w:space="0" w:color="auto"/>
          </w:divBdr>
        </w:div>
      </w:divsChild>
    </w:div>
    <w:div w:id="867573121">
      <w:bodyDiv w:val="1"/>
      <w:marLeft w:val="0"/>
      <w:marRight w:val="0"/>
      <w:marTop w:val="0"/>
      <w:marBottom w:val="0"/>
      <w:divBdr>
        <w:top w:val="none" w:sz="0" w:space="0" w:color="auto"/>
        <w:left w:val="none" w:sz="0" w:space="0" w:color="auto"/>
        <w:bottom w:val="none" w:sz="0" w:space="0" w:color="auto"/>
        <w:right w:val="none" w:sz="0" w:space="0" w:color="auto"/>
      </w:divBdr>
      <w:divsChild>
        <w:div w:id="1427964474">
          <w:marLeft w:val="547"/>
          <w:marRight w:val="0"/>
          <w:marTop w:val="53"/>
          <w:marBottom w:val="0"/>
          <w:divBdr>
            <w:top w:val="none" w:sz="0" w:space="0" w:color="auto"/>
            <w:left w:val="none" w:sz="0" w:space="0" w:color="auto"/>
            <w:bottom w:val="none" w:sz="0" w:space="0" w:color="auto"/>
            <w:right w:val="none" w:sz="0" w:space="0" w:color="auto"/>
          </w:divBdr>
        </w:div>
        <w:div w:id="1150563737">
          <w:marLeft w:val="1166"/>
          <w:marRight w:val="0"/>
          <w:marTop w:val="48"/>
          <w:marBottom w:val="0"/>
          <w:divBdr>
            <w:top w:val="none" w:sz="0" w:space="0" w:color="auto"/>
            <w:left w:val="none" w:sz="0" w:space="0" w:color="auto"/>
            <w:bottom w:val="none" w:sz="0" w:space="0" w:color="auto"/>
            <w:right w:val="none" w:sz="0" w:space="0" w:color="auto"/>
          </w:divBdr>
        </w:div>
        <w:div w:id="201676230">
          <w:marLeft w:val="547"/>
          <w:marRight w:val="0"/>
          <w:marTop w:val="53"/>
          <w:marBottom w:val="0"/>
          <w:divBdr>
            <w:top w:val="none" w:sz="0" w:space="0" w:color="auto"/>
            <w:left w:val="none" w:sz="0" w:space="0" w:color="auto"/>
            <w:bottom w:val="none" w:sz="0" w:space="0" w:color="auto"/>
            <w:right w:val="none" w:sz="0" w:space="0" w:color="auto"/>
          </w:divBdr>
        </w:div>
        <w:div w:id="1085760689">
          <w:marLeft w:val="1166"/>
          <w:marRight w:val="0"/>
          <w:marTop w:val="48"/>
          <w:marBottom w:val="0"/>
          <w:divBdr>
            <w:top w:val="none" w:sz="0" w:space="0" w:color="auto"/>
            <w:left w:val="none" w:sz="0" w:space="0" w:color="auto"/>
            <w:bottom w:val="none" w:sz="0" w:space="0" w:color="auto"/>
            <w:right w:val="none" w:sz="0" w:space="0" w:color="auto"/>
          </w:divBdr>
        </w:div>
        <w:div w:id="1253314204">
          <w:marLeft w:val="547"/>
          <w:marRight w:val="0"/>
          <w:marTop w:val="53"/>
          <w:marBottom w:val="0"/>
          <w:divBdr>
            <w:top w:val="none" w:sz="0" w:space="0" w:color="auto"/>
            <w:left w:val="none" w:sz="0" w:space="0" w:color="auto"/>
            <w:bottom w:val="none" w:sz="0" w:space="0" w:color="auto"/>
            <w:right w:val="none" w:sz="0" w:space="0" w:color="auto"/>
          </w:divBdr>
        </w:div>
        <w:div w:id="1781483703">
          <w:marLeft w:val="1166"/>
          <w:marRight w:val="0"/>
          <w:marTop w:val="48"/>
          <w:marBottom w:val="0"/>
          <w:divBdr>
            <w:top w:val="none" w:sz="0" w:space="0" w:color="auto"/>
            <w:left w:val="none" w:sz="0" w:space="0" w:color="auto"/>
            <w:bottom w:val="none" w:sz="0" w:space="0" w:color="auto"/>
            <w:right w:val="none" w:sz="0" w:space="0" w:color="auto"/>
          </w:divBdr>
        </w:div>
        <w:div w:id="1466042175">
          <w:marLeft w:val="547"/>
          <w:marRight w:val="0"/>
          <w:marTop w:val="53"/>
          <w:marBottom w:val="0"/>
          <w:divBdr>
            <w:top w:val="none" w:sz="0" w:space="0" w:color="auto"/>
            <w:left w:val="none" w:sz="0" w:space="0" w:color="auto"/>
            <w:bottom w:val="none" w:sz="0" w:space="0" w:color="auto"/>
            <w:right w:val="none" w:sz="0" w:space="0" w:color="auto"/>
          </w:divBdr>
        </w:div>
        <w:div w:id="1448040817">
          <w:marLeft w:val="1166"/>
          <w:marRight w:val="0"/>
          <w:marTop w:val="48"/>
          <w:marBottom w:val="0"/>
          <w:divBdr>
            <w:top w:val="none" w:sz="0" w:space="0" w:color="auto"/>
            <w:left w:val="none" w:sz="0" w:space="0" w:color="auto"/>
            <w:bottom w:val="none" w:sz="0" w:space="0" w:color="auto"/>
            <w:right w:val="none" w:sz="0" w:space="0" w:color="auto"/>
          </w:divBdr>
        </w:div>
        <w:div w:id="1915436028">
          <w:marLeft w:val="547"/>
          <w:marRight w:val="0"/>
          <w:marTop w:val="53"/>
          <w:marBottom w:val="0"/>
          <w:divBdr>
            <w:top w:val="none" w:sz="0" w:space="0" w:color="auto"/>
            <w:left w:val="none" w:sz="0" w:space="0" w:color="auto"/>
            <w:bottom w:val="none" w:sz="0" w:space="0" w:color="auto"/>
            <w:right w:val="none" w:sz="0" w:space="0" w:color="auto"/>
          </w:divBdr>
        </w:div>
        <w:div w:id="1051884443">
          <w:marLeft w:val="1166"/>
          <w:marRight w:val="0"/>
          <w:marTop w:val="48"/>
          <w:marBottom w:val="0"/>
          <w:divBdr>
            <w:top w:val="none" w:sz="0" w:space="0" w:color="auto"/>
            <w:left w:val="none" w:sz="0" w:space="0" w:color="auto"/>
            <w:bottom w:val="none" w:sz="0" w:space="0" w:color="auto"/>
            <w:right w:val="none" w:sz="0" w:space="0" w:color="auto"/>
          </w:divBdr>
        </w:div>
        <w:div w:id="954556533">
          <w:marLeft w:val="547"/>
          <w:marRight w:val="0"/>
          <w:marTop w:val="53"/>
          <w:marBottom w:val="0"/>
          <w:divBdr>
            <w:top w:val="none" w:sz="0" w:space="0" w:color="auto"/>
            <w:left w:val="none" w:sz="0" w:space="0" w:color="auto"/>
            <w:bottom w:val="none" w:sz="0" w:space="0" w:color="auto"/>
            <w:right w:val="none" w:sz="0" w:space="0" w:color="auto"/>
          </w:divBdr>
        </w:div>
        <w:div w:id="430202680">
          <w:marLeft w:val="1166"/>
          <w:marRight w:val="0"/>
          <w:marTop w:val="48"/>
          <w:marBottom w:val="0"/>
          <w:divBdr>
            <w:top w:val="none" w:sz="0" w:space="0" w:color="auto"/>
            <w:left w:val="none" w:sz="0" w:space="0" w:color="auto"/>
            <w:bottom w:val="none" w:sz="0" w:space="0" w:color="auto"/>
            <w:right w:val="none" w:sz="0" w:space="0" w:color="auto"/>
          </w:divBdr>
        </w:div>
        <w:div w:id="1802190200">
          <w:marLeft w:val="547"/>
          <w:marRight w:val="0"/>
          <w:marTop w:val="53"/>
          <w:marBottom w:val="0"/>
          <w:divBdr>
            <w:top w:val="none" w:sz="0" w:space="0" w:color="auto"/>
            <w:left w:val="none" w:sz="0" w:space="0" w:color="auto"/>
            <w:bottom w:val="none" w:sz="0" w:space="0" w:color="auto"/>
            <w:right w:val="none" w:sz="0" w:space="0" w:color="auto"/>
          </w:divBdr>
        </w:div>
        <w:div w:id="1406995295">
          <w:marLeft w:val="1166"/>
          <w:marRight w:val="0"/>
          <w:marTop w:val="48"/>
          <w:marBottom w:val="0"/>
          <w:divBdr>
            <w:top w:val="none" w:sz="0" w:space="0" w:color="auto"/>
            <w:left w:val="none" w:sz="0" w:space="0" w:color="auto"/>
            <w:bottom w:val="none" w:sz="0" w:space="0" w:color="auto"/>
            <w:right w:val="none" w:sz="0" w:space="0" w:color="auto"/>
          </w:divBdr>
        </w:div>
      </w:divsChild>
    </w:div>
    <w:div w:id="1523319249">
      <w:bodyDiv w:val="1"/>
      <w:marLeft w:val="0"/>
      <w:marRight w:val="0"/>
      <w:marTop w:val="0"/>
      <w:marBottom w:val="0"/>
      <w:divBdr>
        <w:top w:val="none" w:sz="0" w:space="0" w:color="auto"/>
        <w:left w:val="none" w:sz="0" w:space="0" w:color="auto"/>
        <w:bottom w:val="none" w:sz="0" w:space="0" w:color="auto"/>
        <w:right w:val="none" w:sz="0" w:space="0" w:color="auto"/>
      </w:divBdr>
    </w:div>
    <w:div w:id="1645156243">
      <w:bodyDiv w:val="1"/>
      <w:marLeft w:val="0"/>
      <w:marRight w:val="0"/>
      <w:marTop w:val="0"/>
      <w:marBottom w:val="0"/>
      <w:divBdr>
        <w:top w:val="none" w:sz="0" w:space="0" w:color="auto"/>
        <w:left w:val="none" w:sz="0" w:space="0" w:color="auto"/>
        <w:bottom w:val="none" w:sz="0" w:space="0" w:color="auto"/>
        <w:right w:val="none" w:sz="0" w:space="0" w:color="auto"/>
      </w:divBdr>
    </w:div>
    <w:div w:id="1880050885">
      <w:bodyDiv w:val="1"/>
      <w:marLeft w:val="0"/>
      <w:marRight w:val="0"/>
      <w:marTop w:val="0"/>
      <w:marBottom w:val="0"/>
      <w:divBdr>
        <w:top w:val="none" w:sz="0" w:space="0" w:color="auto"/>
        <w:left w:val="none" w:sz="0" w:space="0" w:color="auto"/>
        <w:bottom w:val="none" w:sz="0" w:space="0" w:color="auto"/>
        <w:right w:val="none" w:sz="0" w:space="0" w:color="auto"/>
      </w:divBdr>
    </w:div>
    <w:div w:id="1910923924">
      <w:bodyDiv w:val="1"/>
      <w:marLeft w:val="0"/>
      <w:marRight w:val="0"/>
      <w:marTop w:val="0"/>
      <w:marBottom w:val="0"/>
      <w:divBdr>
        <w:top w:val="none" w:sz="0" w:space="0" w:color="auto"/>
        <w:left w:val="none" w:sz="0" w:space="0" w:color="auto"/>
        <w:bottom w:val="none" w:sz="0" w:space="0" w:color="auto"/>
        <w:right w:val="none" w:sz="0" w:space="0" w:color="auto"/>
      </w:divBdr>
      <w:divsChild>
        <w:div w:id="1423451427">
          <w:marLeft w:val="547"/>
          <w:marRight w:val="0"/>
          <w:marTop w:val="106"/>
          <w:marBottom w:val="0"/>
          <w:divBdr>
            <w:top w:val="none" w:sz="0" w:space="0" w:color="auto"/>
            <w:left w:val="none" w:sz="0" w:space="0" w:color="auto"/>
            <w:bottom w:val="none" w:sz="0" w:space="0" w:color="auto"/>
            <w:right w:val="none" w:sz="0" w:space="0" w:color="auto"/>
          </w:divBdr>
        </w:div>
        <w:div w:id="1072778877">
          <w:marLeft w:val="1166"/>
          <w:marRight w:val="0"/>
          <w:marTop w:val="91"/>
          <w:marBottom w:val="0"/>
          <w:divBdr>
            <w:top w:val="none" w:sz="0" w:space="0" w:color="auto"/>
            <w:left w:val="none" w:sz="0" w:space="0" w:color="auto"/>
            <w:bottom w:val="none" w:sz="0" w:space="0" w:color="auto"/>
            <w:right w:val="none" w:sz="0" w:space="0" w:color="auto"/>
          </w:divBdr>
        </w:div>
        <w:div w:id="256329595">
          <w:marLeft w:val="1166"/>
          <w:marRight w:val="0"/>
          <w:marTop w:val="91"/>
          <w:marBottom w:val="0"/>
          <w:divBdr>
            <w:top w:val="none" w:sz="0" w:space="0" w:color="auto"/>
            <w:left w:val="none" w:sz="0" w:space="0" w:color="auto"/>
            <w:bottom w:val="none" w:sz="0" w:space="0" w:color="auto"/>
            <w:right w:val="none" w:sz="0" w:space="0" w:color="auto"/>
          </w:divBdr>
        </w:div>
        <w:div w:id="254750559">
          <w:marLeft w:val="1166"/>
          <w:marRight w:val="0"/>
          <w:marTop w:val="91"/>
          <w:marBottom w:val="0"/>
          <w:divBdr>
            <w:top w:val="none" w:sz="0" w:space="0" w:color="auto"/>
            <w:left w:val="none" w:sz="0" w:space="0" w:color="auto"/>
            <w:bottom w:val="none" w:sz="0" w:space="0" w:color="auto"/>
            <w:right w:val="none" w:sz="0" w:space="0" w:color="auto"/>
          </w:divBdr>
        </w:div>
        <w:div w:id="1419057247">
          <w:marLeft w:val="1800"/>
          <w:marRight w:val="0"/>
          <w:marTop w:val="77"/>
          <w:marBottom w:val="0"/>
          <w:divBdr>
            <w:top w:val="none" w:sz="0" w:space="0" w:color="auto"/>
            <w:left w:val="none" w:sz="0" w:space="0" w:color="auto"/>
            <w:bottom w:val="none" w:sz="0" w:space="0" w:color="auto"/>
            <w:right w:val="none" w:sz="0" w:space="0" w:color="auto"/>
          </w:divBdr>
        </w:div>
      </w:divsChild>
    </w:div>
    <w:div w:id="1984431524">
      <w:bodyDiv w:val="1"/>
      <w:marLeft w:val="0"/>
      <w:marRight w:val="0"/>
      <w:marTop w:val="0"/>
      <w:marBottom w:val="0"/>
      <w:divBdr>
        <w:top w:val="none" w:sz="0" w:space="0" w:color="auto"/>
        <w:left w:val="none" w:sz="0" w:space="0" w:color="auto"/>
        <w:bottom w:val="none" w:sz="0" w:space="0" w:color="auto"/>
        <w:right w:val="none" w:sz="0" w:space="0" w:color="auto"/>
      </w:divBdr>
    </w:div>
    <w:div w:id="2031955897">
      <w:bodyDiv w:val="1"/>
      <w:marLeft w:val="0"/>
      <w:marRight w:val="0"/>
      <w:marTop w:val="0"/>
      <w:marBottom w:val="0"/>
      <w:divBdr>
        <w:top w:val="none" w:sz="0" w:space="0" w:color="auto"/>
        <w:left w:val="none" w:sz="0" w:space="0" w:color="auto"/>
        <w:bottom w:val="none" w:sz="0" w:space="0" w:color="auto"/>
        <w:right w:val="none" w:sz="0" w:space="0" w:color="auto"/>
      </w:divBdr>
      <w:divsChild>
        <w:div w:id="1305164216">
          <w:marLeft w:val="1166"/>
          <w:marRight w:val="0"/>
          <w:marTop w:val="53"/>
          <w:marBottom w:val="0"/>
          <w:divBdr>
            <w:top w:val="none" w:sz="0" w:space="0" w:color="auto"/>
            <w:left w:val="none" w:sz="0" w:space="0" w:color="auto"/>
            <w:bottom w:val="none" w:sz="0" w:space="0" w:color="auto"/>
            <w:right w:val="none" w:sz="0" w:space="0" w:color="auto"/>
          </w:divBdr>
        </w:div>
        <w:div w:id="67849546">
          <w:marLeft w:val="1800"/>
          <w:marRight w:val="0"/>
          <w:marTop w:val="48"/>
          <w:marBottom w:val="0"/>
          <w:divBdr>
            <w:top w:val="none" w:sz="0" w:space="0" w:color="auto"/>
            <w:left w:val="none" w:sz="0" w:space="0" w:color="auto"/>
            <w:bottom w:val="none" w:sz="0" w:space="0" w:color="auto"/>
            <w:right w:val="none" w:sz="0" w:space="0" w:color="auto"/>
          </w:divBdr>
        </w:div>
        <w:div w:id="1574386557">
          <w:marLeft w:val="1166"/>
          <w:marRight w:val="0"/>
          <w:marTop w:val="53"/>
          <w:marBottom w:val="0"/>
          <w:divBdr>
            <w:top w:val="none" w:sz="0" w:space="0" w:color="auto"/>
            <w:left w:val="none" w:sz="0" w:space="0" w:color="auto"/>
            <w:bottom w:val="none" w:sz="0" w:space="0" w:color="auto"/>
            <w:right w:val="none" w:sz="0" w:space="0" w:color="auto"/>
          </w:divBdr>
        </w:div>
        <w:div w:id="1624652207">
          <w:marLeft w:val="1800"/>
          <w:marRight w:val="0"/>
          <w:marTop w:val="48"/>
          <w:marBottom w:val="0"/>
          <w:divBdr>
            <w:top w:val="none" w:sz="0" w:space="0" w:color="auto"/>
            <w:left w:val="none" w:sz="0" w:space="0" w:color="auto"/>
            <w:bottom w:val="none" w:sz="0" w:space="0" w:color="auto"/>
            <w:right w:val="none" w:sz="0" w:space="0" w:color="auto"/>
          </w:divBdr>
        </w:div>
        <w:div w:id="734014419">
          <w:marLeft w:val="2520"/>
          <w:marRight w:val="0"/>
          <w:marTop w:val="43"/>
          <w:marBottom w:val="0"/>
          <w:divBdr>
            <w:top w:val="none" w:sz="0" w:space="0" w:color="auto"/>
            <w:left w:val="none" w:sz="0" w:space="0" w:color="auto"/>
            <w:bottom w:val="none" w:sz="0" w:space="0" w:color="auto"/>
            <w:right w:val="none" w:sz="0" w:space="0" w:color="auto"/>
          </w:divBdr>
        </w:div>
        <w:div w:id="842165740">
          <w:marLeft w:val="2520"/>
          <w:marRight w:val="0"/>
          <w:marTop w:val="43"/>
          <w:marBottom w:val="0"/>
          <w:divBdr>
            <w:top w:val="none" w:sz="0" w:space="0" w:color="auto"/>
            <w:left w:val="none" w:sz="0" w:space="0" w:color="auto"/>
            <w:bottom w:val="none" w:sz="0" w:space="0" w:color="auto"/>
            <w:right w:val="none" w:sz="0" w:space="0" w:color="auto"/>
          </w:divBdr>
        </w:div>
        <w:div w:id="1291546085">
          <w:marLeft w:val="1800"/>
          <w:marRight w:val="0"/>
          <w:marTop w:val="48"/>
          <w:marBottom w:val="0"/>
          <w:divBdr>
            <w:top w:val="none" w:sz="0" w:space="0" w:color="auto"/>
            <w:left w:val="none" w:sz="0" w:space="0" w:color="auto"/>
            <w:bottom w:val="none" w:sz="0" w:space="0" w:color="auto"/>
            <w:right w:val="none" w:sz="0" w:space="0" w:color="auto"/>
          </w:divBdr>
        </w:div>
        <w:div w:id="500506803">
          <w:marLeft w:val="1800"/>
          <w:marRight w:val="0"/>
          <w:marTop w:val="48"/>
          <w:marBottom w:val="0"/>
          <w:divBdr>
            <w:top w:val="none" w:sz="0" w:space="0" w:color="auto"/>
            <w:left w:val="none" w:sz="0" w:space="0" w:color="auto"/>
            <w:bottom w:val="none" w:sz="0" w:space="0" w:color="auto"/>
            <w:right w:val="none" w:sz="0" w:space="0" w:color="auto"/>
          </w:divBdr>
        </w:div>
        <w:div w:id="1320962692">
          <w:marLeft w:val="1800"/>
          <w:marRight w:val="0"/>
          <w:marTop w:val="48"/>
          <w:marBottom w:val="0"/>
          <w:divBdr>
            <w:top w:val="none" w:sz="0" w:space="0" w:color="auto"/>
            <w:left w:val="none" w:sz="0" w:space="0" w:color="auto"/>
            <w:bottom w:val="none" w:sz="0" w:space="0" w:color="auto"/>
            <w:right w:val="none" w:sz="0" w:space="0" w:color="auto"/>
          </w:divBdr>
        </w:div>
        <w:div w:id="1952589002">
          <w:marLeft w:val="1800"/>
          <w:marRight w:val="0"/>
          <w:marTop w:val="48"/>
          <w:marBottom w:val="0"/>
          <w:divBdr>
            <w:top w:val="none" w:sz="0" w:space="0" w:color="auto"/>
            <w:left w:val="none" w:sz="0" w:space="0" w:color="auto"/>
            <w:bottom w:val="none" w:sz="0" w:space="0" w:color="auto"/>
            <w:right w:val="none" w:sz="0" w:space="0" w:color="auto"/>
          </w:divBdr>
        </w:div>
        <w:div w:id="1069959600">
          <w:marLeft w:val="2520"/>
          <w:marRight w:val="0"/>
          <w:marTop w:val="43"/>
          <w:marBottom w:val="0"/>
          <w:divBdr>
            <w:top w:val="none" w:sz="0" w:space="0" w:color="auto"/>
            <w:left w:val="none" w:sz="0" w:space="0" w:color="auto"/>
            <w:bottom w:val="none" w:sz="0" w:space="0" w:color="auto"/>
            <w:right w:val="none" w:sz="0" w:space="0" w:color="auto"/>
          </w:divBdr>
        </w:div>
        <w:div w:id="543637675">
          <w:marLeft w:val="1800"/>
          <w:marRight w:val="0"/>
          <w:marTop w:val="48"/>
          <w:marBottom w:val="0"/>
          <w:divBdr>
            <w:top w:val="none" w:sz="0" w:space="0" w:color="auto"/>
            <w:left w:val="none" w:sz="0" w:space="0" w:color="auto"/>
            <w:bottom w:val="none" w:sz="0" w:space="0" w:color="auto"/>
            <w:right w:val="none" w:sz="0" w:space="0" w:color="auto"/>
          </w:divBdr>
        </w:div>
        <w:div w:id="1122505327">
          <w:marLeft w:val="1800"/>
          <w:marRight w:val="0"/>
          <w:marTop w:val="48"/>
          <w:marBottom w:val="0"/>
          <w:divBdr>
            <w:top w:val="none" w:sz="0" w:space="0" w:color="auto"/>
            <w:left w:val="none" w:sz="0" w:space="0" w:color="auto"/>
            <w:bottom w:val="none" w:sz="0" w:space="0" w:color="auto"/>
            <w:right w:val="none" w:sz="0" w:space="0" w:color="auto"/>
          </w:divBdr>
        </w:div>
        <w:div w:id="1008943732">
          <w:marLeft w:val="1800"/>
          <w:marRight w:val="0"/>
          <w:marTop w:val="48"/>
          <w:marBottom w:val="0"/>
          <w:divBdr>
            <w:top w:val="none" w:sz="0" w:space="0" w:color="auto"/>
            <w:left w:val="none" w:sz="0" w:space="0" w:color="auto"/>
            <w:bottom w:val="none" w:sz="0" w:space="0" w:color="auto"/>
            <w:right w:val="none" w:sz="0" w:space="0" w:color="auto"/>
          </w:divBdr>
        </w:div>
        <w:div w:id="1762674651">
          <w:marLeft w:val="1800"/>
          <w:marRight w:val="0"/>
          <w:marTop w:val="48"/>
          <w:marBottom w:val="0"/>
          <w:divBdr>
            <w:top w:val="none" w:sz="0" w:space="0" w:color="auto"/>
            <w:left w:val="none" w:sz="0" w:space="0" w:color="auto"/>
            <w:bottom w:val="none" w:sz="0" w:space="0" w:color="auto"/>
            <w:right w:val="none" w:sz="0" w:space="0" w:color="auto"/>
          </w:divBdr>
        </w:div>
        <w:div w:id="923103223">
          <w:marLeft w:val="1166"/>
          <w:marRight w:val="0"/>
          <w:marTop w:val="53"/>
          <w:marBottom w:val="0"/>
          <w:divBdr>
            <w:top w:val="none" w:sz="0" w:space="0" w:color="auto"/>
            <w:left w:val="none" w:sz="0" w:space="0" w:color="auto"/>
            <w:bottom w:val="none" w:sz="0" w:space="0" w:color="auto"/>
            <w:right w:val="none" w:sz="0" w:space="0" w:color="auto"/>
          </w:divBdr>
        </w:div>
        <w:div w:id="289556810">
          <w:marLeft w:val="1800"/>
          <w:marRight w:val="0"/>
          <w:marTop w:val="48"/>
          <w:marBottom w:val="0"/>
          <w:divBdr>
            <w:top w:val="none" w:sz="0" w:space="0" w:color="auto"/>
            <w:left w:val="none" w:sz="0" w:space="0" w:color="auto"/>
            <w:bottom w:val="none" w:sz="0" w:space="0" w:color="auto"/>
            <w:right w:val="none" w:sz="0" w:space="0" w:color="auto"/>
          </w:divBdr>
        </w:div>
        <w:div w:id="1504927502">
          <w:marLeft w:val="1166"/>
          <w:marRight w:val="0"/>
          <w:marTop w:val="53"/>
          <w:marBottom w:val="0"/>
          <w:divBdr>
            <w:top w:val="none" w:sz="0" w:space="0" w:color="auto"/>
            <w:left w:val="none" w:sz="0" w:space="0" w:color="auto"/>
            <w:bottom w:val="none" w:sz="0" w:space="0" w:color="auto"/>
            <w:right w:val="none" w:sz="0" w:space="0" w:color="auto"/>
          </w:divBdr>
        </w:div>
        <w:div w:id="238248266">
          <w:marLeft w:val="1800"/>
          <w:marRight w:val="0"/>
          <w:marTop w:val="48"/>
          <w:marBottom w:val="0"/>
          <w:divBdr>
            <w:top w:val="none" w:sz="0" w:space="0" w:color="auto"/>
            <w:left w:val="none" w:sz="0" w:space="0" w:color="auto"/>
            <w:bottom w:val="none" w:sz="0" w:space="0" w:color="auto"/>
            <w:right w:val="none" w:sz="0" w:space="0" w:color="auto"/>
          </w:divBdr>
        </w:div>
        <w:div w:id="125197181">
          <w:marLeft w:val="1800"/>
          <w:marRight w:val="0"/>
          <w:marTop w:val="48"/>
          <w:marBottom w:val="0"/>
          <w:divBdr>
            <w:top w:val="none" w:sz="0" w:space="0" w:color="auto"/>
            <w:left w:val="none" w:sz="0" w:space="0" w:color="auto"/>
            <w:bottom w:val="none" w:sz="0" w:space="0" w:color="auto"/>
            <w:right w:val="none" w:sz="0" w:space="0" w:color="auto"/>
          </w:divBdr>
        </w:div>
      </w:divsChild>
    </w:div>
    <w:div w:id="211682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iki.viasat.com/display/Engineering/MATLAB+Too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mailto:xvfb@:47.service" TargetMode="External"/><Relationship Id="rId42" Type="http://schemas.openxmlformats.org/officeDocument/2006/relationships/hyperlink" Target="http://www.perforce.com/downloads/helix"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etc/systemd/system/xvfb@.service" TargetMode="External"/><Relationship Id="rId38" Type="http://schemas.openxmlformats.org/officeDocument/2006/relationships/hyperlink" Target="file://dc1nas/Software/Applications/MATLAB/R2014a(8.3)/Linux_Mac/MATLAB_Installation_2014a(8.3).doc"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mathworks.com/products/compiler/mcr/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hyperlink" Target="https://pip.pypa.io/en/stable/installing.html" TargetMode="External"/><Relationship Id="rId37" Type="http://schemas.openxmlformats.org/officeDocument/2006/relationships/hyperlink" Target="mailto:After=xvfb@.service" TargetMode="External"/><Relationship Id="rId40" Type="http://schemas.openxmlformats.org/officeDocument/2006/relationships/hyperlink" Target="http://www.bu.edu/tech/support/research/software-and-programming/common-languages/matlab/standalon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mailto:/etc/systemd/system/x11vnc@.service"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oter" Target="footer3.xm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mysql.com/doc/refman/5.7/en/linux-installation-rpm.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xvfb@:47.service" TargetMode="External"/><Relationship Id="rId43" Type="http://schemas.openxmlformats.org/officeDocument/2006/relationships/hyperlink" Target="http://baturin.org/docs/iproute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wolff\Desktop\ViaSat\ArcLight\Design\PR00028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56AFA-8169-4053-8A24-F2F673099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PR000280.dot</Template>
  <TotalTime>113048</TotalTime>
  <Pages>82</Pages>
  <Words>18171</Words>
  <Characters>103575</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ID :  1</vt:lpstr>
    </vt:vector>
  </TitlesOfParts>
  <Company>ViaSat, Inc.</Company>
  <LinksUpToDate>false</LinksUpToDate>
  <CharactersWithSpaces>121503</CharactersWithSpaces>
  <SharedDoc>false</SharedDoc>
  <HLinks>
    <vt:vector size="132" baseType="variant">
      <vt:variant>
        <vt:i4>1638452</vt:i4>
      </vt:variant>
      <vt:variant>
        <vt:i4>131</vt:i4>
      </vt:variant>
      <vt:variant>
        <vt:i4>0</vt:i4>
      </vt:variant>
      <vt:variant>
        <vt:i4>5</vt:i4>
      </vt:variant>
      <vt:variant>
        <vt:lpwstr/>
      </vt:variant>
      <vt:variant>
        <vt:lpwstr>_Toc177372588</vt:lpwstr>
      </vt:variant>
      <vt:variant>
        <vt:i4>1769531</vt:i4>
      </vt:variant>
      <vt:variant>
        <vt:i4>122</vt:i4>
      </vt:variant>
      <vt:variant>
        <vt:i4>0</vt:i4>
      </vt:variant>
      <vt:variant>
        <vt:i4>5</vt:i4>
      </vt:variant>
      <vt:variant>
        <vt:lpwstr/>
      </vt:variant>
      <vt:variant>
        <vt:lpwstr>_Toc223790398</vt:lpwstr>
      </vt:variant>
      <vt:variant>
        <vt:i4>1769531</vt:i4>
      </vt:variant>
      <vt:variant>
        <vt:i4>116</vt:i4>
      </vt:variant>
      <vt:variant>
        <vt:i4>0</vt:i4>
      </vt:variant>
      <vt:variant>
        <vt:i4>5</vt:i4>
      </vt:variant>
      <vt:variant>
        <vt:lpwstr/>
      </vt:variant>
      <vt:variant>
        <vt:lpwstr>_Toc223790397</vt:lpwstr>
      </vt:variant>
      <vt:variant>
        <vt:i4>1769531</vt:i4>
      </vt:variant>
      <vt:variant>
        <vt:i4>110</vt:i4>
      </vt:variant>
      <vt:variant>
        <vt:i4>0</vt:i4>
      </vt:variant>
      <vt:variant>
        <vt:i4>5</vt:i4>
      </vt:variant>
      <vt:variant>
        <vt:lpwstr/>
      </vt:variant>
      <vt:variant>
        <vt:lpwstr>_Toc223790396</vt:lpwstr>
      </vt:variant>
      <vt:variant>
        <vt:i4>1769531</vt:i4>
      </vt:variant>
      <vt:variant>
        <vt:i4>104</vt:i4>
      </vt:variant>
      <vt:variant>
        <vt:i4>0</vt:i4>
      </vt:variant>
      <vt:variant>
        <vt:i4>5</vt:i4>
      </vt:variant>
      <vt:variant>
        <vt:lpwstr/>
      </vt:variant>
      <vt:variant>
        <vt:lpwstr>_Toc223790395</vt:lpwstr>
      </vt:variant>
      <vt:variant>
        <vt:i4>1769531</vt:i4>
      </vt:variant>
      <vt:variant>
        <vt:i4>98</vt:i4>
      </vt:variant>
      <vt:variant>
        <vt:i4>0</vt:i4>
      </vt:variant>
      <vt:variant>
        <vt:i4>5</vt:i4>
      </vt:variant>
      <vt:variant>
        <vt:lpwstr/>
      </vt:variant>
      <vt:variant>
        <vt:lpwstr>_Toc223790394</vt:lpwstr>
      </vt:variant>
      <vt:variant>
        <vt:i4>1769531</vt:i4>
      </vt:variant>
      <vt:variant>
        <vt:i4>92</vt:i4>
      </vt:variant>
      <vt:variant>
        <vt:i4>0</vt:i4>
      </vt:variant>
      <vt:variant>
        <vt:i4>5</vt:i4>
      </vt:variant>
      <vt:variant>
        <vt:lpwstr/>
      </vt:variant>
      <vt:variant>
        <vt:lpwstr>_Toc223790393</vt:lpwstr>
      </vt:variant>
      <vt:variant>
        <vt:i4>1769531</vt:i4>
      </vt:variant>
      <vt:variant>
        <vt:i4>86</vt:i4>
      </vt:variant>
      <vt:variant>
        <vt:i4>0</vt:i4>
      </vt:variant>
      <vt:variant>
        <vt:i4>5</vt:i4>
      </vt:variant>
      <vt:variant>
        <vt:lpwstr/>
      </vt:variant>
      <vt:variant>
        <vt:lpwstr>_Toc223790392</vt:lpwstr>
      </vt:variant>
      <vt:variant>
        <vt:i4>1769531</vt:i4>
      </vt:variant>
      <vt:variant>
        <vt:i4>80</vt:i4>
      </vt:variant>
      <vt:variant>
        <vt:i4>0</vt:i4>
      </vt:variant>
      <vt:variant>
        <vt:i4>5</vt:i4>
      </vt:variant>
      <vt:variant>
        <vt:lpwstr/>
      </vt:variant>
      <vt:variant>
        <vt:lpwstr>_Toc223790391</vt:lpwstr>
      </vt:variant>
      <vt:variant>
        <vt:i4>1769531</vt:i4>
      </vt:variant>
      <vt:variant>
        <vt:i4>74</vt:i4>
      </vt:variant>
      <vt:variant>
        <vt:i4>0</vt:i4>
      </vt:variant>
      <vt:variant>
        <vt:i4>5</vt:i4>
      </vt:variant>
      <vt:variant>
        <vt:lpwstr/>
      </vt:variant>
      <vt:variant>
        <vt:lpwstr>_Toc223790390</vt:lpwstr>
      </vt:variant>
      <vt:variant>
        <vt:i4>1703995</vt:i4>
      </vt:variant>
      <vt:variant>
        <vt:i4>68</vt:i4>
      </vt:variant>
      <vt:variant>
        <vt:i4>0</vt:i4>
      </vt:variant>
      <vt:variant>
        <vt:i4>5</vt:i4>
      </vt:variant>
      <vt:variant>
        <vt:lpwstr/>
      </vt:variant>
      <vt:variant>
        <vt:lpwstr>_Toc223790389</vt:lpwstr>
      </vt:variant>
      <vt:variant>
        <vt:i4>1703995</vt:i4>
      </vt:variant>
      <vt:variant>
        <vt:i4>62</vt:i4>
      </vt:variant>
      <vt:variant>
        <vt:i4>0</vt:i4>
      </vt:variant>
      <vt:variant>
        <vt:i4>5</vt:i4>
      </vt:variant>
      <vt:variant>
        <vt:lpwstr/>
      </vt:variant>
      <vt:variant>
        <vt:lpwstr>_Toc223790388</vt:lpwstr>
      </vt:variant>
      <vt:variant>
        <vt:i4>1703995</vt:i4>
      </vt:variant>
      <vt:variant>
        <vt:i4>56</vt:i4>
      </vt:variant>
      <vt:variant>
        <vt:i4>0</vt:i4>
      </vt:variant>
      <vt:variant>
        <vt:i4>5</vt:i4>
      </vt:variant>
      <vt:variant>
        <vt:lpwstr/>
      </vt:variant>
      <vt:variant>
        <vt:lpwstr>_Toc223790387</vt:lpwstr>
      </vt:variant>
      <vt:variant>
        <vt:i4>1703995</vt:i4>
      </vt:variant>
      <vt:variant>
        <vt:i4>50</vt:i4>
      </vt:variant>
      <vt:variant>
        <vt:i4>0</vt:i4>
      </vt:variant>
      <vt:variant>
        <vt:i4>5</vt:i4>
      </vt:variant>
      <vt:variant>
        <vt:lpwstr/>
      </vt:variant>
      <vt:variant>
        <vt:lpwstr>_Toc223790386</vt:lpwstr>
      </vt:variant>
      <vt:variant>
        <vt:i4>1703995</vt:i4>
      </vt:variant>
      <vt:variant>
        <vt:i4>44</vt:i4>
      </vt:variant>
      <vt:variant>
        <vt:i4>0</vt:i4>
      </vt:variant>
      <vt:variant>
        <vt:i4>5</vt:i4>
      </vt:variant>
      <vt:variant>
        <vt:lpwstr/>
      </vt:variant>
      <vt:variant>
        <vt:lpwstr>_Toc223790385</vt:lpwstr>
      </vt:variant>
      <vt:variant>
        <vt:i4>1703995</vt:i4>
      </vt:variant>
      <vt:variant>
        <vt:i4>38</vt:i4>
      </vt:variant>
      <vt:variant>
        <vt:i4>0</vt:i4>
      </vt:variant>
      <vt:variant>
        <vt:i4>5</vt:i4>
      </vt:variant>
      <vt:variant>
        <vt:lpwstr/>
      </vt:variant>
      <vt:variant>
        <vt:lpwstr>_Toc223790384</vt:lpwstr>
      </vt:variant>
      <vt:variant>
        <vt:i4>1703995</vt:i4>
      </vt:variant>
      <vt:variant>
        <vt:i4>32</vt:i4>
      </vt:variant>
      <vt:variant>
        <vt:i4>0</vt:i4>
      </vt:variant>
      <vt:variant>
        <vt:i4>5</vt:i4>
      </vt:variant>
      <vt:variant>
        <vt:lpwstr/>
      </vt:variant>
      <vt:variant>
        <vt:lpwstr>_Toc223790383</vt:lpwstr>
      </vt:variant>
      <vt:variant>
        <vt:i4>1703995</vt:i4>
      </vt:variant>
      <vt:variant>
        <vt:i4>26</vt:i4>
      </vt:variant>
      <vt:variant>
        <vt:i4>0</vt:i4>
      </vt:variant>
      <vt:variant>
        <vt:i4>5</vt:i4>
      </vt:variant>
      <vt:variant>
        <vt:lpwstr/>
      </vt:variant>
      <vt:variant>
        <vt:lpwstr>_Toc223790382</vt:lpwstr>
      </vt:variant>
      <vt:variant>
        <vt:i4>1703995</vt:i4>
      </vt:variant>
      <vt:variant>
        <vt:i4>20</vt:i4>
      </vt:variant>
      <vt:variant>
        <vt:i4>0</vt:i4>
      </vt:variant>
      <vt:variant>
        <vt:i4>5</vt:i4>
      </vt:variant>
      <vt:variant>
        <vt:lpwstr/>
      </vt:variant>
      <vt:variant>
        <vt:lpwstr>_Toc223790381</vt:lpwstr>
      </vt:variant>
      <vt:variant>
        <vt:i4>1703995</vt:i4>
      </vt:variant>
      <vt:variant>
        <vt:i4>14</vt:i4>
      </vt:variant>
      <vt:variant>
        <vt:i4>0</vt:i4>
      </vt:variant>
      <vt:variant>
        <vt:i4>5</vt:i4>
      </vt:variant>
      <vt:variant>
        <vt:lpwstr/>
      </vt:variant>
      <vt:variant>
        <vt:lpwstr>_Toc223790380</vt:lpwstr>
      </vt:variant>
      <vt:variant>
        <vt:i4>1376315</vt:i4>
      </vt:variant>
      <vt:variant>
        <vt:i4>8</vt:i4>
      </vt:variant>
      <vt:variant>
        <vt:i4>0</vt:i4>
      </vt:variant>
      <vt:variant>
        <vt:i4>5</vt:i4>
      </vt:variant>
      <vt:variant>
        <vt:lpwstr/>
      </vt:variant>
      <vt:variant>
        <vt:lpwstr>_Toc223790379</vt:lpwstr>
      </vt:variant>
      <vt:variant>
        <vt:i4>1376315</vt:i4>
      </vt:variant>
      <vt:variant>
        <vt:i4>2</vt:i4>
      </vt:variant>
      <vt:variant>
        <vt:i4>0</vt:i4>
      </vt:variant>
      <vt:variant>
        <vt:i4>5</vt:i4>
      </vt:variant>
      <vt:variant>
        <vt:lpwstr/>
      </vt:variant>
      <vt:variant>
        <vt:lpwstr>_Toc223790378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 :  1</dc:title>
  <dc:creator>Wolff, Michael</dc:creator>
  <cp:lastModifiedBy>Wolff, Michael</cp:lastModifiedBy>
  <cp:revision>583</cp:revision>
  <cp:lastPrinted>2009-03-02T16:39:00Z</cp:lastPrinted>
  <dcterms:created xsi:type="dcterms:W3CDTF">2015-04-06T17:24:00Z</dcterms:created>
  <dcterms:modified xsi:type="dcterms:W3CDTF">2016-02-26T21:46:00Z</dcterms:modified>
</cp:coreProperties>
</file>